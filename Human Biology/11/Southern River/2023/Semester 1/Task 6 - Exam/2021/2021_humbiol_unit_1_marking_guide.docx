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word/people.xml" ContentType="application/vnd.openxmlformats-officedocument.wordprocessingml.peop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640BE" w14:textId="77777777" w:rsidR="00A07224" w:rsidRDefault="00A07224" w:rsidP="00BA1409">
      <w:pPr>
        <w:numPr>
          <w:ilvl w:val="0"/>
          <w:numId w:val="1"/>
        </w:numPr>
        <w:spacing w:after="0" w:line="240" w:lineRule="auto"/>
        <w:rPr>
          <w:rFonts w:ascii="Arial" w:hAnsi="Arial" w:cs="Arial"/>
          <w:sz w:val="18"/>
          <w:szCs w:val="18"/>
        </w:rPr>
        <w:sectPr w:rsidR="00A07224" w:rsidSect="00070F8D">
          <w:headerReference w:type="even" r:id="rId7"/>
          <w:headerReference w:type="default" r:id="rId8"/>
          <w:footerReference w:type="even" r:id="rId9"/>
          <w:footerReference w:type="default" r:id="rId10"/>
          <w:headerReference w:type="first" r:id="rId11"/>
          <w:footerReference w:type="first" r:id="rId12"/>
          <w:pgSz w:w="11907" w:h="16840" w:code="9"/>
          <w:pgMar w:top="1134" w:right="1134" w:bottom="1134" w:left="1134" w:header="720" w:footer="720" w:gutter="0"/>
          <w:cols w:space="720"/>
          <w:titlePg/>
          <w:docGrid w:linePitch="326"/>
        </w:sectPr>
      </w:pPr>
    </w:p>
    <w:p w14:paraId="78719994" w14:textId="6A7CC74A" w:rsidR="00BA1409" w:rsidRPr="000B4698" w:rsidRDefault="00BA1409" w:rsidP="00BA1409">
      <w:pPr>
        <w:numPr>
          <w:ilvl w:val="0"/>
          <w:numId w:val="1"/>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391DB76E" w14:textId="77777777" w:rsidR="00BA1409" w:rsidRPr="000B4698" w:rsidRDefault="00BA1409" w:rsidP="00BA1409">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4412C9C2" w14:textId="27926684" w:rsidR="00BA1409" w:rsidRPr="000B4698" w:rsidRDefault="00BA1409" w:rsidP="00BA1409">
      <w:pPr>
        <w:numPr>
          <w:ilvl w:val="0"/>
          <w:numId w:val="1"/>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Pr="006B0123">
        <w:rPr>
          <w:rFonts w:ascii="Arial" w:hAnsi="Arial" w:cs="Arial"/>
          <w:sz w:val="18"/>
          <w:szCs w:val="18"/>
        </w:rPr>
        <w:t>Friday 1</w:t>
      </w:r>
      <w:r w:rsidR="006B0123" w:rsidRPr="006B0123">
        <w:rPr>
          <w:rFonts w:ascii="Arial" w:hAnsi="Arial" w:cs="Arial"/>
          <w:sz w:val="18"/>
          <w:szCs w:val="18"/>
        </w:rPr>
        <w:t>1</w:t>
      </w:r>
      <w:r w:rsidRPr="006B0123">
        <w:rPr>
          <w:rFonts w:ascii="Arial" w:hAnsi="Arial" w:cs="Arial"/>
          <w:sz w:val="18"/>
          <w:szCs w:val="18"/>
          <w:vertAlign w:val="superscript"/>
        </w:rPr>
        <w:t>th</w:t>
      </w:r>
      <w:r w:rsidRPr="006B0123">
        <w:rPr>
          <w:rFonts w:ascii="Arial" w:hAnsi="Arial" w:cs="Arial"/>
          <w:sz w:val="18"/>
          <w:szCs w:val="18"/>
        </w:rPr>
        <w:t xml:space="preserve"> June, </w:t>
      </w:r>
      <w:del w:id="0" w:author="Alana Edwards" w:date="2021-01-19T13:17:00Z">
        <w:r w:rsidRPr="006B0123">
          <w:rPr>
            <w:rFonts w:ascii="Arial" w:hAnsi="Arial" w:cs="Arial"/>
            <w:sz w:val="18"/>
            <w:szCs w:val="18"/>
          </w:rPr>
          <w:delText>2020</w:delText>
        </w:r>
      </w:del>
      <w:ins w:id="1" w:author="Alana Edwards" w:date="2021-01-19T13:17:00Z">
        <w:r w:rsidR="00DC4D15" w:rsidRPr="006B0123">
          <w:rPr>
            <w:rFonts w:ascii="Arial" w:hAnsi="Arial" w:cs="Arial"/>
            <w:sz w:val="18"/>
            <w:szCs w:val="18"/>
          </w:rPr>
          <w:t>2021</w:t>
        </w:r>
      </w:ins>
      <w:r w:rsidRPr="006B0123">
        <w:rPr>
          <w:rFonts w:ascii="Arial" w:hAnsi="Arial"/>
          <w:sz w:val="18"/>
        </w:rPr>
        <w:t>.</w:t>
      </w:r>
    </w:p>
    <w:p w14:paraId="1FD2E64E" w14:textId="77777777" w:rsidR="00BA1409" w:rsidRPr="000B4698" w:rsidRDefault="00BA1409" w:rsidP="00BA1409">
      <w:pPr>
        <w:rPr>
          <w:rFonts w:ascii="Arial" w:hAnsi="Arial" w:cs="Arial"/>
          <w:sz w:val="16"/>
        </w:rPr>
      </w:pPr>
    </w:p>
    <w:p w14:paraId="78D9F51B" w14:textId="77777777" w:rsidR="00BA1409" w:rsidRPr="000B4698" w:rsidRDefault="00BA1409" w:rsidP="00BA1409">
      <w:pPr>
        <w:rPr>
          <w:rFonts w:ascii="Arial" w:hAnsi="Arial" w:cs="Arial"/>
          <w:sz w:val="16"/>
        </w:rPr>
      </w:pPr>
      <w:r>
        <w:rPr>
          <w:noProof/>
          <w:lang w:eastAsia="en-AU"/>
        </w:rPr>
        <mc:AlternateContent>
          <mc:Choice Requires="wps">
            <w:drawing>
              <wp:anchor distT="0" distB="0" distL="114300" distR="114300" simplePos="0" relativeHeight="251660288" behindDoc="0" locked="0" layoutInCell="1" allowOverlap="1" wp14:anchorId="0DBED614" wp14:editId="6D276EB7">
                <wp:simplePos x="0" y="0"/>
                <wp:positionH relativeFrom="column">
                  <wp:posOffset>2359660</wp:posOffset>
                </wp:positionH>
                <wp:positionV relativeFrom="paragraph">
                  <wp:posOffset>5080</wp:posOffset>
                </wp:positionV>
                <wp:extent cx="3714750" cy="157480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A40A7" w14:textId="77777777" w:rsidR="004259D4" w:rsidRPr="00222728" w:rsidRDefault="004259D4" w:rsidP="00BA1409">
                            <w:pPr>
                              <w:jc w:val="center"/>
                              <w:rPr>
                                <w:rFonts w:ascii="Arial" w:hAnsi="Arial" w:cs="Arial"/>
                                <w:b/>
                                <w:sz w:val="50"/>
                                <w:szCs w:val="50"/>
                              </w:rPr>
                            </w:pPr>
                            <w:r w:rsidRPr="00222728">
                              <w:rPr>
                                <w:rFonts w:ascii="Arial" w:hAnsi="Arial" w:cs="Arial"/>
                                <w:b/>
                                <w:sz w:val="50"/>
                                <w:szCs w:val="50"/>
                              </w:rPr>
                              <w:t>HUMAN BIOLOGY</w:t>
                            </w:r>
                          </w:p>
                          <w:p w14:paraId="750F01B5" w14:textId="77777777" w:rsidR="004259D4" w:rsidRDefault="004259D4" w:rsidP="00BA1409">
                            <w:pPr>
                              <w:jc w:val="center"/>
                              <w:rPr>
                                <w:rFonts w:ascii="Arial" w:hAnsi="Arial" w:cs="Arial"/>
                                <w:b/>
                                <w:sz w:val="50"/>
                                <w:szCs w:val="50"/>
                              </w:rPr>
                            </w:pPr>
                            <w:r w:rsidRPr="00222728">
                              <w:rPr>
                                <w:rFonts w:ascii="Arial" w:hAnsi="Arial" w:cs="Arial"/>
                                <w:b/>
                                <w:sz w:val="50"/>
                                <w:szCs w:val="50"/>
                              </w:rPr>
                              <w:t>Unit 1</w:t>
                            </w:r>
                          </w:p>
                          <w:p w14:paraId="5BC1820D" w14:textId="4D1B9C54" w:rsidR="004259D4" w:rsidRPr="00222728" w:rsidRDefault="004259D4" w:rsidP="00BA1409">
                            <w:pPr>
                              <w:jc w:val="center"/>
                              <w:rPr>
                                <w:rFonts w:ascii="Times New Roman" w:hAnsi="Times New Roman"/>
                                <w:sz w:val="50"/>
                                <w:szCs w:val="50"/>
                              </w:rPr>
                            </w:pPr>
                            <w:r>
                              <w:rPr>
                                <w:rFonts w:ascii="Arial" w:hAnsi="Arial" w:cs="Arial"/>
                                <w:b/>
                                <w:sz w:val="50"/>
                                <w:szCs w:val="50"/>
                              </w:rPr>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ED614" id="_x0000_t202" coordsize="21600,21600" o:spt="202" path="m,l,21600r21600,l21600,xe">
                <v:stroke joinstyle="miter"/>
                <v:path gradientshapeok="t" o:connecttype="rect"/>
              </v:shapetype>
              <v:shape id="Text Box 1" o:spid="_x0000_s1026" type="#_x0000_t202" style="position:absolute;margin-left:185.8pt;margin-top:.4pt;width:292.5pt;height:1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" stroked="f">
                <v:textbox>
                  <w:txbxContent>
                    <w:p w14:paraId="287A40A7" w14:textId="77777777" w:rsidR="004259D4" w:rsidRPr="00222728" w:rsidRDefault="004259D4" w:rsidP="00BA1409">
                      <w:pPr>
                        <w:jc w:val="center"/>
                        <w:rPr>
                          <w:rFonts w:ascii="Arial" w:hAnsi="Arial" w:cs="Arial"/>
                          <w:b/>
                          <w:sz w:val="50"/>
                          <w:szCs w:val="50"/>
                        </w:rPr>
                      </w:pPr>
                      <w:r w:rsidRPr="00222728">
                        <w:rPr>
                          <w:rFonts w:ascii="Arial" w:hAnsi="Arial" w:cs="Arial"/>
                          <w:b/>
                          <w:sz w:val="50"/>
                          <w:szCs w:val="50"/>
                        </w:rPr>
                        <w:t>HUMAN BIOLOGY</w:t>
                      </w:r>
                    </w:p>
                    <w:p w14:paraId="750F01B5" w14:textId="77777777" w:rsidR="004259D4" w:rsidRDefault="004259D4" w:rsidP="00BA1409">
                      <w:pPr>
                        <w:jc w:val="center"/>
                        <w:rPr>
                          <w:rFonts w:ascii="Arial" w:hAnsi="Arial" w:cs="Arial"/>
                          <w:b/>
                          <w:sz w:val="50"/>
                          <w:szCs w:val="50"/>
                        </w:rPr>
                      </w:pPr>
                      <w:r w:rsidRPr="00222728">
                        <w:rPr>
                          <w:rFonts w:ascii="Arial" w:hAnsi="Arial" w:cs="Arial"/>
                          <w:b/>
                          <w:sz w:val="50"/>
                          <w:szCs w:val="50"/>
                        </w:rPr>
                        <w:t>Unit 1</w:t>
                      </w:r>
                    </w:p>
                    <w:p w14:paraId="5BC1820D" w14:textId="4D1B9C54" w:rsidR="004259D4" w:rsidRPr="00222728" w:rsidRDefault="004259D4" w:rsidP="00BA1409">
                      <w:pPr>
                        <w:jc w:val="center"/>
                        <w:rPr>
                          <w:rFonts w:ascii="Times New Roman" w:hAnsi="Times New Roman"/>
                          <w:sz w:val="50"/>
                          <w:szCs w:val="50"/>
                        </w:rPr>
                      </w:pPr>
                      <w:r>
                        <w:rPr>
                          <w:rFonts w:ascii="Arial" w:hAnsi="Arial" w:cs="Arial"/>
                          <w:b/>
                          <w:sz w:val="50"/>
                          <w:szCs w:val="50"/>
                        </w:rPr>
                        <w:t>2021</w:t>
                      </w:r>
                    </w:p>
                  </w:txbxContent>
                </v:textbox>
                <w10:wrap type="square"/>
              </v:shape>
            </w:pict>
          </mc:Fallback>
        </mc:AlternateContent>
      </w:r>
      <w:r>
        <w:rPr>
          <w:noProof/>
          <w:lang w:eastAsia="en-AU"/>
        </w:rPr>
        <mc:AlternateContent>
          <mc:Choice Requires="wps">
            <w:drawing>
              <wp:anchor distT="0" distB="0" distL="114300" distR="114300" simplePos="0" relativeHeight="251659264" behindDoc="0" locked="0" layoutInCell="0" allowOverlap="1" wp14:anchorId="1CCF5E31" wp14:editId="5A5D2D14">
                <wp:simplePos x="0" y="0"/>
                <wp:positionH relativeFrom="column">
                  <wp:posOffset>451485</wp:posOffset>
                </wp:positionH>
                <wp:positionV relativeFrom="paragraph">
                  <wp:posOffset>74930</wp:posOffset>
                </wp:positionV>
                <wp:extent cx="1189355" cy="1303655"/>
                <wp:effectExtent l="0" t="0" r="444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28AAD" w14:textId="77777777" w:rsidR="004259D4" w:rsidRDefault="004259D4" w:rsidP="00BA1409">
                            <w:r>
                              <w:rPr>
                                <w:noProof/>
                                <w:lang w:eastAsia="en-AU"/>
                              </w:rPr>
                              <w:drawing>
                                <wp:inline distT="0" distB="0" distL="0" distR="0" wp14:anchorId="39B76B03" wp14:editId="4C912CD4">
                                  <wp:extent cx="1092000" cy="13208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8206" cy="132830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F5E31" id="Text Box 20" o:spid="_x0000_s1027" type="#_x0000_t202" style="position:absolute;margin-left:35.5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" o:allowincell="f" stroked="f">
                <v:textbox>
                  <w:txbxContent>
                    <w:p w14:paraId="08828AAD" w14:textId="77777777" w:rsidR="004259D4" w:rsidRDefault="004259D4" w:rsidP="00BA1409">
                      <w:r>
                        <w:rPr>
                          <w:noProof/>
                          <w:lang w:eastAsia="en-AU"/>
                        </w:rPr>
                        <w:drawing>
                          <wp:inline distT="0" distB="0" distL="0" distR="0" wp14:anchorId="39B76B03" wp14:editId="4C912CD4">
                            <wp:extent cx="1092000" cy="13208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8206" cy="1328307"/>
                                    </a:xfrm>
                                    <a:prstGeom prst="rect">
                                      <a:avLst/>
                                    </a:prstGeom>
                                    <a:noFill/>
                                    <a:ln>
                                      <a:noFill/>
                                    </a:ln>
                                  </pic:spPr>
                                </pic:pic>
                              </a:graphicData>
                            </a:graphic>
                          </wp:inline>
                        </w:drawing>
                      </w:r>
                    </w:p>
                  </w:txbxContent>
                </v:textbox>
              </v:shape>
            </w:pict>
          </mc:Fallback>
        </mc:AlternateContent>
      </w:r>
    </w:p>
    <w:p w14:paraId="5C9D048B" w14:textId="77777777" w:rsidR="00BA1409" w:rsidRPr="000B4698" w:rsidRDefault="00BA1409" w:rsidP="00BA1409">
      <w:pPr>
        <w:rPr>
          <w:rFonts w:ascii="Arial" w:hAnsi="Arial" w:cs="Arial"/>
          <w:sz w:val="16"/>
        </w:rPr>
      </w:pPr>
    </w:p>
    <w:p w14:paraId="73D43E58" w14:textId="77777777" w:rsidR="00C1765F" w:rsidRDefault="00C1765F" w:rsidP="00BA1409">
      <w:pPr>
        <w:rPr>
          <w:rFonts w:ascii="Arial" w:hAnsi="Arial" w:cs="Arial"/>
          <w:sz w:val="16"/>
        </w:rPr>
        <w:sectPr w:rsidR="00C1765F" w:rsidSect="00A07224">
          <w:type w:val="continuous"/>
          <w:pgSz w:w="11907" w:h="16840" w:code="9"/>
          <w:pgMar w:top="1134" w:right="1134" w:bottom="1134" w:left="1134" w:header="720" w:footer="720" w:gutter="0"/>
          <w:cols w:space="720"/>
          <w:titlePg/>
          <w:docGrid w:linePitch="326"/>
        </w:sectPr>
      </w:pPr>
    </w:p>
    <w:p w14:paraId="0EC42C87" w14:textId="33DB0179" w:rsidR="00BA1409" w:rsidRPr="000B4698" w:rsidRDefault="00BA1409" w:rsidP="00BA1409">
      <w:pPr>
        <w:rPr>
          <w:rFonts w:ascii="Arial" w:hAnsi="Arial" w:cs="Arial"/>
          <w:sz w:val="16"/>
        </w:rPr>
      </w:pPr>
    </w:p>
    <w:p w14:paraId="16ECFD54" w14:textId="77777777" w:rsidR="00BA1409" w:rsidRPr="000B4698" w:rsidRDefault="00BA1409" w:rsidP="00BA1409">
      <w:pPr>
        <w:rPr>
          <w:rFonts w:ascii="Arial" w:hAnsi="Arial" w:cs="Arial"/>
          <w:sz w:val="48"/>
        </w:rPr>
      </w:pPr>
    </w:p>
    <w:p w14:paraId="1CBF4188" w14:textId="77777777" w:rsidR="00BA1409" w:rsidRPr="000B4698" w:rsidRDefault="00BA1409" w:rsidP="00BA1409">
      <w:pPr>
        <w:rPr>
          <w:rFonts w:ascii="Arial" w:hAnsi="Arial" w:cs="Arial"/>
          <w:b/>
          <w:sz w:val="44"/>
        </w:rPr>
      </w:pPr>
    </w:p>
    <w:p w14:paraId="7041B2DA" w14:textId="77777777" w:rsidR="00BA1409" w:rsidRPr="000B4698" w:rsidRDefault="00BA1409" w:rsidP="00BA1409">
      <w:pPr>
        <w:rPr>
          <w:rFonts w:ascii="Arial" w:hAnsi="Arial" w:cs="Arial"/>
          <w:b/>
          <w:sz w:val="44"/>
        </w:rPr>
      </w:pPr>
    </w:p>
    <w:p w14:paraId="23775B18" w14:textId="77777777" w:rsidR="00BA1409" w:rsidRPr="000B4698" w:rsidRDefault="00BA1409" w:rsidP="00BA1409">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34EE71F9" w14:textId="77777777" w:rsidR="00BA1409" w:rsidRPr="000B4698" w:rsidRDefault="00BA1409" w:rsidP="00BA1409">
      <w:pPr>
        <w:tabs>
          <w:tab w:val="left" w:pos="7371"/>
        </w:tabs>
        <w:jc w:val="both"/>
        <w:rPr>
          <w:rFonts w:ascii="Arial" w:hAnsi="Arial" w:cs="Arial"/>
          <w:color w:val="000000"/>
          <w:sz w:val="16"/>
        </w:rPr>
      </w:pPr>
    </w:p>
    <w:p w14:paraId="3A973786" w14:textId="77777777" w:rsidR="00BA1409" w:rsidRPr="000B4698" w:rsidRDefault="00BA1409" w:rsidP="00BA1409">
      <w:pPr>
        <w:tabs>
          <w:tab w:val="left" w:pos="1701"/>
          <w:tab w:val="left" w:pos="7371"/>
        </w:tabs>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5639CFE4" w14:textId="77777777" w:rsidR="00BA1409" w:rsidRPr="000B4698" w:rsidRDefault="00BA1409" w:rsidP="00BA1409">
      <w:pPr>
        <w:keepNext/>
        <w:tabs>
          <w:tab w:val="right" w:pos="9360"/>
        </w:tabs>
        <w:outlineLvl w:val="0"/>
        <w:rPr>
          <w:rFonts w:ascii="Arial" w:hAnsi="Arial" w:cs="Arial"/>
          <w:b/>
          <w:bCs/>
          <w:i/>
          <w:iCs/>
          <w:spacing w:val="-3"/>
        </w:rPr>
      </w:pPr>
    </w:p>
    <w:p w14:paraId="02E95139" w14:textId="77777777" w:rsidR="00BA1409" w:rsidRPr="00EA5D03" w:rsidRDefault="00BA1409" w:rsidP="00BA1409">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 xml:space="preserve">Time allowed for this </w:t>
      </w:r>
      <w:proofErr w:type="gramStart"/>
      <w:r w:rsidRPr="00EA5D03">
        <w:rPr>
          <w:rFonts w:ascii="Arial" w:hAnsi="Arial" w:cs="Arial"/>
          <w:b/>
          <w:bCs/>
          <w:iCs/>
          <w:spacing w:val="-3"/>
          <w:sz w:val="28"/>
          <w:szCs w:val="28"/>
        </w:rPr>
        <w:t>paper</w:t>
      </w:r>
      <w:proofErr w:type="gramEnd"/>
    </w:p>
    <w:p w14:paraId="4BDDA0B1" w14:textId="77777777" w:rsidR="00BA1409" w:rsidRPr="000B4698" w:rsidRDefault="00BA1409" w:rsidP="00BA1409">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106A8DDB" w14:textId="77777777" w:rsidR="00BA1409" w:rsidRPr="000B4698" w:rsidRDefault="00BA1409" w:rsidP="00BA1409">
      <w:pPr>
        <w:tabs>
          <w:tab w:val="left" w:pos="4320"/>
        </w:tabs>
        <w:spacing w:after="0"/>
        <w:rPr>
          <w:rFonts w:ascii="Arial" w:hAnsi="Arial" w:cs="Arial"/>
        </w:rPr>
      </w:pPr>
      <w:r w:rsidRPr="000B4698">
        <w:rPr>
          <w:rFonts w:ascii="Arial" w:hAnsi="Arial" w:cs="Arial"/>
        </w:rPr>
        <w:t>W</w:t>
      </w:r>
      <w:r>
        <w:rPr>
          <w:rFonts w:ascii="Arial" w:hAnsi="Arial" w:cs="Arial"/>
        </w:rPr>
        <w:t>orking time:</w:t>
      </w:r>
      <w:r>
        <w:rPr>
          <w:rFonts w:ascii="Arial" w:hAnsi="Arial" w:cs="Arial"/>
        </w:rPr>
        <w:tab/>
        <w:t>three</w:t>
      </w:r>
      <w:r w:rsidRPr="000B4698">
        <w:rPr>
          <w:rFonts w:ascii="Arial" w:hAnsi="Arial" w:cs="Arial"/>
        </w:rPr>
        <w:t xml:space="preserve"> hours</w:t>
      </w:r>
    </w:p>
    <w:p w14:paraId="62D0D616" w14:textId="77777777" w:rsidR="00BA1409" w:rsidRDefault="00BA1409" w:rsidP="00BA1409">
      <w:pPr>
        <w:spacing w:after="0"/>
        <w:rPr>
          <w:rFonts w:ascii="Arial" w:hAnsi="Arial" w:cs="Arial"/>
        </w:rPr>
      </w:pPr>
    </w:p>
    <w:p w14:paraId="00B1E76F" w14:textId="77777777" w:rsidR="00BA1409" w:rsidRPr="000B4698" w:rsidRDefault="00BA1409" w:rsidP="00BA1409">
      <w:pPr>
        <w:spacing w:after="0"/>
        <w:rPr>
          <w:rFonts w:ascii="Arial" w:hAnsi="Arial" w:cs="Arial"/>
        </w:rPr>
      </w:pPr>
    </w:p>
    <w:p w14:paraId="44082DD8" w14:textId="77777777" w:rsidR="00BA1409" w:rsidRPr="00EA5D03" w:rsidRDefault="00BA1409" w:rsidP="00BA1409">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 xml:space="preserve">aterials required/recommended for this </w:t>
      </w:r>
      <w:proofErr w:type="gramStart"/>
      <w:r>
        <w:rPr>
          <w:rFonts w:ascii="Arial" w:hAnsi="Arial" w:cs="Arial"/>
          <w:b/>
          <w:bCs/>
          <w:iCs/>
          <w:spacing w:val="-3"/>
          <w:sz w:val="28"/>
          <w:szCs w:val="28"/>
        </w:rPr>
        <w:t>paper</w:t>
      </w:r>
      <w:proofErr w:type="gramEnd"/>
    </w:p>
    <w:p w14:paraId="08D38ADE" w14:textId="625BD66A" w:rsidR="00BA1409" w:rsidRPr="00EA5D03" w:rsidRDefault="00BA1409" w:rsidP="00BA1409">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36832BF5" w14:textId="77777777" w:rsidR="00BA1409" w:rsidRPr="000B4698" w:rsidRDefault="00BA1409" w:rsidP="00BA1409">
      <w:pPr>
        <w:spacing w:after="0" w:line="240" w:lineRule="auto"/>
        <w:rPr>
          <w:rFonts w:ascii="Arial" w:hAnsi="Arial" w:cs="Arial"/>
        </w:rPr>
      </w:pPr>
      <w:r w:rsidRPr="000B4698">
        <w:rPr>
          <w:rFonts w:ascii="Arial" w:hAnsi="Arial" w:cs="Arial"/>
        </w:rPr>
        <w:t xml:space="preserve">This Question/Answer </w:t>
      </w:r>
      <w:r>
        <w:rPr>
          <w:rFonts w:ascii="Arial" w:hAnsi="Arial" w:cs="Arial"/>
        </w:rPr>
        <w:t>b</w:t>
      </w:r>
      <w:r w:rsidRPr="000B4698">
        <w:rPr>
          <w:rFonts w:ascii="Arial" w:hAnsi="Arial" w:cs="Arial"/>
        </w:rPr>
        <w:t>ooklet</w:t>
      </w:r>
    </w:p>
    <w:p w14:paraId="613A3084" w14:textId="77777777" w:rsidR="00BA1409" w:rsidRPr="000B4698" w:rsidRDefault="00BA1409" w:rsidP="00BA1409">
      <w:pPr>
        <w:spacing w:after="0" w:line="240" w:lineRule="auto"/>
        <w:rPr>
          <w:rFonts w:ascii="Arial" w:hAnsi="Arial" w:cs="Arial"/>
        </w:rPr>
      </w:pPr>
      <w:r>
        <w:rPr>
          <w:rFonts w:ascii="Arial" w:hAnsi="Arial" w:cs="Arial"/>
        </w:rPr>
        <w:t>Multiple-c</w:t>
      </w:r>
      <w:r w:rsidRPr="000B4698">
        <w:rPr>
          <w:rFonts w:ascii="Arial" w:hAnsi="Arial" w:cs="Arial"/>
        </w:rPr>
        <w:t xml:space="preserve">hoice </w:t>
      </w:r>
      <w:r>
        <w:rPr>
          <w:rFonts w:ascii="Arial" w:hAnsi="Arial" w:cs="Arial"/>
        </w:rPr>
        <w:t>a</w:t>
      </w:r>
      <w:r w:rsidRPr="000B4698">
        <w:rPr>
          <w:rFonts w:ascii="Arial" w:hAnsi="Arial" w:cs="Arial"/>
        </w:rPr>
        <w:t xml:space="preserve">nswer </w:t>
      </w:r>
      <w:r>
        <w:rPr>
          <w:rFonts w:ascii="Arial" w:hAnsi="Arial" w:cs="Arial"/>
        </w:rPr>
        <w:t>s</w:t>
      </w:r>
      <w:r w:rsidRPr="000B4698">
        <w:rPr>
          <w:rFonts w:ascii="Arial" w:hAnsi="Arial" w:cs="Arial"/>
        </w:rPr>
        <w:t>heet</w:t>
      </w:r>
    </w:p>
    <w:p w14:paraId="106421FB" w14:textId="77777777" w:rsidR="00BA1409" w:rsidRPr="000B4698" w:rsidRDefault="00BA1409" w:rsidP="00BA1409">
      <w:pPr>
        <w:spacing w:after="0"/>
        <w:rPr>
          <w:rFonts w:ascii="Arial" w:hAnsi="Arial" w:cs="Arial"/>
        </w:rPr>
      </w:pPr>
    </w:p>
    <w:p w14:paraId="6C784E7B" w14:textId="783D83EF" w:rsidR="00BA1409" w:rsidRPr="00EA5D03" w:rsidRDefault="00BA1409" w:rsidP="00BA1409">
      <w:pPr>
        <w:spacing w:after="0"/>
        <w:rPr>
          <w:rFonts w:ascii="Arial" w:hAnsi="Arial" w:cs="Arial"/>
          <w:i/>
        </w:rPr>
      </w:pPr>
      <w:r w:rsidRPr="00EA5D03">
        <w:rPr>
          <w:rFonts w:ascii="Arial" w:hAnsi="Arial" w:cs="Arial"/>
          <w:b/>
          <w:i/>
        </w:rPr>
        <w:t>To be provided by the candidate</w:t>
      </w:r>
    </w:p>
    <w:p w14:paraId="5E67BCA4" w14:textId="77777777" w:rsidR="00BA1409" w:rsidRPr="000B4698" w:rsidRDefault="00BA1409" w:rsidP="00BA1409">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 xml:space="preserve">pens (blue/black preferred), pencils (including coloured), sharpener, correction fluid/tape, eraser, ruler, </w:t>
      </w:r>
      <w:proofErr w:type="gramStart"/>
      <w:r w:rsidRPr="00EA5D03">
        <w:rPr>
          <w:rFonts w:ascii="Arial" w:hAnsi="Arial" w:cs="Arial"/>
        </w:rPr>
        <w:t>highlighters</w:t>
      </w:r>
      <w:proofErr w:type="gramEnd"/>
    </w:p>
    <w:p w14:paraId="4CBCD870" w14:textId="77777777" w:rsidR="00BA1409" w:rsidRPr="000B4698" w:rsidRDefault="00BA1409" w:rsidP="00BA1409">
      <w:pPr>
        <w:tabs>
          <w:tab w:val="left" w:pos="360"/>
        </w:tabs>
        <w:spacing w:after="0"/>
        <w:rPr>
          <w:rFonts w:ascii="Arial" w:hAnsi="Arial" w:cs="Arial"/>
        </w:rPr>
      </w:pPr>
    </w:p>
    <w:p w14:paraId="2E9A5F9F" w14:textId="643C103F" w:rsidR="00BA1409" w:rsidRDefault="00BA1409" w:rsidP="001D41E4">
      <w:pPr>
        <w:spacing w:after="0" w:line="240" w:lineRule="auto"/>
        <w:ind w:left="2160" w:hanging="2160"/>
        <w:rPr>
          <w:rFonts w:ascii="Arial" w:hAnsi="Arial" w:cs="Arial"/>
          <w:b/>
          <w:bCs/>
          <w:i/>
          <w:iCs/>
          <w:spacing w:val="-3"/>
        </w:rPr>
      </w:pPr>
      <w:r>
        <w:rPr>
          <w:rFonts w:ascii="Arial" w:hAnsi="Arial" w:cs="Arial"/>
        </w:rPr>
        <w:t>Special items:</w:t>
      </w:r>
      <w:r>
        <w:rPr>
          <w:rFonts w:ascii="Arial" w:hAnsi="Arial" w:cs="Arial"/>
        </w:rPr>
        <w:tab/>
      </w:r>
      <w:r w:rsidR="001D41E4" w:rsidRPr="001D41E4">
        <w:rPr>
          <w:rFonts w:ascii="Arial" w:hAnsi="Arial" w:cs="Arial"/>
        </w:rPr>
        <w:t xml:space="preserve">up to three calculators, which do not have the capacity to create or store programmes or text, are permitted in this ATAR course </w:t>
      </w:r>
      <w:proofErr w:type="gramStart"/>
      <w:r w:rsidR="001D41E4" w:rsidRPr="001D41E4">
        <w:rPr>
          <w:rFonts w:ascii="Arial" w:hAnsi="Arial" w:cs="Arial"/>
        </w:rPr>
        <w:t>examination</w:t>
      </w:r>
      <w:proofErr w:type="gramEnd"/>
    </w:p>
    <w:p w14:paraId="735326A2" w14:textId="77777777" w:rsidR="00BA1409" w:rsidRDefault="00BA1409" w:rsidP="00BA1409">
      <w:pPr>
        <w:keepNext/>
        <w:tabs>
          <w:tab w:val="right" w:pos="9360"/>
        </w:tabs>
        <w:spacing w:after="0"/>
        <w:outlineLvl w:val="0"/>
        <w:rPr>
          <w:rFonts w:ascii="Arial" w:hAnsi="Arial" w:cs="Arial"/>
          <w:b/>
          <w:bCs/>
          <w:iCs/>
          <w:spacing w:val="-3"/>
          <w:sz w:val="28"/>
          <w:szCs w:val="28"/>
        </w:rPr>
      </w:pPr>
    </w:p>
    <w:p w14:paraId="57FE06D1" w14:textId="77777777" w:rsidR="00BA1409" w:rsidRPr="00EA5D03" w:rsidRDefault="00BA1409" w:rsidP="00BA1409">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47586468" w14:textId="77777777" w:rsidR="00BA1409" w:rsidRPr="000B4698" w:rsidRDefault="00BA1409" w:rsidP="00BA1409">
      <w:p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2510B383" w14:textId="77777777" w:rsidR="00BA1409" w:rsidRPr="000B4698" w:rsidRDefault="00BA1409" w:rsidP="00BA1409">
      <w:pPr>
        <w:ind w:right="-518"/>
        <w:rPr>
          <w:rFonts w:ascii="Arial" w:hAnsi="Arial" w:cs="Arial"/>
          <w:b/>
        </w:rPr>
        <w:sectPr w:rsidR="00BA1409" w:rsidRPr="000B4698" w:rsidSect="00C1765F">
          <w:type w:val="continuous"/>
          <w:pgSz w:w="11907" w:h="16840" w:code="9"/>
          <w:pgMar w:top="1134" w:right="1134" w:bottom="1134" w:left="1134" w:header="720" w:footer="720" w:gutter="0"/>
          <w:cols w:space="720"/>
          <w:titlePg/>
          <w:docGrid w:linePitch="326"/>
        </w:sectPr>
      </w:pPr>
    </w:p>
    <w:p w14:paraId="0CC3783E" w14:textId="77777777" w:rsidR="00BA1409" w:rsidRPr="00EA5D03" w:rsidRDefault="00BA1409" w:rsidP="00BA1409">
      <w:pPr>
        <w:suppressAutoHyphens/>
        <w:spacing w:after="0"/>
        <w:rPr>
          <w:rFonts w:ascii="Arial" w:hAnsi="Arial" w:cs="Goudy Old Style"/>
          <w:b/>
          <w:noProof/>
          <w:color w:val="000000"/>
          <w:sz w:val="28"/>
          <w:szCs w:val="28"/>
        </w:rPr>
      </w:pPr>
      <w:r w:rsidRPr="00EA5D03">
        <w:rPr>
          <w:rFonts w:ascii="Arial" w:hAnsi="Arial" w:cs="Goudy Old Style"/>
          <w:b/>
          <w:noProof/>
          <w:color w:val="000000"/>
          <w:sz w:val="28"/>
          <w:szCs w:val="28"/>
        </w:rPr>
        <w:lastRenderedPageBreak/>
        <w:t>Structure of this paper</w:t>
      </w:r>
    </w:p>
    <w:p w14:paraId="41E89939" w14:textId="77777777" w:rsidR="00BA1409" w:rsidRPr="000B4698" w:rsidRDefault="00BA1409" w:rsidP="00BA1409">
      <w:pPr>
        <w:tabs>
          <w:tab w:val="center" w:pos="4513"/>
        </w:tabs>
        <w:suppressAutoHyphens/>
        <w:spacing w:after="0"/>
        <w:rPr>
          <w:rFonts w:ascii="Arial" w:hAnsi="Arial" w:cs="Goudy Old Style"/>
          <w:color w:val="000000"/>
          <w:spacing w:val="-2"/>
        </w:rPr>
      </w:pPr>
    </w:p>
    <w:tbl>
      <w:tblPr>
        <w:tblW w:w="9498" w:type="dxa"/>
        <w:tblInd w:w="-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1389"/>
        <w:gridCol w:w="1587"/>
        <w:gridCol w:w="1560"/>
        <w:gridCol w:w="1134"/>
        <w:gridCol w:w="1701"/>
      </w:tblGrid>
      <w:tr w:rsidR="00BA1409" w:rsidRPr="003E2B14" w14:paraId="6DAAEB1E" w14:textId="77777777" w:rsidTr="00070F8D">
        <w:tc>
          <w:tcPr>
            <w:tcW w:w="2127" w:type="dxa"/>
            <w:tcBorders>
              <w:top w:val="single" w:sz="6" w:space="0" w:color="auto"/>
              <w:bottom w:val="single" w:sz="6" w:space="0" w:color="auto"/>
              <w:right w:val="single" w:sz="4" w:space="0" w:color="auto"/>
            </w:tcBorders>
            <w:vAlign w:val="center"/>
          </w:tcPr>
          <w:p w14:paraId="134AEA1D"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Section</w:t>
            </w:r>
          </w:p>
        </w:tc>
        <w:tc>
          <w:tcPr>
            <w:tcW w:w="1389" w:type="dxa"/>
            <w:tcBorders>
              <w:top w:val="single" w:sz="6" w:space="0" w:color="auto"/>
              <w:left w:val="single" w:sz="4" w:space="0" w:color="auto"/>
              <w:bottom w:val="single" w:sz="6" w:space="0" w:color="auto"/>
              <w:right w:val="single" w:sz="6" w:space="0" w:color="auto"/>
            </w:tcBorders>
            <w:vAlign w:val="center"/>
          </w:tcPr>
          <w:p w14:paraId="3C041C2C"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587" w:type="dxa"/>
            <w:tcBorders>
              <w:top w:val="single" w:sz="6" w:space="0" w:color="auto"/>
              <w:left w:val="nil"/>
              <w:bottom w:val="single" w:sz="6" w:space="0" w:color="auto"/>
              <w:right w:val="single" w:sz="6" w:space="0" w:color="auto"/>
            </w:tcBorders>
            <w:vAlign w:val="center"/>
          </w:tcPr>
          <w:p w14:paraId="04B9A253"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560" w:type="dxa"/>
            <w:tcBorders>
              <w:top w:val="single" w:sz="6" w:space="0" w:color="auto"/>
              <w:left w:val="nil"/>
              <w:bottom w:val="single" w:sz="6" w:space="0" w:color="auto"/>
              <w:right w:val="single" w:sz="6" w:space="0" w:color="auto"/>
            </w:tcBorders>
            <w:vAlign w:val="center"/>
          </w:tcPr>
          <w:p w14:paraId="6094F190"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Suggested working time (minutes)</w:t>
            </w:r>
          </w:p>
        </w:tc>
        <w:tc>
          <w:tcPr>
            <w:tcW w:w="1134" w:type="dxa"/>
            <w:tcBorders>
              <w:top w:val="single" w:sz="6" w:space="0" w:color="auto"/>
              <w:left w:val="nil"/>
              <w:bottom w:val="single" w:sz="6" w:space="0" w:color="auto"/>
              <w:right w:val="single" w:sz="4" w:space="0" w:color="auto"/>
            </w:tcBorders>
          </w:tcPr>
          <w:p w14:paraId="4D040FFB" w14:textId="77777777" w:rsidR="00BA1409" w:rsidRDefault="00BA1409" w:rsidP="00070F8D">
            <w:pPr>
              <w:tabs>
                <w:tab w:val="center" w:pos="4513"/>
              </w:tabs>
              <w:suppressAutoHyphens/>
              <w:spacing w:after="0"/>
              <w:jc w:val="center"/>
              <w:rPr>
                <w:rFonts w:ascii="Arial" w:hAnsi="Arial" w:cs="Goudy Old Style"/>
                <w:color w:val="000000"/>
                <w:spacing w:val="-2"/>
              </w:rPr>
            </w:pPr>
          </w:p>
          <w:p w14:paraId="2FE5F4E3"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Marks available</w:t>
            </w:r>
          </w:p>
        </w:tc>
        <w:tc>
          <w:tcPr>
            <w:tcW w:w="1701" w:type="dxa"/>
            <w:tcBorders>
              <w:top w:val="single" w:sz="6" w:space="0" w:color="auto"/>
              <w:left w:val="single" w:sz="4" w:space="0" w:color="auto"/>
              <w:bottom w:val="single" w:sz="6" w:space="0" w:color="auto"/>
            </w:tcBorders>
          </w:tcPr>
          <w:p w14:paraId="23F0871A" w14:textId="77777777" w:rsidR="00BA1409" w:rsidRDefault="00BA1409" w:rsidP="00070F8D">
            <w:pPr>
              <w:tabs>
                <w:tab w:val="center" w:pos="4513"/>
              </w:tabs>
              <w:suppressAutoHyphens/>
              <w:spacing w:after="0"/>
              <w:jc w:val="center"/>
              <w:rPr>
                <w:rFonts w:ascii="Arial" w:hAnsi="Arial" w:cs="Goudy Old Style"/>
                <w:color w:val="000000"/>
                <w:spacing w:val="-2"/>
              </w:rPr>
            </w:pPr>
          </w:p>
          <w:p w14:paraId="5D7BB3BB"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Percentage of examination</w:t>
            </w:r>
          </w:p>
        </w:tc>
      </w:tr>
      <w:tr w:rsidR="00BA1409" w:rsidRPr="003E2B14" w14:paraId="5321E717" w14:textId="77777777" w:rsidTr="00070F8D">
        <w:trPr>
          <w:trHeight w:val="720"/>
        </w:trPr>
        <w:tc>
          <w:tcPr>
            <w:tcW w:w="2127" w:type="dxa"/>
            <w:tcBorders>
              <w:top w:val="single" w:sz="6" w:space="0" w:color="auto"/>
              <w:bottom w:val="single" w:sz="4" w:space="0" w:color="auto"/>
              <w:right w:val="single" w:sz="4" w:space="0" w:color="auto"/>
            </w:tcBorders>
            <w:vAlign w:val="center"/>
          </w:tcPr>
          <w:p w14:paraId="510AC41A" w14:textId="77777777" w:rsidR="00BA1409" w:rsidRPr="000B4698" w:rsidRDefault="00BA1409" w:rsidP="00070F8D">
            <w:pPr>
              <w:tabs>
                <w:tab w:val="left" w:pos="540"/>
                <w:tab w:val="center" w:pos="4513"/>
              </w:tabs>
              <w:suppressAutoHyphens/>
              <w:spacing w:after="0"/>
              <w:rPr>
                <w:rFonts w:ascii="Arial" w:hAnsi="Arial" w:cs="Goudy Old Style"/>
                <w:color w:val="000000"/>
                <w:spacing w:val="-2"/>
              </w:rPr>
            </w:pPr>
            <w:r>
              <w:rPr>
                <w:rFonts w:ascii="Arial" w:hAnsi="Arial" w:cs="Goudy Old Style"/>
                <w:color w:val="000000"/>
                <w:spacing w:val="-2"/>
              </w:rPr>
              <w:t>Section One</w:t>
            </w:r>
          </w:p>
          <w:p w14:paraId="2511E9FF" w14:textId="77777777" w:rsidR="00BA1409" w:rsidRPr="000B4698" w:rsidRDefault="00BA1409" w:rsidP="00070F8D">
            <w:pPr>
              <w:tabs>
                <w:tab w:val="left" w:pos="540"/>
                <w:tab w:val="center" w:pos="4513"/>
              </w:tabs>
              <w:suppressAutoHyphens/>
              <w:spacing w:after="0"/>
              <w:rPr>
                <w:rFonts w:ascii="Arial" w:hAnsi="Arial" w:cs="Goudy Old Style"/>
                <w:color w:val="000000"/>
                <w:spacing w:val="-2"/>
              </w:rPr>
            </w:pPr>
            <w:r w:rsidRPr="000B4698">
              <w:rPr>
                <w:rFonts w:ascii="Arial" w:hAnsi="Arial" w:cs="Goudy Old Style"/>
                <w:color w:val="000000"/>
                <w:spacing w:val="-2"/>
              </w:rPr>
              <w:t>Multiple-choice</w:t>
            </w:r>
          </w:p>
        </w:tc>
        <w:tc>
          <w:tcPr>
            <w:tcW w:w="1389" w:type="dxa"/>
            <w:tcBorders>
              <w:top w:val="single" w:sz="6" w:space="0" w:color="auto"/>
              <w:left w:val="single" w:sz="4" w:space="0" w:color="auto"/>
              <w:bottom w:val="single" w:sz="4" w:space="0" w:color="auto"/>
              <w:right w:val="single" w:sz="4" w:space="0" w:color="auto"/>
            </w:tcBorders>
            <w:vAlign w:val="center"/>
          </w:tcPr>
          <w:p w14:paraId="3B4A993A" w14:textId="77777777" w:rsidR="00BA1409" w:rsidRPr="000B4698" w:rsidRDefault="00BA1409" w:rsidP="00070F8D">
            <w:pPr>
              <w:tabs>
                <w:tab w:val="left" w:pos="-720"/>
              </w:tabs>
              <w:suppressAutoHyphens/>
              <w:spacing w:before="80" w:after="0"/>
              <w:jc w:val="center"/>
              <w:rPr>
                <w:rFonts w:ascii="Arial" w:hAnsi="Arial" w:cs="Goudy Old Style"/>
                <w:color w:val="000000"/>
                <w:spacing w:val="-2"/>
              </w:rPr>
            </w:pPr>
            <w:r w:rsidRPr="000B4698">
              <w:rPr>
                <w:rFonts w:ascii="Arial" w:hAnsi="Arial" w:cs="Goudy Old Style"/>
                <w:color w:val="000000"/>
                <w:spacing w:val="-2"/>
              </w:rPr>
              <w:t>30</w:t>
            </w:r>
          </w:p>
        </w:tc>
        <w:tc>
          <w:tcPr>
            <w:tcW w:w="1587" w:type="dxa"/>
            <w:tcBorders>
              <w:top w:val="single" w:sz="6" w:space="0" w:color="auto"/>
              <w:left w:val="single" w:sz="4" w:space="0" w:color="auto"/>
              <w:bottom w:val="single" w:sz="4" w:space="0" w:color="auto"/>
              <w:right w:val="single" w:sz="4" w:space="0" w:color="auto"/>
            </w:tcBorders>
            <w:vAlign w:val="center"/>
          </w:tcPr>
          <w:p w14:paraId="37E52BC0"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560" w:type="dxa"/>
            <w:tcBorders>
              <w:top w:val="single" w:sz="6" w:space="0" w:color="auto"/>
              <w:left w:val="single" w:sz="4" w:space="0" w:color="auto"/>
              <w:bottom w:val="single" w:sz="4" w:space="0" w:color="auto"/>
              <w:right w:val="single" w:sz="4" w:space="0" w:color="auto"/>
            </w:tcBorders>
            <w:vAlign w:val="center"/>
          </w:tcPr>
          <w:p w14:paraId="6DCC2AE1"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134" w:type="dxa"/>
            <w:tcBorders>
              <w:top w:val="single" w:sz="6" w:space="0" w:color="auto"/>
              <w:left w:val="single" w:sz="4" w:space="0" w:color="auto"/>
              <w:bottom w:val="single" w:sz="4" w:space="0" w:color="auto"/>
              <w:right w:val="single" w:sz="4" w:space="0" w:color="auto"/>
            </w:tcBorders>
            <w:vAlign w:val="center"/>
          </w:tcPr>
          <w:p w14:paraId="4C95FA8A" w14:textId="77777777" w:rsidR="00BA1409" w:rsidRDefault="00BA1409"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30B96344"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r>
      <w:tr w:rsidR="00BA1409" w:rsidRPr="003E2B14" w14:paraId="2DF52636" w14:textId="77777777" w:rsidTr="00070F8D">
        <w:trPr>
          <w:trHeight w:val="720"/>
        </w:trPr>
        <w:tc>
          <w:tcPr>
            <w:tcW w:w="2127" w:type="dxa"/>
            <w:tcBorders>
              <w:top w:val="single" w:sz="6" w:space="0" w:color="auto"/>
              <w:bottom w:val="single" w:sz="4" w:space="0" w:color="auto"/>
              <w:right w:val="single" w:sz="4" w:space="0" w:color="auto"/>
            </w:tcBorders>
            <w:vAlign w:val="center"/>
          </w:tcPr>
          <w:p w14:paraId="56AB50D2" w14:textId="77777777" w:rsidR="00BA1409" w:rsidRPr="000B4698"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Two</w:t>
            </w:r>
          </w:p>
          <w:p w14:paraId="05485E9C" w14:textId="77777777" w:rsidR="00BA1409" w:rsidRPr="000B4698"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Short answer</w:t>
            </w:r>
          </w:p>
        </w:tc>
        <w:tc>
          <w:tcPr>
            <w:tcW w:w="1389" w:type="dxa"/>
            <w:tcBorders>
              <w:top w:val="single" w:sz="6" w:space="0" w:color="auto"/>
              <w:left w:val="single" w:sz="4" w:space="0" w:color="auto"/>
              <w:bottom w:val="single" w:sz="4" w:space="0" w:color="auto"/>
              <w:right w:val="single" w:sz="4" w:space="0" w:color="auto"/>
            </w:tcBorders>
            <w:vAlign w:val="center"/>
          </w:tcPr>
          <w:p w14:paraId="446243BD" w14:textId="77777777" w:rsidR="00BA1409" w:rsidRPr="00FA3337" w:rsidRDefault="00BA1409" w:rsidP="00070F8D">
            <w:pPr>
              <w:tabs>
                <w:tab w:val="left" w:pos="-720"/>
              </w:tabs>
              <w:suppressAutoHyphens/>
              <w:spacing w:before="80" w:after="0"/>
              <w:jc w:val="center"/>
              <w:rPr>
                <w:rFonts w:ascii="Arial" w:hAnsi="Arial" w:cs="Goudy Old Style"/>
                <w:color w:val="000000"/>
                <w:spacing w:val="-2"/>
              </w:rPr>
            </w:pPr>
            <w:r w:rsidRPr="00FA3337">
              <w:rPr>
                <w:rFonts w:ascii="Arial" w:hAnsi="Arial" w:cs="Goudy Old Style"/>
                <w:color w:val="000000"/>
                <w:spacing w:val="-2"/>
              </w:rPr>
              <w:t>7</w:t>
            </w:r>
          </w:p>
        </w:tc>
        <w:tc>
          <w:tcPr>
            <w:tcW w:w="1587" w:type="dxa"/>
            <w:tcBorders>
              <w:top w:val="single" w:sz="6" w:space="0" w:color="auto"/>
              <w:left w:val="single" w:sz="4" w:space="0" w:color="auto"/>
              <w:bottom w:val="single" w:sz="6" w:space="0" w:color="auto"/>
              <w:right w:val="single" w:sz="4" w:space="0" w:color="auto"/>
            </w:tcBorders>
            <w:vAlign w:val="center"/>
          </w:tcPr>
          <w:p w14:paraId="08CD84ED" w14:textId="77777777" w:rsidR="00BA1409" w:rsidRPr="00FA3337" w:rsidRDefault="00BA1409" w:rsidP="00070F8D">
            <w:pPr>
              <w:tabs>
                <w:tab w:val="center" w:pos="4513"/>
              </w:tabs>
              <w:suppressAutoHyphens/>
              <w:spacing w:after="0"/>
              <w:jc w:val="center"/>
              <w:rPr>
                <w:rFonts w:ascii="Arial" w:hAnsi="Arial" w:cs="Goudy Old Style"/>
                <w:color w:val="000000"/>
                <w:spacing w:val="-2"/>
              </w:rPr>
            </w:pPr>
            <w:r w:rsidRPr="00FA3337">
              <w:rPr>
                <w:rFonts w:ascii="Arial" w:hAnsi="Arial" w:cs="Goudy Old Style"/>
                <w:color w:val="000000"/>
                <w:spacing w:val="-2"/>
              </w:rPr>
              <w:t>7</w:t>
            </w:r>
          </w:p>
        </w:tc>
        <w:tc>
          <w:tcPr>
            <w:tcW w:w="1560" w:type="dxa"/>
            <w:tcBorders>
              <w:top w:val="single" w:sz="6" w:space="0" w:color="auto"/>
              <w:left w:val="single" w:sz="4" w:space="0" w:color="auto"/>
              <w:bottom w:val="single" w:sz="4" w:space="0" w:color="auto"/>
              <w:right w:val="single" w:sz="4" w:space="0" w:color="auto"/>
            </w:tcBorders>
            <w:vAlign w:val="center"/>
          </w:tcPr>
          <w:p w14:paraId="4F7134B7"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90</w:t>
            </w:r>
          </w:p>
        </w:tc>
        <w:tc>
          <w:tcPr>
            <w:tcW w:w="1134" w:type="dxa"/>
            <w:tcBorders>
              <w:top w:val="single" w:sz="6" w:space="0" w:color="auto"/>
              <w:left w:val="single" w:sz="4" w:space="0" w:color="auto"/>
              <w:bottom w:val="single" w:sz="4" w:space="0" w:color="auto"/>
              <w:right w:val="single" w:sz="4" w:space="0" w:color="auto"/>
            </w:tcBorders>
            <w:vAlign w:val="center"/>
          </w:tcPr>
          <w:p w14:paraId="4500284C" w14:textId="52404400" w:rsidR="00BA1409" w:rsidRDefault="00FA3337"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w:t>
            </w:r>
            <w:r w:rsidR="005F7482">
              <w:rPr>
                <w:rFonts w:ascii="Arial" w:hAnsi="Arial" w:cs="Goudy Old Style"/>
                <w:color w:val="000000"/>
                <w:spacing w:val="-2"/>
              </w:rPr>
              <w:t>0</w:t>
            </w:r>
            <w:r w:rsidR="0005044F">
              <w:rPr>
                <w:rFonts w:ascii="Arial" w:hAnsi="Arial" w:cs="Goudy Old Style"/>
                <w:color w:val="000000"/>
                <w:spacing w:val="-2"/>
              </w:rPr>
              <w:t>7</w:t>
            </w:r>
          </w:p>
        </w:tc>
        <w:tc>
          <w:tcPr>
            <w:tcW w:w="1701" w:type="dxa"/>
            <w:tcBorders>
              <w:top w:val="single" w:sz="6" w:space="0" w:color="auto"/>
              <w:left w:val="single" w:sz="4" w:space="0" w:color="auto"/>
              <w:bottom w:val="single" w:sz="4" w:space="0" w:color="auto"/>
            </w:tcBorders>
            <w:vAlign w:val="center"/>
          </w:tcPr>
          <w:p w14:paraId="3216C0F4"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50</w:t>
            </w:r>
          </w:p>
        </w:tc>
      </w:tr>
      <w:tr w:rsidR="00BA1409" w:rsidRPr="003E2B14" w14:paraId="664B345B" w14:textId="77777777" w:rsidTr="00070F8D">
        <w:trPr>
          <w:trHeight w:val="360"/>
        </w:trPr>
        <w:tc>
          <w:tcPr>
            <w:tcW w:w="2127" w:type="dxa"/>
            <w:vMerge w:val="restart"/>
            <w:tcBorders>
              <w:top w:val="single" w:sz="6" w:space="0" w:color="auto"/>
              <w:right w:val="single" w:sz="4" w:space="0" w:color="auto"/>
            </w:tcBorders>
            <w:vAlign w:val="center"/>
          </w:tcPr>
          <w:p w14:paraId="30C7A9BA" w14:textId="77777777" w:rsidR="00BA1409" w:rsidRPr="000B4698"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Three</w:t>
            </w:r>
          </w:p>
          <w:p w14:paraId="76C722AD"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Extended answer</w:t>
            </w:r>
          </w:p>
          <w:p w14:paraId="508A4C72"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Part 1</w:t>
            </w:r>
          </w:p>
          <w:p w14:paraId="64A38628"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p>
          <w:p w14:paraId="705E9714"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Part 2</w:t>
            </w:r>
          </w:p>
          <w:p w14:paraId="77D6BF57" w14:textId="77777777" w:rsidR="00BA1409" w:rsidRPr="000B4698" w:rsidRDefault="00BA1409" w:rsidP="00070F8D">
            <w:pPr>
              <w:tabs>
                <w:tab w:val="left" w:pos="900"/>
                <w:tab w:val="center" w:pos="4513"/>
              </w:tabs>
              <w:suppressAutoHyphens/>
              <w:spacing w:after="0"/>
              <w:rPr>
                <w:rFonts w:ascii="Arial" w:eastAsia="Times New Roman" w:hAnsi="Arial"/>
                <w:color w:val="000000"/>
                <w:spacing w:val="-2"/>
                <w:lang w:eastAsia="en-AU"/>
              </w:rPr>
            </w:pPr>
          </w:p>
        </w:tc>
        <w:tc>
          <w:tcPr>
            <w:tcW w:w="1389" w:type="dxa"/>
            <w:tcBorders>
              <w:top w:val="single" w:sz="6" w:space="0" w:color="auto"/>
              <w:left w:val="single" w:sz="4" w:space="0" w:color="auto"/>
              <w:bottom w:val="single" w:sz="4" w:space="0" w:color="auto"/>
              <w:right w:val="single" w:sz="4" w:space="0" w:color="auto"/>
            </w:tcBorders>
            <w:vAlign w:val="center"/>
          </w:tcPr>
          <w:p w14:paraId="04776E29" w14:textId="77777777" w:rsidR="00BA1409" w:rsidRDefault="00BA1409" w:rsidP="00070F8D">
            <w:pPr>
              <w:tabs>
                <w:tab w:val="left" w:pos="-720"/>
              </w:tabs>
              <w:suppressAutoHyphens/>
              <w:spacing w:before="80" w:after="0"/>
              <w:jc w:val="center"/>
              <w:rPr>
                <w:rFonts w:ascii="Arial" w:hAnsi="Arial" w:cs="Goudy Old Style"/>
                <w:color w:val="000000"/>
                <w:spacing w:val="-2"/>
              </w:rPr>
            </w:pPr>
          </w:p>
          <w:p w14:paraId="74C9D09D" w14:textId="77777777" w:rsidR="00BA1409" w:rsidRDefault="00BA1409" w:rsidP="00070F8D">
            <w:pPr>
              <w:tabs>
                <w:tab w:val="left" w:pos="-720"/>
              </w:tabs>
              <w:suppressAutoHyphens/>
              <w:spacing w:before="80" w:after="0"/>
              <w:jc w:val="center"/>
              <w:rPr>
                <w:rFonts w:ascii="Arial" w:hAnsi="Arial" w:cs="Goudy Old Style"/>
                <w:color w:val="000000"/>
                <w:spacing w:val="-2"/>
              </w:rPr>
            </w:pPr>
            <w:r>
              <w:rPr>
                <w:rFonts w:ascii="Arial" w:hAnsi="Arial" w:cs="Goudy Old Style"/>
                <w:color w:val="000000"/>
                <w:spacing w:val="-2"/>
              </w:rPr>
              <w:t>2</w:t>
            </w:r>
          </w:p>
          <w:p w14:paraId="7D55204D" w14:textId="77777777" w:rsidR="00BA1409" w:rsidRPr="000B4698" w:rsidRDefault="00BA1409" w:rsidP="00070F8D">
            <w:pPr>
              <w:tabs>
                <w:tab w:val="left" w:pos="-720"/>
              </w:tabs>
              <w:suppressAutoHyphens/>
              <w:spacing w:before="80" w:after="0"/>
              <w:jc w:val="center"/>
              <w:rPr>
                <w:rFonts w:ascii="Arial" w:hAnsi="Arial" w:cs="Goudy Old Style"/>
                <w:color w:val="000000"/>
                <w:spacing w:val="-2"/>
              </w:rPr>
            </w:pPr>
          </w:p>
        </w:tc>
        <w:tc>
          <w:tcPr>
            <w:tcW w:w="1587" w:type="dxa"/>
            <w:tcBorders>
              <w:top w:val="single" w:sz="6" w:space="0" w:color="auto"/>
              <w:left w:val="single" w:sz="4" w:space="0" w:color="auto"/>
              <w:bottom w:val="single" w:sz="4" w:space="0" w:color="auto"/>
              <w:right w:val="single" w:sz="4" w:space="0" w:color="auto"/>
            </w:tcBorders>
            <w:vAlign w:val="center"/>
          </w:tcPr>
          <w:p w14:paraId="45C5212F"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val="restart"/>
            <w:tcBorders>
              <w:top w:val="single" w:sz="6" w:space="0" w:color="auto"/>
              <w:left w:val="single" w:sz="4" w:space="0" w:color="auto"/>
              <w:right w:val="single" w:sz="4" w:space="0" w:color="auto"/>
            </w:tcBorders>
            <w:vAlign w:val="center"/>
          </w:tcPr>
          <w:p w14:paraId="3696E19D"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50</w:t>
            </w:r>
          </w:p>
        </w:tc>
        <w:tc>
          <w:tcPr>
            <w:tcW w:w="1134" w:type="dxa"/>
            <w:vMerge w:val="restart"/>
            <w:tcBorders>
              <w:top w:val="single" w:sz="6" w:space="0" w:color="auto"/>
              <w:left w:val="single" w:sz="4" w:space="0" w:color="auto"/>
              <w:right w:val="single" w:sz="4" w:space="0" w:color="auto"/>
            </w:tcBorders>
            <w:vAlign w:val="center"/>
          </w:tcPr>
          <w:p w14:paraId="555A2032" w14:textId="77777777" w:rsidR="00BA1409" w:rsidRPr="000B4698" w:rsidRDefault="00BA1409" w:rsidP="00070F8D">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701" w:type="dxa"/>
            <w:vMerge w:val="restart"/>
            <w:tcBorders>
              <w:top w:val="single" w:sz="6" w:space="0" w:color="auto"/>
              <w:left w:val="single" w:sz="4" w:space="0" w:color="auto"/>
            </w:tcBorders>
            <w:vAlign w:val="center"/>
          </w:tcPr>
          <w:p w14:paraId="7D920809" w14:textId="77777777" w:rsidR="00BA1409" w:rsidRPr="000B4698" w:rsidRDefault="00BA1409" w:rsidP="00070F8D">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20</w:t>
            </w:r>
          </w:p>
        </w:tc>
      </w:tr>
      <w:tr w:rsidR="00BA1409" w:rsidRPr="003E2B14" w14:paraId="55CDD4E6" w14:textId="77777777" w:rsidTr="00070F8D">
        <w:trPr>
          <w:trHeight w:val="360"/>
        </w:trPr>
        <w:tc>
          <w:tcPr>
            <w:tcW w:w="2127" w:type="dxa"/>
            <w:vMerge/>
            <w:tcBorders>
              <w:bottom w:val="single" w:sz="4" w:space="0" w:color="auto"/>
              <w:right w:val="single" w:sz="4" w:space="0" w:color="auto"/>
            </w:tcBorders>
            <w:vAlign w:val="center"/>
          </w:tcPr>
          <w:p w14:paraId="6E248742"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p>
        </w:tc>
        <w:tc>
          <w:tcPr>
            <w:tcW w:w="1389" w:type="dxa"/>
            <w:tcBorders>
              <w:top w:val="single" w:sz="6" w:space="0" w:color="auto"/>
              <w:left w:val="single" w:sz="4" w:space="0" w:color="auto"/>
              <w:bottom w:val="single" w:sz="4" w:space="0" w:color="auto"/>
              <w:right w:val="single" w:sz="4" w:space="0" w:color="auto"/>
            </w:tcBorders>
            <w:vAlign w:val="center"/>
          </w:tcPr>
          <w:p w14:paraId="0A65E704" w14:textId="77777777" w:rsidR="00BA1409" w:rsidRDefault="00BA1409" w:rsidP="00070F8D">
            <w:pPr>
              <w:tabs>
                <w:tab w:val="left" w:pos="-720"/>
              </w:tabs>
              <w:suppressAutoHyphens/>
              <w:spacing w:before="80" w:after="0"/>
              <w:jc w:val="center"/>
              <w:rPr>
                <w:rFonts w:ascii="Arial" w:hAnsi="Arial" w:cs="Goudy Old Style"/>
                <w:color w:val="000000"/>
                <w:spacing w:val="-2"/>
              </w:rPr>
            </w:pPr>
            <w:r>
              <w:rPr>
                <w:rFonts w:ascii="Arial" w:hAnsi="Arial" w:cs="Goudy Old Style"/>
                <w:color w:val="000000"/>
                <w:spacing w:val="-2"/>
              </w:rPr>
              <w:t>2</w:t>
            </w:r>
          </w:p>
        </w:tc>
        <w:tc>
          <w:tcPr>
            <w:tcW w:w="1587" w:type="dxa"/>
            <w:tcBorders>
              <w:top w:val="single" w:sz="4" w:space="0" w:color="auto"/>
              <w:left w:val="single" w:sz="4" w:space="0" w:color="auto"/>
              <w:bottom w:val="single" w:sz="4" w:space="0" w:color="auto"/>
              <w:right w:val="single" w:sz="4" w:space="0" w:color="auto"/>
            </w:tcBorders>
            <w:vAlign w:val="center"/>
          </w:tcPr>
          <w:p w14:paraId="025C37A2" w14:textId="77777777" w:rsidR="00BA1409"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tcBorders>
              <w:left w:val="single" w:sz="4" w:space="0" w:color="auto"/>
              <w:bottom w:val="single" w:sz="4" w:space="0" w:color="auto"/>
              <w:right w:val="single" w:sz="4" w:space="0" w:color="auto"/>
            </w:tcBorders>
            <w:vAlign w:val="center"/>
          </w:tcPr>
          <w:p w14:paraId="26CEF7A7" w14:textId="77777777" w:rsidR="00BA1409" w:rsidRDefault="00BA1409" w:rsidP="00070F8D">
            <w:pPr>
              <w:tabs>
                <w:tab w:val="center" w:pos="4513"/>
              </w:tabs>
              <w:suppressAutoHyphens/>
              <w:spacing w:after="0"/>
              <w:jc w:val="center"/>
              <w:rPr>
                <w:rFonts w:ascii="Arial" w:hAnsi="Arial" w:cs="Goudy Old Style"/>
                <w:color w:val="000000"/>
                <w:spacing w:val="-2"/>
              </w:rPr>
            </w:pPr>
          </w:p>
        </w:tc>
        <w:tc>
          <w:tcPr>
            <w:tcW w:w="1134" w:type="dxa"/>
            <w:vMerge/>
            <w:tcBorders>
              <w:left w:val="single" w:sz="4" w:space="0" w:color="auto"/>
              <w:bottom w:val="single" w:sz="4" w:space="0" w:color="auto"/>
              <w:right w:val="single" w:sz="4" w:space="0" w:color="auto"/>
            </w:tcBorders>
            <w:vAlign w:val="center"/>
          </w:tcPr>
          <w:p w14:paraId="6CFF852E" w14:textId="77777777" w:rsidR="00BA1409" w:rsidRDefault="00BA1409" w:rsidP="00070F8D">
            <w:pPr>
              <w:tabs>
                <w:tab w:val="left" w:pos="-720"/>
                <w:tab w:val="left" w:pos="612"/>
              </w:tabs>
              <w:suppressAutoHyphens/>
              <w:spacing w:after="0"/>
              <w:jc w:val="center"/>
              <w:rPr>
                <w:rFonts w:ascii="Arial" w:hAnsi="Arial" w:cs="Goudy Old Style"/>
                <w:color w:val="000000"/>
                <w:spacing w:val="-2"/>
              </w:rPr>
            </w:pPr>
          </w:p>
        </w:tc>
        <w:tc>
          <w:tcPr>
            <w:tcW w:w="1701" w:type="dxa"/>
            <w:vMerge/>
            <w:tcBorders>
              <w:left w:val="single" w:sz="4" w:space="0" w:color="auto"/>
              <w:bottom w:val="single" w:sz="4" w:space="0" w:color="auto"/>
            </w:tcBorders>
            <w:vAlign w:val="center"/>
          </w:tcPr>
          <w:p w14:paraId="21A51971" w14:textId="77777777" w:rsidR="00BA1409" w:rsidRDefault="00BA1409" w:rsidP="00070F8D">
            <w:pPr>
              <w:tabs>
                <w:tab w:val="left" w:pos="-720"/>
                <w:tab w:val="left" w:pos="612"/>
              </w:tabs>
              <w:suppressAutoHyphens/>
              <w:spacing w:after="0"/>
              <w:jc w:val="center"/>
              <w:rPr>
                <w:rFonts w:ascii="Arial" w:hAnsi="Arial" w:cs="Goudy Old Style"/>
                <w:color w:val="000000"/>
                <w:spacing w:val="-2"/>
              </w:rPr>
            </w:pPr>
          </w:p>
        </w:tc>
      </w:tr>
      <w:tr w:rsidR="00BA1409" w:rsidRPr="003E2B14" w14:paraId="1A0BD77B" w14:textId="77777777" w:rsidTr="00070F8D">
        <w:trPr>
          <w:trHeight w:val="720"/>
        </w:trPr>
        <w:tc>
          <w:tcPr>
            <w:tcW w:w="2127" w:type="dxa"/>
            <w:tcBorders>
              <w:top w:val="single" w:sz="4" w:space="0" w:color="auto"/>
              <w:left w:val="nil"/>
              <w:bottom w:val="nil"/>
              <w:right w:val="nil"/>
            </w:tcBorders>
          </w:tcPr>
          <w:p w14:paraId="546D5505" w14:textId="77777777" w:rsidR="00BA1409" w:rsidRPr="000B4698" w:rsidRDefault="00BA1409" w:rsidP="00070F8D">
            <w:pPr>
              <w:tabs>
                <w:tab w:val="left" w:pos="900"/>
              </w:tabs>
              <w:suppressAutoHyphens/>
              <w:spacing w:before="80" w:after="0"/>
              <w:rPr>
                <w:rFonts w:ascii="Arial" w:hAnsi="Arial" w:cs="Goudy Old Style"/>
                <w:color w:val="000000"/>
                <w:spacing w:val="-2"/>
              </w:rPr>
            </w:pPr>
          </w:p>
        </w:tc>
        <w:tc>
          <w:tcPr>
            <w:tcW w:w="1389" w:type="dxa"/>
            <w:tcBorders>
              <w:top w:val="single" w:sz="4" w:space="0" w:color="auto"/>
              <w:left w:val="nil"/>
              <w:bottom w:val="nil"/>
              <w:right w:val="nil"/>
            </w:tcBorders>
            <w:vAlign w:val="center"/>
          </w:tcPr>
          <w:p w14:paraId="01637604"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p>
        </w:tc>
        <w:tc>
          <w:tcPr>
            <w:tcW w:w="1587" w:type="dxa"/>
            <w:tcBorders>
              <w:top w:val="single" w:sz="4" w:space="0" w:color="auto"/>
              <w:left w:val="nil"/>
              <w:bottom w:val="nil"/>
              <w:right w:val="nil"/>
            </w:tcBorders>
            <w:vAlign w:val="center"/>
          </w:tcPr>
          <w:p w14:paraId="5FB318B8"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p>
        </w:tc>
        <w:tc>
          <w:tcPr>
            <w:tcW w:w="1560" w:type="dxa"/>
            <w:tcBorders>
              <w:top w:val="single" w:sz="4" w:space="0" w:color="auto"/>
              <w:left w:val="nil"/>
              <w:bottom w:val="nil"/>
              <w:right w:val="nil"/>
            </w:tcBorders>
            <w:vAlign w:val="center"/>
          </w:tcPr>
          <w:p w14:paraId="74C83D8F"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p>
        </w:tc>
        <w:tc>
          <w:tcPr>
            <w:tcW w:w="1134" w:type="dxa"/>
            <w:tcBorders>
              <w:top w:val="single" w:sz="4" w:space="0" w:color="auto"/>
              <w:left w:val="nil"/>
              <w:bottom w:val="nil"/>
              <w:right w:val="single" w:sz="4" w:space="0" w:color="auto"/>
            </w:tcBorders>
            <w:vAlign w:val="center"/>
          </w:tcPr>
          <w:p w14:paraId="40EE7FC6" w14:textId="77777777" w:rsidR="00BA1409" w:rsidRPr="00EA5D03" w:rsidRDefault="00BA1409" w:rsidP="00070F8D">
            <w:pPr>
              <w:tabs>
                <w:tab w:val="left" w:pos="-720"/>
              </w:tabs>
              <w:suppressAutoHyphens/>
              <w:spacing w:after="0"/>
              <w:jc w:val="center"/>
              <w:rPr>
                <w:rFonts w:ascii="Arial" w:hAnsi="Arial" w:cs="Goudy Old Style"/>
                <w:b/>
                <w:color w:val="000000"/>
                <w:spacing w:val="-2"/>
              </w:rPr>
            </w:pPr>
            <w:r w:rsidRPr="00EA5D03">
              <w:rPr>
                <w:rFonts w:ascii="Arial" w:hAnsi="Arial" w:cs="Goudy Old Style"/>
                <w:b/>
                <w:color w:val="000000"/>
                <w:spacing w:val="-2"/>
              </w:rPr>
              <w:t>Total</w:t>
            </w:r>
          </w:p>
        </w:tc>
        <w:tc>
          <w:tcPr>
            <w:tcW w:w="1701" w:type="dxa"/>
            <w:tcBorders>
              <w:top w:val="single" w:sz="4" w:space="0" w:color="auto"/>
              <w:left w:val="single" w:sz="4" w:space="0" w:color="auto"/>
              <w:bottom w:val="single" w:sz="4" w:space="0" w:color="auto"/>
            </w:tcBorders>
            <w:vAlign w:val="center"/>
          </w:tcPr>
          <w:p w14:paraId="18A8AD44"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r>
    </w:tbl>
    <w:p w14:paraId="535651FD" w14:textId="77777777" w:rsidR="00BA1409" w:rsidRPr="00EA5D03" w:rsidRDefault="00BA1409" w:rsidP="00BA1409">
      <w:pPr>
        <w:spacing w:after="0"/>
        <w:rPr>
          <w:rFonts w:ascii="Arial" w:hAnsi="Arial" w:cs="Goudy Old Style"/>
          <w:b/>
          <w:color w:val="000000"/>
          <w:sz w:val="28"/>
          <w:szCs w:val="28"/>
        </w:rPr>
      </w:pPr>
      <w:r w:rsidRPr="00EA5D03">
        <w:rPr>
          <w:rFonts w:ascii="Arial" w:hAnsi="Arial" w:cs="Goudy Old Style"/>
          <w:b/>
          <w:color w:val="000000"/>
          <w:sz w:val="28"/>
          <w:szCs w:val="28"/>
        </w:rPr>
        <w:t>Instructions to candidates</w:t>
      </w:r>
    </w:p>
    <w:p w14:paraId="31943B9D" w14:textId="77777777" w:rsidR="00BA1409" w:rsidRPr="000B4698" w:rsidRDefault="00BA1409" w:rsidP="00BA1409">
      <w:pPr>
        <w:suppressAutoHyphens/>
        <w:spacing w:after="0"/>
        <w:rPr>
          <w:rFonts w:ascii="Arial" w:hAnsi="Arial" w:cs="Goudy Old Style"/>
          <w:color w:val="000000"/>
          <w:spacing w:val="-2"/>
        </w:rPr>
      </w:pPr>
    </w:p>
    <w:p w14:paraId="1EBFD4AC" w14:textId="60BE8CDE" w:rsidR="00BA1409" w:rsidRDefault="00BA1409" w:rsidP="00BA1409">
      <w:pPr>
        <w:suppressAutoHyphens/>
        <w:spacing w:after="0"/>
        <w:ind w:left="284" w:right="-330" w:hanging="284"/>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external </w:t>
      </w:r>
      <w:r w:rsidRPr="00EA5D03">
        <w:rPr>
          <w:rFonts w:ascii="Arial" w:hAnsi="Arial" w:cs="Arial"/>
        </w:rPr>
        <w:t xml:space="preserve">examinations are detailed in the </w:t>
      </w:r>
      <w:r w:rsidRPr="0055284E">
        <w:rPr>
          <w:rFonts w:ascii="Arial" w:hAnsi="Arial" w:cs="Arial"/>
          <w:i/>
        </w:rPr>
        <w:t xml:space="preserve">Year 12 Information Handbook </w:t>
      </w:r>
      <w:r>
        <w:rPr>
          <w:rFonts w:ascii="Arial" w:hAnsi="Arial" w:cs="Arial"/>
          <w:i/>
        </w:rPr>
        <w:t>2021</w:t>
      </w:r>
      <w:r w:rsidRPr="00EA5D03">
        <w:rPr>
          <w:rFonts w:ascii="Arial" w:hAnsi="Arial" w:cs="Arial"/>
        </w:rPr>
        <w:t xml:space="preserve">. Sitting this examination implies that you agree to abide by these rules. </w:t>
      </w:r>
    </w:p>
    <w:p w14:paraId="404E8DC5" w14:textId="77777777" w:rsidR="00BA1409" w:rsidRDefault="00BA1409" w:rsidP="00BA1409">
      <w:pPr>
        <w:suppressAutoHyphens/>
        <w:spacing w:after="0"/>
        <w:ind w:left="284" w:right="-330" w:hanging="284"/>
        <w:rPr>
          <w:rFonts w:ascii="Arial" w:hAnsi="Arial" w:cs="Arial"/>
        </w:rPr>
      </w:pPr>
    </w:p>
    <w:p w14:paraId="20A19CC1" w14:textId="77777777" w:rsidR="00BA1409" w:rsidRDefault="00BA1409" w:rsidP="00BA1409">
      <w:pPr>
        <w:suppressAutoHyphens/>
        <w:spacing w:after="0"/>
        <w:ind w:left="284" w:right="-330" w:hanging="284"/>
        <w:rPr>
          <w:rFonts w:ascii="Arial" w:hAnsi="Arial" w:cs="Arial"/>
        </w:rPr>
      </w:pPr>
      <w:r>
        <w:rPr>
          <w:rFonts w:ascii="Arial" w:hAnsi="Arial" w:cs="Arial"/>
        </w:rPr>
        <w:t>2.</w:t>
      </w:r>
      <w:r>
        <w:rPr>
          <w:rFonts w:ascii="Arial" w:hAnsi="Arial" w:cs="Arial"/>
        </w:rPr>
        <w:tab/>
        <w:t>Write your answers in this Question/Answer booklet preferably using a blue/black pen. Do not use erasable or gel pens.</w:t>
      </w:r>
    </w:p>
    <w:p w14:paraId="730757F3" w14:textId="77777777" w:rsidR="00BA1409" w:rsidRDefault="00BA1409" w:rsidP="00BA1409">
      <w:pPr>
        <w:suppressAutoHyphens/>
        <w:spacing w:after="0"/>
        <w:ind w:left="284" w:right="-330" w:hanging="284"/>
        <w:rPr>
          <w:rFonts w:ascii="Arial" w:hAnsi="Arial" w:cs="Arial"/>
        </w:rPr>
      </w:pPr>
    </w:p>
    <w:p w14:paraId="7BC5FC2F" w14:textId="77777777" w:rsidR="00BA1409" w:rsidRDefault="00BA1409" w:rsidP="00BA1409">
      <w:pPr>
        <w:suppressAutoHyphens/>
        <w:spacing w:after="0"/>
        <w:ind w:left="284" w:right="-330" w:hanging="284"/>
        <w:rPr>
          <w:rFonts w:ascii="Arial" w:hAnsi="Arial" w:cs="Arial"/>
        </w:rPr>
      </w:pPr>
      <w:r>
        <w:rPr>
          <w:rFonts w:ascii="Arial" w:hAnsi="Arial" w:cs="Arial"/>
        </w:rPr>
        <w:t>3</w:t>
      </w:r>
      <w:r w:rsidRPr="00EA5D03">
        <w:rPr>
          <w:rFonts w:ascii="Arial" w:hAnsi="Arial" w:cs="Arial"/>
        </w:rPr>
        <w:t xml:space="preserve">. </w:t>
      </w:r>
      <w:r>
        <w:rPr>
          <w:rFonts w:ascii="Arial" w:hAnsi="Arial" w:cs="Arial"/>
        </w:rPr>
        <w:tab/>
      </w:r>
      <w:r w:rsidRPr="00EA5D03">
        <w:rPr>
          <w:rFonts w:ascii="Arial" w:hAnsi="Arial" w:cs="Arial"/>
        </w:rPr>
        <w:t xml:space="preserve">Answer the questions according to the following instructions. </w:t>
      </w:r>
    </w:p>
    <w:p w14:paraId="7568A177" w14:textId="77777777" w:rsidR="00BA1409" w:rsidRDefault="00BA1409" w:rsidP="00BA1409">
      <w:pPr>
        <w:suppressAutoHyphens/>
        <w:spacing w:after="0"/>
        <w:ind w:left="284" w:right="-330" w:hanging="284"/>
        <w:rPr>
          <w:rFonts w:ascii="Arial" w:hAnsi="Arial" w:cs="Arial"/>
        </w:rPr>
      </w:pPr>
    </w:p>
    <w:p w14:paraId="4A073EF3" w14:textId="77777777" w:rsidR="00BA1409" w:rsidRDefault="00BA1409" w:rsidP="00BA1409">
      <w:pPr>
        <w:suppressAutoHyphens/>
        <w:spacing w:after="0"/>
        <w:ind w:left="284" w:right="-330"/>
        <w:rPr>
          <w:rFonts w:ascii="Arial" w:hAnsi="Arial" w:cs="Arial"/>
        </w:rPr>
      </w:pPr>
      <w:r w:rsidRPr="00EA5D03">
        <w:rPr>
          <w:rFonts w:ascii="Arial" w:hAnsi="Arial" w:cs="Arial"/>
        </w:rPr>
        <w:t xml:space="preserve">Section One: Answer all questions on the separate Multiple-choice answer sheet provided. For each question, shade the box to indicate your answer. Use only a blue or black pen to shade the boxes. </w:t>
      </w:r>
      <w:r>
        <w:rPr>
          <w:rFonts w:ascii="Arial" w:hAnsi="Arial" w:cs="Arial"/>
        </w:rPr>
        <w:t xml:space="preserve">Do not use erasable or gel pens. </w:t>
      </w:r>
      <w:r w:rsidRPr="00EA5D03">
        <w:rPr>
          <w:rFonts w:ascii="Arial" w:hAnsi="Arial" w:cs="Arial"/>
        </w:rPr>
        <w:t xml:space="preserve">If you make a mistake, place a cross through that square, then shade your new answer. Do not erase or use correction fluid/tape. Marks will not be deducted for incorrect answers. No marks will be given if more than one answer is completed for any question. </w:t>
      </w:r>
    </w:p>
    <w:p w14:paraId="1306DFB3" w14:textId="77777777" w:rsidR="00BA1409" w:rsidRDefault="00BA1409" w:rsidP="00BA1409">
      <w:pPr>
        <w:suppressAutoHyphens/>
        <w:spacing w:after="0"/>
        <w:ind w:left="284" w:right="-330" w:hanging="284"/>
        <w:rPr>
          <w:rFonts w:ascii="Arial" w:hAnsi="Arial" w:cs="Arial"/>
        </w:rPr>
      </w:pPr>
    </w:p>
    <w:p w14:paraId="09C08D54" w14:textId="77777777" w:rsidR="00BA1409" w:rsidRDefault="00BA1409" w:rsidP="00BA1409">
      <w:pPr>
        <w:suppressAutoHyphens/>
        <w:spacing w:after="0"/>
        <w:ind w:left="284" w:right="-330"/>
        <w:rPr>
          <w:rFonts w:ascii="Arial" w:hAnsi="Arial" w:cs="Arial"/>
        </w:rPr>
      </w:pPr>
      <w:r w:rsidRPr="00EA5D03">
        <w:rPr>
          <w:rFonts w:ascii="Arial" w:hAnsi="Arial" w:cs="Arial"/>
        </w:rPr>
        <w:t xml:space="preserve">Section Two: Write your answers in this Question/Answer booklet. Wherever possible, confine your answers to the line spaces provided. </w:t>
      </w:r>
    </w:p>
    <w:p w14:paraId="3AFA84F1" w14:textId="77777777" w:rsidR="00BA1409" w:rsidRDefault="00BA1409" w:rsidP="00BA1409">
      <w:pPr>
        <w:suppressAutoHyphens/>
        <w:spacing w:after="0"/>
        <w:ind w:left="284" w:right="-330" w:hanging="284"/>
        <w:rPr>
          <w:rFonts w:ascii="Arial" w:hAnsi="Arial" w:cs="Arial"/>
        </w:rPr>
      </w:pPr>
    </w:p>
    <w:p w14:paraId="37CAD895" w14:textId="77777777" w:rsidR="00BA1409" w:rsidRDefault="00BA1409" w:rsidP="00BA1409">
      <w:pPr>
        <w:suppressAutoHyphens/>
        <w:spacing w:after="0"/>
        <w:ind w:left="284" w:right="-330"/>
        <w:rPr>
          <w:rFonts w:ascii="Arial" w:hAnsi="Arial" w:cs="Arial"/>
        </w:rPr>
      </w:pPr>
      <w:r w:rsidRPr="00EA5D03">
        <w:rPr>
          <w:rFonts w:ascii="Arial" w:hAnsi="Arial" w:cs="Arial"/>
        </w:rPr>
        <w:t xml:space="preserve">Section Three: </w:t>
      </w:r>
      <w:r w:rsidRPr="003266DE">
        <w:rPr>
          <w:rFonts w:ascii="Arial" w:hAnsi="Arial" w:cs="Arial"/>
        </w:rPr>
        <w:t>Consists of two parts each with two questions. You must answer one question from each part. Tick the box next to the question you are answering. Write your answers in this Question/Answer booklet.</w:t>
      </w:r>
    </w:p>
    <w:p w14:paraId="7BE3AD75" w14:textId="77777777" w:rsidR="00BA1409" w:rsidRDefault="00BA1409" w:rsidP="00BA1409">
      <w:pPr>
        <w:suppressAutoHyphens/>
        <w:spacing w:after="0"/>
        <w:ind w:left="284" w:right="-330" w:hanging="284"/>
        <w:rPr>
          <w:rFonts w:ascii="Arial" w:hAnsi="Arial" w:cs="Arial"/>
        </w:rPr>
      </w:pPr>
    </w:p>
    <w:p w14:paraId="68825FD5" w14:textId="77777777" w:rsidR="00BA1409" w:rsidRDefault="00BA1409" w:rsidP="00BA1409">
      <w:pPr>
        <w:suppressAutoHyphens/>
        <w:spacing w:after="0"/>
        <w:ind w:left="284" w:right="-330" w:hanging="284"/>
        <w:rPr>
          <w:rFonts w:ascii="Arial" w:hAnsi="Arial" w:cs="Arial"/>
        </w:rPr>
      </w:pPr>
      <w:r>
        <w:rPr>
          <w:rFonts w:ascii="Arial" w:hAnsi="Arial" w:cs="Arial"/>
        </w:rPr>
        <w:t>4</w:t>
      </w:r>
      <w:r w:rsidRPr="00EA5D03">
        <w:rPr>
          <w:rFonts w:ascii="Arial" w:hAnsi="Arial" w:cs="Arial"/>
        </w:rPr>
        <w:t xml:space="preserve">. </w:t>
      </w:r>
      <w:r>
        <w:rPr>
          <w:rFonts w:ascii="Arial" w:hAnsi="Arial" w:cs="Arial"/>
        </w:rPr>
        <w:tab/>
      </w:r>
      <w:r w:rsidRPr="00EA5D03">
        <w:rPr>
          <w:rFonts w:ascii="Arial" w:hAnsi="Arial" w:cs="Arial"/>
        </w:rPr>
        <w:t xml:space="preserve">You must be careful to confine your answers to the specific questions asked and to follow any instructions that are specific to a particular question. </w:t>
      </w:r>
    </w:p>
    <w:p w14:paraId="6CA351CE" w14:textId="77777777" w:rsidR="00BA1409" w:rsidRDefault="00BA1409" w:rsidP="00BA1409">
      <w:pPr>
        <w:suppressAutoHyphens/>
        <w:spacing w:after="0"/>
        <w:ind w:left="284" w:right="-330" w:hanging="284"/>
        <w:rPr>
          <w:rFonts w:ascii="Arial" w:hAnsi="Arial" w:cs="Arial"/>
        </w:rPr>
      </w:pPr>
    </w:p>
    <w:p w14:paraId="50864D76" w14:textId="77777777" w:rsidR="00BA1409" w:rsidRDefault="00BA1409" w:rsidP="00BA1409">
      <w:pPr>
        <w:suppressAutoHyphens/>
        <w:spacing w:after="0"/>
        <w:ind w:left="284" w:right="-330" w:hanging="284"/>
        <w:rPr>
          <w:rFonts w:ascii="Arial" w:hAnsi="Arial" w:cs="Arial"/>
        </w:rPr>
      </w:pPr>
      <w:r>
        <w:rPr>
          <w:rFonts w:ascii="Arial" w:hAnsi="Arial" w:cs="Arial"/>
        </w:rPr>
        <w:t>5</w:t>
      </w:r>
      <w:r w:rsidRPr="00EA5D03">
        <w:rPr>
          <w:rFonts w:ascii="Arial" w:hAnsi="Arial" w:cs="Arial"/>
        </w:rPr>
        <w:t xml:space="preserve">. </w:t>
      </w:r>
      <w:r>
        <w:rPr>
          <w:rFonts w:ascii="Arial" w:hAnsi="Arial" w:cs="Arial"/>
        </w:rPr>
        <w:tab/>
        <w:t>Supplementary p</w:t>
      </w:r>
      <w:r w:rsidRPr="00EA5D03">
        <w:rPr>
          <w:rFonts w:ascii="Arial" w:hAnsi="Arial" w:cs="Arial"/>
        </w:rPr>
        <w:t xml:space="preserve">ages </w:t>
      </w:r>
      <w:r>
        <w:rPr>
          <w:rFonts w:ascii="Arial" w:hAnsi="Arial" w:cs="Arial"/>
        </w:rPr>
        <w:t xml:space="preserve">for planning/continuing your answers to questions are provided at the end </w:t>
      </w:r>
      <w:r w:rsidRPr="00EA5D03">
        <w:rPr>
          <w:rFonts w:ascii="Arial" w:hAnsi="Arial" w:cs="Arial"/>
        </w:rPr>
        <w:t>of this Question/Answer booklet. If you use these pages</w:t>
      </w:r>
      <w:r>
        <w:rPr>
          <w:rFonts w:ascii="Arial" w:hAnsi="Arial" w:cs="Arial"/>
        </w:rPr>
        <w:t xml:space="preserve"> to continue an answer</w:t>
      </w:r>
      <w:r w:rsidRPr="00EA5D03">
        <w:rPr>
          <w:rFonts w:ascii="Arial" w:hAnsi="Arial" w:cs="Arial"/>
        </w:rPr>
        <w:t>, i</w:t>
      </w:r>
      <w:r>
        <w:rPr>
          <w:rFonts w:ascii="Arial" w:hAnsi="Arial" w:cs="Arial"/>
        </w:rPr>
        <w:t xml:space="preserve">ndicate at the original answer where the answer is continued, </w:t>
      </w:r>
      <w:proofErr w:type="gramStart"/>
      <w:r>
        <w:rPr>
          <w:rFonts w:ascii="Arial" w:hAnsi="Arial" w:cs="Arial"/>
        </w:rPr>
        <w:t>i.e.</w:t>
      </w:r>
      <w:proofErr w:type="gramEnd"/>
      <w:r>
        <w:rPr>
          <w:rFonts w:ascii="Arial" w:hAnsi="Arial" w:cs="Arial"/>
        </w:rPr>
        <w:t xml:space="preserve"> give the page number.</w:t>
      </w:r>
    </w:p>
    <w:p w14:paraId="521F3E63" w14:textId="77777777" w:rsidR="00BA1409" w:rsidRPr="00E97478" w:rsidRDefault="00BA1409" w:rsidP="00BA1409">
      <w:pPr>
        <w:tabs>
          <w:tab w:val="right" w:pos="9360"/>
          <w:tab w:val="right" w:pos="9450"/>
        </w:tabs>
        <w:spacing w:after="0" w:line="276" w:lineRule="auto"/>
        <w:rPr>
          <w:rFonts w:ascii="Arial" w:hAnsi="Arial" w:cs="Arial"/>
          <w:b/>
          <w:color w:val="000000"/>
        </w:rPr>
      </w:pPr>
      <w:r w:rsidRPr="00E97478">
        <w:rPr>
          <w:rFonts w:ascii="Arial" w:hAnsi="Arial" w:cs="Arial"/>
          <w:b/>
          <w:color w:val="000000"/>
        </w:rPr>
        <w:lastRenderedPageBreak/>
        <w:t>Section One:  Multiple-choice</w:t>
      </w:r>
      <w:r w:rsidRPr="00E97478">
        <w:rPr>
          <w:rFonts w:ascii="Arial" w:hAnsi="Arial" w:cs="Arial"/>
          <w:b/>
          <w:color w:val="000000"/>
        </w:rPr>
        <w:tab/>
        <w:t>30% (30 Marks)</w:t>
      </w:r>
    </w:p>
    <w:p w14:paraId="13A94F6F" w14:textId="77777777" w:rsidR="00BA1409" w:rsidRPr="00E97478" w:rsidRDefault="00BA1409" w:rsidP="00BA1409">
      <w:pPr>
        <w:tabs>
          <w:tab w:val="right" w:pos="9450"/>
        </w:tabs>
        <w:spacing w:after="0" w:line="276" w:lineRule="auto"/>
        <w:rPr>
          <w:rFonts w:ascii="Arial" w:hAnsi="Arial" w:cs="Arial"/>
          <w:color w:val="000000"/>
        </w:rPr>
      </w:pPr>
    </w:p>
    <w:p w14:paraId="61590547" w14:textId="77777777" w:rsidR="00BA1409" w:rsidRDefault="00BA1409" w:rsidP="00BA1409">
      <w:pPr>
        <w:pBdr>
          <w:bottom w:val="single" w:sz="6" w:space="1" w:color="auto"/>
        </w:pBdr>
        <w:suppressAutoHyphens/>
        <w:spacing w:after="0" w:line="276" w:lineRule="auto"/>
        <w:rPr>
          <w:rFonts w:ascii="Arial" w:hAnsi="Arial" w:cs="Arial"/>
          <w:color w:val="000000"/>
          <w:spacing w:val="-2"/>
        </w:rPr>
      </w:pPr>
      <w:r w:rsidRPr="00E97478">
        <w:rPr>
          <w:rFonts w:ascii="Arial" w:hAnsi="Arial" w:cs="Arial"/>
          <w:color w:val="000000"/>
        </w:rPr>
        <w:t xml:space="preserve">This section has </w:t>
      </w:r>
      <w:r w:rsidRPr="00E97478">
        <w:rPr>
          <w:rFonts w:ascii="Arial" w:hAnsi="Arial" w:cs="Arial"/>
          <w:b/>
          <w:color w:val="000000"/>
        </w:rPr>
        <w:t>30</w:t>
      </w:r>
      <w:r>
        <w:rPr>
          <w:rFonts w:ascii="Arial" w:hAnsi="Arial" w:cs="Arial"/>
          <w:color w:val="000000"/>
        </w:rPr>
        <w:t xml:space="preserve"> questions. </w:t>
      </w:r>
      <w:r w:rsidRPr="00E97478">
        <w:rPr>
          <w:rFonts w:ascii="Arial" w:hAnsi="Arial" w:cs="Arial"/>
          <w:color w:val="000000"/>
          <w:spacing w:val="-2"/>
        </w:rPr>
        <w:t xml:space="preserve">Answer </w:t>
      </w:r>
      <w:r w:rsidRPr="00E97478">
        <w:rPr>
          <w:rFonts w:ascii="Arial" w:hAnsi="Arial" w:cs="Arial"/>
          <w:b/>
          <w:color w:val="000000"/>
          <w:spacing w:val="-2"/>
        </w:rPr>
        <w:t xml:space="preserve">all </w:t>
      </w:r>
      <w:r w:rsidRPr="00E97478">
        <w:rPr>
          <w:rFonts w:ascii="Arial" w:hAnsi="Arial" w:cs="Arial"/>
          <w:color w:val="000000"/>
          <w:spacing w:val="-2"/>
        </w:rPr>
        <w:t xml:space="preserve">questions on the separate Multiple-choice </w:t>
      </w:r>
      <w:r>
        <w:rPr>
          <w:rFonts w:ascii="Arial" w:hAnsi="Arial" w:cs="Arial"/>
          <w:color w:val="000000"/>
          <w:spacing w:val="-2"/>
        </w:rPr>
        <w:t>a</w:t>
      </w:r>
      <w:r w:rsidRPr="00E97478">
        <w:rPr>
          <w:rFonts w:ascii="Arial" w:hAnsi="Arial" w:cs="Arial"/>
          <w:color w:val="000000"/>
          <w:spacing w:val="-2"/>
        </w:rPr>
        <w:t xml:space="preserve">nswer </w:t>
      </w:r>
      <w:r>
        <w:rPr>
          <w:rFonts w:ascii="Arial" w:hAnsi="Arial" w:cs="Arial"/>
          <w:color w:val="000000"/>
          <w:spacing w:val="-2"/>
        </w:rPr>
        <w:t>s</w:t>
      </w:r>
      <w:r w:rsidRPr="00E97478">
        <w:rPr>
          <w:rFonts w:ascii="Arial" w:hAnsi="Arial" w:cs="Arial"/>
          <w:color w:val="000000"/>
          <w:spacing w:val="-2"/>
        </w:rPr>
        <w:t>heet provided. For each question shade th</w:t>
      </w:r>
      <w:r>
        <w:rPr>
          <w:rFonts w:ascii="Arial" w:hAnsi="Arial" w:cs="Arial"/>
          <w:color w:val="000000"/>
          <w:spacing w:val="-2"/>
        </w:rPr>
        <w:t xml:space="preserve">e box to indicate your answer. </w:t>
      </w:r>
      <w:r w:rsidRPr="00E97478">
        <w:rPr>
          <w:rFonts w:ascii="Arial" w:hAnsi="Arial" w:cs="Arial"/>
          <w:color w:val="000000"/>
          <w:spacing w:val="-2"/>
        </w:rPr>
        <w:t xml:space="preserve">Use only a </w:t>
      </w:r>
      <w:r w:rsidRPr="0000640D">
        <w:rPr>
          <w:rFonts w:ascii="Arial" w:hAnsi="Arial" w:cs="Arial"/>
          <w:color w:val="000000"/>
          <w:spacing w:val="-2"/>
        </w:rPr>
        <w:t>blue or black pen</w:t>
      </w:r>
      <w:r>
        <w:rPr>
          <w:rFonts w:ascii="Arial" w:hAnsi="Arial" w:cs="Arial"/>
          <w:color w:val="000000"/>
          <w:spacing w:val="-2"/>
        </w:rPr>
        <w:t xml:space="preserve"> to shade the boxes. Do not use erasable or gel pens. </w:t>
      </w:r>
      <w:r w:rsidRPr="00E97478">
        <w:rPr>
          <w:rFonts w:ascii="Arial" w:hAnsi="Arial" w:cs="Arial"/>
          <w:color w:val="000000"/>
          <w:spacing w:val="-2"/>
        </w:rPr>
        <w:t xml:space="preserve">If you make a mistake, place a cross through that square, </w:t>
      </w:r>
      <w:r>
        <w:rPr>
          <w:rFonts w:ascii="Arial" w:hAnsi="Arial" w:cs="Arial"/>
          <w:color w:val="000000"/>
          <w:spacing w:val="-2"/>
        </w:rPr>
        <w:t xml:space="preserve">then </w:t>
      </w:r>
      <w:r w:rsidRPr="00E97478">
        <w:rPr>
          <w:rFonts w:ascii="Arial" w:hAnsi="Arial" w:cs="Arial"/>
          <w:color w:val="000000"/>
          <w:spacing w:val="-2"/>
        </w:rPr>
        <w:t>shade your new answer.</w:t>
      </w:r>
      <w:r>
        <w:rPr>
          <w:rFonts w:ascii="Arial" w:hAnsi="Arial" w:cs="Arial"/>
          <w:color w:val="000000"/>
          <w:spacing w:val="-2"/>
        </w:rPr>
        <w:t xml:space="preserve"> Do not erase or use correction fluid/tape. </w:t>
      </w:r>
      <w:r w:rsidRPr="00E97478">
        <w:rPr>
          <w:rFonts w:ascii="Arial" w:hAnsi="Arial" w:cs="Arial"/>
          <w:color w:val="000000"/>
          <w:spacing w:val="-2"/>
        </w:rPr>
        <w:t xml:space="preserve">Marks will not be deducted for incorrect answers. No marks will be given if more than one answer is completed for any question.  </w:t>
      </w:r>
    </w:p>
    <w:p w14:paraId="2F2C5839" w14:textId="77777777" w:rsidR="00BA1409" w:rsidRDefault="00BA1409" w:rsidP="00BA1409">
      <w:pPr>
        <w:pBdr>
          <w:bottom w:val="single" w:sz="6" w:space="1" w:color="auto"/>
        </w:pBdr>
        <w:suppressAutoHyphens/>
        <w:spacing w:after="0" w:line="276" w:lineRule="auto"/>
        <w:jc w:val="both"/>
        <w:rPr>
          <w:rFonts w:ascii="Arial" w:hAnsi="Arial" w:cs="Arial"/>
          <w:color w:val="000000"/>
          <w:spacing w:val="-2"/>
        </w:rPr>
      </w:pPr>
    </w:p>
    <w:p w14:paraId="53415DF8" w14:textId="77777777" w:rsidR="00BA1409" w:rsidRPr="00E97478" w:rsidRDefault="00BA1409" w:rsidP="00BA1409">
      <w:pPr>
        <w:pBdr>
          <w:bottom w:val="single" w:sz="6" w:space="1" w:color="auto"/>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40 minutes.</w:t>
      </w:r>
    </w:p>
    <w:p w14:paraId="70C31B2E" w14:textId="66F9F0F3" w:rsidR="006861CA" w:rsidRDefault="006861CA" w:rsidP="006861CA"/>
    <w:p w14:paraId="1D9D8A86" w14:textId="1859E470" w:rsidR="006861CA" w:rsidRDefault="00353970" w:rsidP="006B1486">
      <w:pPr>
        <w:pStyle w:val="ListParagraph"/>
        <w:numPr>
          <w:ilvl w:val="0"/>
          <w:numId w:val="10"/>
        </w:numPr>
        <w:rPr>
          <w:rFonts w:ascii="Arial" w:hAnsi="Arial" w:cs="Arial"/>
        </w:rPr>
      </w:pPr>
      <w:r w:rsidRPr="00353970">
        <w:rPr>
          <w:rFonts w:ascii="Arial" w:hAnsi="Arial" w:cs="Arial"/>
        </w:rPr>
        <w:t>Cardiac muscle cells are joined end to end by structure</w:t>
      </w:r>
      <w:r w:rsidR="003F0C54">
        <w:rPr>
          <w:rFonts w:ascii="Arial" w:hAnsi="Arial" w:cs="Arial"/>
        </w:rPr>
        <w:t>s</w:t>
      </w:r>
      <w:r w:rsidRPr="00353970">
        <w:rPr>
          <w:rFonts w:ascii="Arial" w:hAnsi="Arial" w:cs="Arial"/>
        </w:rPr>
        <w:t xml:space="preserve"> known as</w:t>
      </w:r>
    </w:p>
    <w:p w14:paraId="06C858FA" w14:textId="77777777" w:rsidR="00353970" w:rsidRDefault="00353970" w:rsidP="00353970">
      <w:pPr>
        <w:pStyle w:val="ListParagraph"/>
        <w:rPr>
          <w:rFonts w:ascii="Arial" w:hAnsi="Arial" w:cs="Arial"/>
        </w:rPr>
      </w:pPr>
    </w:p>
    <w:p w14:paraId="71B403B1" w14:textId="6A1487BE" w:rsidR="00353970" w:rsidRPr="00505A23" w:rsidRDefault="00353970" w:rsidP="006B1486">
      <w:pPr>
        <w:pStyle w:val="ListParagraph"/>
        <w:numPr>
          <w:ilvl w:val="1"/>
          <w:numId w:val="10"/>
        </w:numPr>
        <w:rPr>
          <w:rFonts w:ascii="Arial" w:hAnsi="Arial" w:cs="Arial"/>
          <w:b/>
          <w:bCs/>
          <w:color w:val="FF0000"/>
        </w:rPr>
      </w:pPr>
      <w:r w:rsidRPr="00505A23">
        <w:rPr>
          <w:rFonts w:ascii="Arial" w:hAnsi="Arial" w:cs="Arial"/>
          <w:b/>
          <w:bCs/>
          <w:color w:val="FF0000"/>
        </w:rPr>
        <w:t>intercalated discs.</w:t>
      </w:r>
    </w:p>
    <w:p w14:paraId="30A87983" w14:textId="1EFA9D95" w:rsidR="00353970" w:rsidRDefault="00353970" w:rsidP="006B1486">
      <w:pPr>
        <w:pStyle w:val="ListParagraph"/>
        <w:numPr>
          <w:ilvl w:val="1"/>
          <w:numId w:val="10"/>
        </w:numPr>
        <w:rPr>
          <w:rFonts w:ascii="Arial" w:hAnsi="Arial" w:cs="Arial"/>
        </w:rPr>
      </w:pPr>
      <w:r>
        <w:rPr>
          <w:rFonts w:ascii="Arial" w:hAnsi="Arial" w:cs="Arial"/>
        </w:rPr>
        <w:t>sarcomeres.</w:t>
      </w:r>
    </w:p>
    <w:p w14:paraId="0F7C1A33" w14:textId="039C1B63" w:rsidR="00353970" w:rsidRDefault="00353970" w:rsidP="006B1486">
      <w:pPr>
        <w:pStyle w:val="ListParagraph"/>
        <w:numPr>
          <w:ilvl w:val="1"/>
          <w:numId w:val="10"/>
        </w:numPr>
        <w:rPr>
          <w:rFonts w:ascii="Arial" w:hAnsi="Arial" w:cs="Arial"/>
        </w:rPr>
      </w:pPr>
      <w:r>
        <w:rPr>
          <w:rFonts w:ascii="Arial" w:hAnsi="Arial" w:cs="Arial"/>
        </w:rPr>
        <w:t>synapses.</w:t>
      </w:r>
    </w:p>
    <w:p w14:paraId="16D347BC" w14:textId="43E693CE" w:rsidR="00353970" w:rsidRDefault="00353970" w:rsidP="006B1486">
      <w:pPr>
        <w:pStyle w:val="ListParagraph"/>
        <w:numPr>
          <w:ilvl w:val="1"/>
          <w:numId w:val="10"/>
        </w:numPr>
        <w:rPr>
          <w:rFonts w:ascii="Arial" w:hAnsi="Arial" w:cs="Arial"/>
        </w:rPr>
      </w:pPr>
      <w:r>
        <w:rPr>
          <w:rFonts w:ascii="Arial" w:hAnsi="Arial" w:cs="Arial"/>
        </w:rPr>
        <w:t>striations.</w:t>
      </w:r>
    </w:p>
    <w:p w14:paraId="7FC12A50" w14:textId="30812F28" w:rsidR="00353970" w:rsidRDefault="00353970" w:rsidP="00353970">
      <w:pPr>
        <w:pStyle w:val="ListParagraph"/>
        <w:ind w:left="1440"/>
        <w:rPr>
          <w:rFonts w:ascii="Arial" w:hAnsi="Arial" w:cs="Arial"/>
        </w:rPr>
      </w:pPr>
    </w:p>
    <w:p w14:paraId="66FAE12E" w14:textId="77777777" w:rsidR="00353970" w:rsidRDefault="00353970" w:rsidP="00353970">
      <w:pPr>
        <w:pStyle w:val="ListParagraph"/>
        <w:ind w:left="1440"/>
        <w:rPr>
          <w:rFonts w:ascii="Arial" w:hAnsi="Arial" w:cs="Arial"/>
        </w:rPr>
      </w:pPr>
    </w:p>
    <w:p w14:paraId="27232327" w14:textId="2DF29E50" w:rsidR="00696881" w:rsidRDefault="00696881" w:rsidP="006B1486">
      <w:pPr>
        <w:pStyle w:val="ListParagraph"/>
        <w:numPr>
          <w:ilvl w:val="0"/>
          <w:numId w:val="10"/>
        </w:numPr>
        <w:rPr>
          <w:rFonts w:ascii="Arial" w:hAnsi="Arial" w:cs="Arial"/>
        </w:rPr>
      </w:pPr>
      <w:r w:rsidRPr="00696881">
        <w:rPr>
          <w:rFonts w:ascii="Arial" w:hAnsi="Arial" w:cs="Arial"/>
        </w:rPr>
        <w:t>The test for Covid-19 analyses samples for the presence of antibodies in the body. The cells</w:t>
      </w:r>
      <w:r w:rsidR="00623AD5">
        <w:rPr>
          <w:rFonts w:ascii="Arial" w:hAnsi="Arial" w:cs="Arial"/>
        </w:rPr>
        <w:t>,</w:t>
      </w:r>
      <w:r w:rsidR="00424E7E">
        <w:rPr>
          <w:rFonts w:ascii="Arial" w:hAnsi="Arial" w:cs="Arial"/>
        </w:rPr>
        <w:t xml:space="preserve"> which produce these antibodies and </w:t>
      </w:r>
      <w:r w:rsidRPr="00696881">
        <w:rPr>
          <w:rFonts w:ascii="Arial" w:hAnsi="Arial" w:cs="Arial"/>
        </w:rPr>
        <w:t xml:space="preserve">act to </w:t>
      </w:r>
      <w:r>
        <w:rPr>
          <w:rFonts w:ascii="Arial" w:hAnsi="Arial" w:cs="Arial"/>
        </w:rPr>
        <w:t>protect the body</w:t>
      </w:r>
      <w:r w:rsidR="001B3CE0">
        <w:rPr>
          <w:rFonts w:ascii="Arial" w:hAnsi="Arial" w:cs="Arial"/>
        </w:rPr>
        <w:t xml:space="preserve"> from foreign invaders</w:t>
      </w:r>
      <w:r w:rsidR="00424E7E">
        <w:rPr>
          <w:rFonts w:ascii="Arial" w:hAnsi="Arial" w:cs="Arial"/>
        </w:rPr>
        <w:t>,</w:t>
      </w:r>
      <w:r>
        <w:rPr>
          <w:rFonts w:ascii="Arial" w:hAnsi="Arial" w:cs="Arial"/>
        </w:rPr>
        <w:t xml:space="preserve"> are known as</w:t>
      </w:r>
    </w:p>
    <w:p w14:paraId="16AD33B3" w14:textId="77777777" w:rsidR="00696881" w:rsidRDefault="00696881" w:rsidP="00696881">
      <w:pPr>
        <w:pStyle w:val="ListParagraph"/>
        <w:rPr>
          <w:rFonts w:ascii="Arial" w:hAnsi="Arial" w:cs="Arial"/>
        </w:rPr>
      </w:pPr>
    </w:p>
    <w:p w14:paraId="311FB6B1" w14:textId="1D71A63F" w:rsidR="00696881" w:rsidRDefault="00696881" w:rsidP="006B1486">
      <w:pPr>
        <w:pStyle w:val="ListParagraph"/>
        <w:numPr>
          <w:ilvl w:val="1"/>
          <w:numId w:val="10"/>
        </w:numPr>
        <w:rPr>
          <w:rFonts w:ascii="Arial" w:hAnsi="Arial" w:cs="Arial"/>
        </w:rPr>
      </w:pPr>
      <w:r>
        <w:rPr>
          <w:rFonts w:ascii="Arial" w:hAnsi="Arial" w:cs="Arial"/>
        </w:rPr>
        <w:t>thrombocytes.</w:t>
      </w:r>
    </w:p>
    <w:p w14:paraId="2C037C2E" w14:textId="045F8B5C" w:rsidR="00696881" w:rsidRDefault="00696881" w:rsidP="006B1486">
      <w:pPr>
        <w:pStyle w:val="ListParagraph"/>
        <w:numPr>
          <w:ilvl w:val="1"/>
          <w:numId w:val="10"/>
        </w:numPr>
        <w:rPr>
          <w:rFonts w:ascii="Arial" w:hAnsi="Arial" w:cs="Arial"/>
        </w:rPr>
      </w:pPr>
      <w:r>
        <w:rPr>
          <w:rFonts w:ascii="Arial" w:hAnsi="Arial" w:cs="Arial"/>
        </w:rPr>
        <w:t>erythrocytes.</w:t>
      </w:r>
    </w:p>
    <w:p w14:paraId="60720975" w14:textId="7D0E9CF0" w:rsidR="00696881" w:rsidRDefault="00696881" w:rsidP="006B1486">
      <w:pPr>
        <w:pStyle w:val="ListParagraph"/>
        <w:numPr>
          <w:ilvl w:val="1"/>
          <w:numId w:val="10"/>
        </w:numPr>
        <w:rPr>
          <w:rFonts w:ascii="Arial" w:hAnsi="Arial" w:cs="Arial"/>
        </w:rPr>
      </w:pPr>
      <w:r>
        <w:rPr>
          <w:rFonts w:ascii="Arial" w:hAnsi="Arial" w:cs="Arial"/>
        </w:rPr>
        <w:t>platelets.</w:t>
      </w:r>
    </w:p>
    <w:p w14:paraId="34A7A125" w14:textId="6369C1F5" w:rsidR="00696881" w:rsidRDefault="00696881" w:rsidP="006B1486">
      <w:pPr>
        <w:pStyle w:val="ListParagraph"/>
        <w:numPr>
          <w:ilvl w:val="1"/>
          <w:numId w:val="10"/>
        </w:numPr>
        <w:rPr>
          <w:rFonts w:ascii="Arial" w:hAnsi="Arial" w:cs="Arial"/>
          <w:b/>
          <w:bCs/>
          <w:color w:val="FF0000"/>
        </w:rPr>
      </w:pPr>
      <w:r w:rsidRPr="00696881">
        <w:rPr>
          <w:rFonts w:ascii="Arial" w:hAnsi="Arial" w:cs="Arial"/>
          <w:b/>
          <w:bCs/>
          <w:color w:val="FF0000"/>
        </w:rPr>
        <w:t>leucocytes.</w:t>
      </w:r>
    </w:p>
    <w:p w14:paraId="6B42C1FF" w14:textId="7B194659" w:rsidR="00424E7E" w:rsidRDefault="00424E7E" w:rsidP="00424E7E">
      <w:pPr>
        <w:pStyle w:val="ListParagraph"/>
        <w:ind w:left="1440"/>
        <w:rPr>
          <w:rFonts w:ascii="Arial" w:hAnsi="Arial" w:cs="Arial"/>
          <w:b/>
          <w:bCs/>
          <w:color w:val="FF0000"/>
        </w:rPr>
      </w:pPr>
    </w:p>
    <w:p w14:paraId="13ACC822" w14:textId="6686874E" w:rsidR="00424E7E" w:rsidRDefault="00424E7E" w:rsidP="00424E7E">
      <w:pPr>
        <w:pStyle w:val="ListParagraph"/>
        <w:ind w:left="1440"/>
        <w:rPr>
          <w:rFonts w:ascii="Arial" w:hAnsi="Arial" w:cs="Arial"/>
          <w:b/>
          <w:bCs/>
          <w:color w:val="FF0000"/>
        </w:rPr>
      </w:pPr>
    </w:p>
    <w:p w14:paraId="27988DE7" w14:textId="77777777" w:rsidR="00424E7E" w:rsidRDefault="00424E7E" w:rsidP="006B1486">
      <w:pPr>
        <w:pStyle w:val="ListParagraph"/>
        <w:numPr>
          <w:ilvl w:val="0"/>
          <w:numId w:val="10"/>
        </w:numPr>
        <w:rPr>
          <w:rFonts w:ascii="Arial" w:hAnsi="Arial" w:cs="Arial"/>
        </w:rPr>
      </w:pPr>
      <w:r>
        <w:rPr>
          <w:rFonts w:ascii="Arial" w:hAnsi="Arial" w:cs="Arial"/>
        </w:rPr>
        <w:t>Sebaceous glands in our skin secrete an oily substance known as sebum that contains lipids. Which cell organelle would you expect to find in high numbers within the cells of these glands?</w:t>
      </w:r>
    </w:p>
    <w:p w14:paraId="22889376" w14:textId="77777777" w:rsidR="00424E7E" w:rsidRDefault="00424E7E" w:rsidP="00424E7E">
      <w:pPr>
        <w:pStyle w:val="ListParagraph"/>
        <w:rPr>
          <w:rFonts w:ascii="Arial" w:hAnsi="Arial" w:cs="Arial"/>
        </w:rPr>
      </w:pPr>
    </w:p>
    <w:p w14:paraId="6C8DE6B6" w14:textId="7369A4B9" w:rsidR="00424E7E" w:rsidRDefault="005951B2" w:rsidP="006B1486">
      <w:pPr>
        <w:pStyle w:val="ListParagraph"/>
        <w:numPr>
          <w:ilvl w:val="1"/>
          <w:numId w:val="10"/>
        </w:numPr>
        <w:rPr>
          <w:rFonts w:ascii="Arial" w:hAnsi="Arial" w:cs="Arial"/>
        </w:rPr>
      </w:pPr>
      <w:r>
        <w:rPr>
          <w:rFonts w:ascii="Arial" w:hAnsi="Arial" w:cs="Arial"/>
        </w:rPr>
        <w:t>R</w:t>
      </w:r>
      <w:r w:rsidR="00424E7E">
        <w:rPr>
          <w:rFonts w:ascii="Arial" w:hAnsi="Arial" w:cs="Arial"/>
        </w:rPr>
        <w:t>ibosomes</w:t>
      </w:r>
    </w:p>
    <w:p w14:paraId="1AD8D3F3" w14:textId="6C116C03" w:rsidR="00424E7E" w:rsidRDefault="005951B2" w:rsidP="006B1486">
      <w:pPr>
        <w:pStyle w:val="ListParagraph"/>
        <w:numPr>
          <w:ilvl w:val="1"/>
          <w:numId w:val="10"/>
        </w:numPr>
        <w:rPr>
          <w:rFonts w:ascii="Arial" w:hAnsi="Arial" w:cs="Arial"/>
        </w:rPr>
      </w:pPr>
      <w:r>
        <w:rPr>
          <w:rFonts w:ascii="Arial" w:hAnsi="Arial" w:cs="Arial"/>
        </w:rPr>
        <w:t>M</w:t>
      </w:r>
      <w:r w:rsidR="00424E7E">
        <w:rPr>
          <w:rFonts w:ascii="Arial" w:hAnsi="Arial" w:cs="Arial"/>
        </w:rPr>
        <w:t>itochondria</w:t>
      </w:r>
    </w:p>
    <w:p w14:paraId="0B47C043" w14:textId="36E1544E" w:rsidR="00424E7E" w:rsidRPr="00193FA9" w:rsidRDefault="005951B2" w:rsidP="006B1486">
      <w:pPr>
        <w:pStyle w:val="ListParagraph"/>
        <w:numPr>
          <w:ilvl w:val="1"/>
          <w:numId w:val="10"/>
        </w:numPr>
        <w:rPr>
          <w:rFonts w:ascii="Arial" w:hAnsi="Arial" w:cs="Arial"/>
          <w:b/>
          <w:bCs/>
          <w:color w:val="FF0000"/>
        </w:rPr>
      </w:pPr>
      <w:r>
        <w:rPr>
          <w:rFonts w:ascii="Arial" w:hAnsi="Arial" w:cs="Arial"/>
          <w:b/>
          <w:bCs/>
          <w:color w:val="FF0000"/>
        </w:rPr>
        <w:t>S</w:t>
      </w:r>
      <w:r w:rsidR="00424E7E" w:rsidRPr="00193FA9">
        <w:rPr>
          <w:rFonts w:ascii="Arial" w:hAnsi="Arial" w:cs="Arial"/>
          <w:b/>
          <w:bCs/>
          <w:color w:val="FF0000"/>
        </w:rPr>
        <w:t>mooth endoplasmic reticulum</w:t>
      </w:r>
    </w:p>
    <w:p w14:paraId="5AA7798B" w14:textId="26DFA032" w:rsidR="00424E7E" w:rsidRDefault="005951B2" w:rsidP="006B1486">
      <w:pPr>
        <w:pStyle w:val="ListParagraph"/>
        <w:numPr>
          <w:ilvl w:val="1"/>
          <w:numId w:val="10"/>
        </w:numPr>
        <w:spacing w:after="0"/>
        <w:rPr>
          <w:rFonts w:ascii="Arial" w:hAnsi="Arial" w:cs="Arial"/>
        </w:rPr>
      </w:pPr>
      <w:r>
        <w:rPr>
          <w:rFonts w:ascii="Arial" w:hAnsi="Arial" w:cs="Arial"/>
        </w:rPr>
        <w:t>G</w:t>
      </w:r>
      <w:r w:rsidR="00424E7E">
        <w:rPr>
          <w:rFonts w:ascii="Arial" w:hAnsi="Arial" w:cs="Arial"/>
        </w:rPr>
        <w:t>olgi body</w:t>
      </w:r>
    </w:p>
    <w:p w14:paraId="63831263" w14:textId="04D2E313" w:rsidR="00424E7E" w:rsidRDefault="00424E7E" w:rsidP="005951B2">
      <w:pPr>
        <w:spacing w:after="0"/>
        <w:rPr>
          <w:rFonts w:ascii="Arial" w:hAnsi="Arial" w:cs="Arial"/>
        </w:rPr>
      </w:pPr>
    </w:p>
    <w:p w14:paraId="295DF43F" w14:textId="77777777" w:rsidR="005951B2" w:rsidRDefault="005951B2" w:rsidP="005951B2">
      <w:pPr>
        <w:spacing w:after="0"/>
        <w:rPr>
          <w:rFonts w:ascii="Arial" w:hAnsi="Arial" w:cs="Arial"/>
        </w:rPr>
      </w:pPr>
    </w:p>
    <w:p w14:paraId="6A004FC6" w14:textId="1F6ACF7C" w:rsidR="00424E7E" w:rsidRDefault="00424E7E" w:rsidP="006B1486">
      <w:pPr>
        <w:pStyle w:val="ListParagraph"/>
        <w:numPr>
          <w:ilvl w:val="0"/>
          <w:numId w:val="10"/>
        </w:numPr>
        <w:spacing w:after="0"/>
        <w:rPr>
          <w:rFonts w:ascii="Arial" w:hAnsi="Arial" w:cs="Arial"/>
        </w:rPr>
      </w:pPr>
      <w:r>
        <w:rPr>
          <w:rFonts w:ascii="Arial" w:hAnsi="Arial" w:cs="Arial"/>
        </w:rPr>
        <w:t xml:space="preserve">The human diet contains acid producing foods. Which of the following occur to hydrogen and ammonium ions in the kidney to maintain blood pH within its normal range of 7.4-7.5? </w:t>
      </w:r>
    </w:p>
    <w:p w14:paraId="29014A9A" w14:textId="77777777" w:rsidR="00424E7E" w:rsidRDefault="00424E7E" w:rsidP="00424E7E">
      <w:pPr>
        <w:pStyle w:val="ListParagraph"/>
        <w:rPr>
          <w:rFonts w:ascii="Arial" w:hAnsi="Arial" w:cs="Arial"/>
        </w:rPr>
      </w:pPr>
    </w:p>
    <w:p w14:paraId="3197D076" w14:textId="77777777" w:rsidR="00424E7E" w:rsidRPr="002742D6" w:rsidRDefault="00424E7E" w:rsidP="006B1486">
      <w:pPr>
        <w:pStyle w:val="ListParagraph"/>
        <w:numPr>
          <w:ilvl w:val="1"/>
          <w:numId w:val="10"/>
        </w:numPr>
        <w:rPr>
          <w:rFonts w:ascii="Arial" w:hAnsi="Arial" w:cs="Arial"/>
          <w:b/>
          <w:bCs/>
          <w:color w:val="FF0000"/>
        </w:rPr>
      </w:pPr>
      <w:r>
        <w:rPr>
          <w:rFonts w:ascii="Arial" w:hAnsi="Arial" w:cs="Arial"/>
          <w:b/>
          <w:bCs/>
          <w:color w:val="FF0000"/>
        </w:rPr>
        <w:t xml:space="preserve">Both would be </w:t>
      </w:r>
      <w:r w:rsidRPr="002742D6">
        <w:rPr>
          <w:rFonts w:ascii="Arial" w:hAnsi="Arial" w:cs="Arial"/>
          <w:b/>
          <w:bCs/>
          <w:color w:val="FF0000"/>
        </w:rPr>
        <w:t>secreted into the filtrate.</w:t>
      </w:r>
    </w:p>
    <w:p w14:paraId="28250287" w14:textId="77777777" w:rsidR="00424E7E" w:rsidRDefault="00424E7E" w:rsidP="006B1486">
      <w:pPr>
        <w:pStyle w:val="ListParagraph"/>
        <w:numPr>
          <w:ilvl w:val="1"/>
          <w:numId w:val="10"/>
        </w:numPr>
        <w:rPr>
          <w:rFonts w:ascii="Arial" w:hAnsi="Arial" w:cs="Arial"/>
        </w:rPr>
      </w:pPr>
      <w:r>
        <w:rPr>
          <w:rFonts w:ascii="Arial" w:hAnsi="Arial" w:cs="Arial"/>
        </w:rPr>
        <w:t>Both would be reabsorbed into the filtrate.</w:t>
      </w:r>
    </w:p>
    <w:p w14:paraId="2EDECFB5" w14:textId="77777777" w:rsidR="00424E7E" w:rsidRDefault="00424E7E" w:rsidP="006B1486">
      <w:pPr>
        <w:pStyle w:val="ListParagraph"/>
        <w:numPr>
          <w:ilvl w:val="1"/>
          <w:numId w:val="10"/>
        </w:numPr>
        <w:rPr>
          <w:rFonts w:ascii="Arial" w:hAnsi="Arial" w:cs="Arial"/>
        </w:rPr>
      </w:pPr>
      <w:r>
        <w:rPr>
          <w:rFonts w:ascii="Arial" w:hAnsi="Arial" w:cs="Arial"/>
        </w:rPr>
        <w:t>Only hydrogen would be secreted into the filtrate.</w:t>
      </w:r>
    </w:p>
    <w:p w14:paraId="34D3245A" w14:textId="77777777" w:rsidR="00424E7E" w:rsidRPr="00CF7D1B" w:rsidRDefault="00424E7E" w:rsidP="006B1486">
      <w:pPr>
        <w:pStyle w:val="ListParagraph"/>
        <w:numPr>
          <w:ilvl w:val="1"/>
          <w:numId w:val="10"/>
        </w:numPr>
        <w:rPr>
          <w:rFonts w:ascii="Arial" w:hAnsi="Arial" w:cs="Arial"/>
        </w:rPr>
      </w:pPr>
      <w:r>
        <w:rPr>
          <w:rFonts w:ascii="Arial" w:hAnsi="Arial" w:cs="Arial"/>
        </w:rPr>
        <w:t>Only ammonium ions would be reabsorbed into the filtrate.</w:t>
      </w:r>
    </w:p>
    <w:p w14:paraId="09B7C4A9" w14:textId="77777777" w:rsidR="00424E7E" w:rsidRPr="00424E7E" w:rsidRDefault="00424E7E" w:rsidP="00424E7E">
      <w:pPr>
        <w:rPr>
          <w:rFonts w:ascii="Arial" w:hAnsi="Arial" w:cs="Arial"/>
        </w:rPr>
      </w:pPr>
    </w:p>
    <w:p w14:paraId="3976FF78" w14:textId="207E0E4F" w:rsidR="00F07FBB" w:rsidRDefault="00F07FBB" w:rsidP="00F07FBB">
      <w:pPr>
        <w:rPr>
          <w:noProof/>
        </w:rPr>
      </w:pPr>
      <w:r>
        <w:rPr>
          <w:rFonts w:ascii="Arial" w:hAnsi="Arial" w:cs="Arial"/>
        </w:rPr>
        <w:lastRenderedPageBreak/>
        <w:t xml:space="preserve">Questions </w:t>
      </w:r>
      <w:r w:rsidR="00424E7E">
        <w:rPr>
          <w:rFonts w:ascii="Arial" w:hAnsi="Arial" w:cs="Arial"/>
        </w:rPr>
        <w:t>5 - 7</w:t>
      </w:r>
      <w:r>
        <w:rPr>
          <w:rFonts w:ascii="Arial" w:hAnsi="Arial" w:cs="Arial"/>
        </w:rPr>
        <w:t xml:space="preserve"> refer to the diagram</w:t>
      </w:r>
      <w:r w:rsidR="00623AD5">
        <w:rPr>
          <w:rFonts w:ascii="Arial" w:hAnsi="Arial" w:cs="Arial"/>
        </w:rPr>
        <w:t xml:space="preserve"> below</w:t>
      </w:r>
      <w:r>
        <w:rPr>
          <w:rFonts w:ascii="Arial" w:hAnsi="Arial" w:cs="Arial"/>
        </w:rPr>
        <w:t xml:space="preserve"> of a </w:t>
      </w:r>
      <w:r w:rsidR="00F424DB">
        <w:rPr>
          <w:rFonts w:ascii="Arial" w:hAnsi="Arial" w:cs="Arial"/>
        </w:rPr>
        <w:t>person</w:t>
      </w:r>
      <w:r>
        <w:rPr>
          <w:rFonts w:ascii="Arial" w:hAnsi="Arial" w:cs="Arial"/>
        </w:rPr>
        <w:t xml:space="preserve"> undertaking a common exercise known as a bicep curl.</w:t>
      </w:r>
      <w:r w:rsidRPr="00BA16A0">
        <w:rPr>
          <w:noProof/>
        </w:rPr>
        <w:t xml:space="preserve"> </w:t>
      </w:r>
    </w:p>
    <w:p w14:paraId="39259482" w14:textId="494B1CEB" w:rsidR="00F07FBB" w:rsidRDefault="00F07FBB" w:rsidP="00F07FBB">
      <w:pPr>
        <w:jc w:val="center"/>
        <w:rPr>
          <w:noProof/>
        </w:rPr>
      </w:pPr>
      <w:r>
        <w:rPr>
          <w:noProof/>
        </w:rPr>
        <w:drawing>
          <wp:inline distT="0" distB="0" distL="0" distR="0" wp14:anchorId="61A14287" wp14:editId="0282291C">
            <wp:extent cx="1189673" cy="1333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5932"/>
                    <a:stretch/>
                  </pic:blipFill>
                  <pic:spPr bwMode="auto">
                    <a:xfrm>
                      <a:off x="0" y="0"/>
                      <a:ext cx="1200749" cy="1345915"/>
                    </a:xfrm>
                    <a:prstGeom prst="rect">
                      <a:avLst/>
                    </a:prstGeom>
                    <a:noFill/>
                    <a:ln>
                      <a:noFill/>
                    </a:ln>
                    <a:extLst>
                      <a:ext uri="{53640926-AAD7-44D8-BBD7-CCE9431645EC}">
                        <a14:shadowObscured xmlns:a14="http://schemas.microsoft.com/office/drawing/2010/main"/>
                      </a:ext>
                    </a:extLst>
                  </pic:spPr>
                </pic:pic>
              </a:graphicData>
            </a:graphic>
          </wp:inline>
        </w:drawing>
      </w:r>
    </w:p>
    <w:p w14:paraId="11184EA7" w14:textId="3D3E0037" w:rsidR="00F07FBB" w:rsidRDefault="00F07FBB" w:rsidP="006B1486">
      <w:pPr>
        <w:pStyle w:val="ListParagraph"/>
        <w:numPr>
          <w:ilvl w:val="0"/>
          <w:numId w:val="10"/>
        </w:numPr>
        <w:rPr>
          <w:rFonts w:ascii="Arial" w:hAnsi="Arial" w:cs="Arial"/>
        </w:rPr>
      </w:pPr>
      <w:r>
        <w:rPr>
          <w:rFonts w:ascii="Arial" w:hAnsi="Arial" w:cs="Arial"/>
        </w:rPr>
        <w:t xml:space="preserve">What motion </w:t>
      </w:r>
      <w:r w:rsidR="005951B2">
        <w:rPr>
          <w:rFonts w:ascii="Arial" w:hAnsi="Arial" w:cs="Arial"/>
        </w:rPr>
        <w:t>is shown by</w:t>
      </w:r>
      <w:r>
        <w:rPr>
          <w:rFonts w:ascii="Arial" w:hAnsi="Arial" w:cs="Arial"/>
        </w:rPr>
        <w:t xml:space="preserve"> </w:t>
      </w:r>
      <w:r w:rsidR="00623AD5">
        <w:rPr>
          <w:rFonts w:ascii="Arial" w:hAnsi="Arial" w:cs="Arial"/>
        </w:rPr>
        <w:t xml:space="preserve">the </w:t>
      </w:r>
      <w:r>
        <w:rPr>
          <w:rFonts w:ascii="Arial" w:hAnsi="Arial" w:cs="Arial"/>
        </w:rPr>
        <w:t>bicep curl?</w:t>
      </w:r>
    </w:p>
    <w:p w14:paraId="61085110" w14:textId="4227BAB2" w:rsidR="00F07FBB" w:rsidRDefault="00F07FBB" w:rsidP="00F07FBB">
      <w:pPr>
        <w:pStyle w:val="ListParagraph"/>
        <w:rPr>
          <w:rFonts w:ascii="Arial" w:hAnsi="Arial" w:cs="Arial"/>
        </w:rPr>
      </w:pPr>
    </w:p>
    <w:p w14:paraId="09321642" w14:textId="37E37E4B" w:rsidR="00F07FBB" w:rsidRDefault="00F07FBB" w:rsidP="006B1486">
      <w:pPr>
        <w:pStyle w:val="ListParagraph"/>
        <w:numPr>
          <w:ilvl w:val="1"/>
          <w:numId w:val="10"/>
        </w:numPr>
        <w:rPr>
          <w:rFonts w:ascii="Arial" w:hAnsi="Arial" w:cs="Arial"/>
        </w:rPr>
      </w:pPr>
      <w:r>
        <w:rPr>
          <w:rFonts w:ascii="Arial" w:hAnsi="Arial" w:cs="Arial"/>
        </w:rPr>
        <w:t>Extension</w:t>
      </w:r>
    </w:p>
    <w:p w14:paraId="69607CF0" w14:textId="28DDDBAF" w:rsidR="00F07FBB" w:rsidRDefault="00F07FBB" w:rsidP="006B1486">
      <w:pPr>
        <w:pStyle w:val="ListParagraph"/>
        <w:numPr>
          <w:ilvl w:val="1"/>
          <w:numId w:val="10"/>
        </w:numPr>
        <w:rPr>
          <w:rFonts w:ascii="Arial" w:hAnsi="Arial" w:cs="Arial"/>
        </w:rPr>
      </w:pPr>
      <w:r>
        <w:rPr>
          <w:rFonts w:ascii="Arial" w:hAnsi="Arial" w:cs="Arial"/>
        </w:rPr>
        <w:t>Rotation</w:t>
      </w:r>
    </w:p>
    <w:p w14:paraId="32A10541" w14:textId="547310AE" w:rsidR="00F07FBB" w:rsidRPr="00F07FBB" w:rsidRDefault="00F07FBB" w:rsidP="006B1486">
      <w:pPr>
        <w:pStyle w:val="ListParagraph"/>
        <w:numPr>
          <w:ilvl w:val="1"/>
          <w:numId w:val="10"/>
        </w:numPr>
        <w:rPr>
          <w:rFonts w:ascii="Arial" w:hAnsi="Arial" w:cs="Arial"/>
          <w:b/>
          <w:bCs/>
          <w:color w:val="FF0000"/>
        </w:rPr>
      </w:pPr>
      <w:r w:rsidRPr="00F07FBB">
        <w:rPr>
          <w:rFonts w:ascii="Arial" w:hAnsi="Arial" w:cs="Arial"/>
          <w:b/>
          <w:bCs/>
          <w:color w:val="FF0000"/>
        </w:rPr>
        <w:t>Flexion</w:t>
      </w:r>
    </w:p>
    <w:p w14:paraId="1912976C" w14:textId="66CB710F" w:rsidR="00F07FBB" w:rsidRDefault="00F07FBB" w:rsidP="006B1486">
      <w:pPr>
        <w:pStyle w:val="ListParagraph"/>
        <w:numPr>
          <w:ilvl w:val="1"/>
          <w:numId w:val="10"/>
        </w:numPr>
        <w:rPr>
          <w:rFonts w:ascii="Arial" w:hAnsi="Arial" w:cs="Arial"/>
        </w:rPr>
      </w:pPr>
      <w:r>
        <w:rPr>
          <w:rFonts w:ascii="Arial" w:hAnsi="Arial" w:cs="Arial"/>
        </w:rPr>
        <w:t>Abduction</w:t>
      </w:r>
    </w:p>
    <w:p w14:paraId="7918A967" w14:textId="1BD42B9A" w:rsidR="00F07FBB" w:rsidRDefault="00F07FBB" w:rsidP="00F07FBB">
      <w:pPr>
        <w:pStyle w:val="ListParagraph"/>
        <w:rPr>
          <w:rFonts w:ascii="Arial" w:hAnsi="Arial" w:cs="Arial"/>
        </w:rPr>
      </w:pPr>
    </w:p>
    <w:p w14:paraId="0C28C718" w14:textId="136A8CEF" w:rsidR="00F07FBB" w:rsidRDefault="00F07FBB" w:rsidP="00F07FBB">
      <w:pPr>
        <w:pStyle w:val="ListParagraph"/>
        <w:rPr>
          <w:rFonts w:ascii="Arial" w:hAnsi="Arial" w:cs="Arial"/>
        </w:rPr>
      </w:pPr>
    </w:p>
    <w:p w14:paraId="7755987D" w14:textId="1A77EB83" w:rsidR="00304BEA" w:rsidRDefault="00304BEA" w:rsidP="006B1486">
      <w:pPr>
        <w:pStyle w:val="ListParagraph"/>
        <w:numPr>
          <w:ilvl w:val="0"/>
          <w:numId w:val="10"/>
        </w:numPr>
        <w:rPr>
          <w:rFonts w:ascii="Arial" w:hAnsi="Arial" w:cs="Arial"/>
        </w:rPr>
      </w:pPr>
      <w:r>
        <w:rPr>
          <w:rFonts w:ascii="Arial" w:hAnsi="Arial" w:cs="Arial"/>
        </w:rPr>
        <w:t>Which of the following structures connect</w:t>
      </w:r>
      <w:r w:rsidR="00F07FBB">
        <w:rPr>
          <w:rFonts w:ascii="Arial" w:hAnsi="Arial" w:cs="Arial"/>
        </w:rPr>
        <w:t>s the</w:t>
      </w:r>
      <w:r>
        <w:rPr>
          <w:rFonts w:ascii="Arial" w:hAnsi="Arial" w:cs="Arial"/>
        </w:rPr>
        <w:t xml:space="preserve"> bones</w:t>
      </w:r>
      <w:r w:rsidR="007F05DA">
        <w:rPr>
          <w:rFonts w:ascii="Arial" w:hAnsi="Arial" w:cs="Arial"/>
        </w:rPr>
        <w:t xml:space="preserve"> </w:t>
      </w:r>
      <w:r w:rsidR="00F07FBB">
        <w:rPr>
          <w:rFonts w:ascii="Arial" w:hAnsi="Arial" w:cs="Arial"/>
        </w:rPr>
        <w:t xml:space="preserve">of the arm </w:t>
      </w:r>
      <w:r w:rsidR="007F05DA">
        <w:rPr>
          <w:rFonts w:ascii="Arial" w:hAnsi="Arial" w:cs="Arial"/>
        </w:rPr>
        <w:t>together</w:t>
      </w:r>
      <w:r>
        <w:rPr>
          <w:rFonts w:ascii="Arial" w:hAnsi="Arial" w:cs="Arial"/>
        </w:rPr>
        <w:t xml:space="preserve"> to </w:t>
      </w:r>
      <w:r w:rsidR="007F05DA">
        <w:rPr>
          <w:rFonts w:ascii="Arial" w:hAnsi="Arial" w:cs="Arial"/>
        </w:rPr>
        <w:t xml:space="preserve">help </w:t>
      </w:r>
      <w:r>
        <w:rPr>
          <w:rFonts w:ascii="Arial" w:hAnsi="Arial" w:cs="Arial"/>
        </w:rPr>
        <w:t xml:space="preserve">stabilise </w:t>
      </w:r>
      <w:r w:rsidR="00F07FBB">
        <w:rPr>
          <w:rFonts w:ascii="Arial" w:hAnsi="Arial" w:cs="Arial"/>
        </w:rPr>
        <w:t>the motion of the bicep curl</w:t>
      </w:r>
      <w:r>
        <w:rPr>
          <w:rFonts w:ascii="Arial" w:hAnsi="Arial" w:cs="Arial"/>
        </w:rPr>
        <w:t>?</w:t>
      </w:r>
    </w:p>
    <w:p w14:paraId="2AA14CC5" w14:textId="77777777" w:rsidR="00304BEA" w:rsidRDefault="00304BEA" w:rsidP="00304BEA">
      <w:pPr>
        <w:pStyle w:val="ListParagraph"/>
        <w:rPr>
          <w:rFonts w:ascii="Arial" w:hAnsi="Arial" w:cs="Arial"/>
        </w:rPr>
      </w:pPr>
    </w:p>
    <w:p w14:paraId="3DB6DC7A" w14:textId="22359D9E" w:rsidR="00304BEA" w:rsidRDefault="00304BEA" w:rsidP="006B1486">
      <w:pPr>
        <w:pStyle w:val="ListParagraph"/>
        <w:numPr>
          <w:ilvl w:val="1"/>
          <w:numId w:val="10"/>
        </w:numPr>
        <w:rPr>
          <w:rFonts w:ascii="Arial" w:hAnsi="Arial" w:cs="Arial"/>
        </w:rPr>
      </w:pPr>
      <w:r>
        <w:rPr>
          <w:rFonts w:ascii="Arial" w:hAnsi="Arial" w:cs="Arial"/>
        </w:rPr>
        <w:t>Tendons</w:t>
      </w:r>
    </w:p>
    <w:p w14:paraId="122A99C6" w14:textId="44CFFF72" w:rsidR="00304BEA" w:rsidRPr="00304BEA" w:rsidRDefault="00304BEA" w:rsidP="006B1486">
      <w:pPr>
        <w:pStyle w:val="ListParagraph"/>
        <w:numPr>
          <w:ilvl w:val="1"/>
          <w:numId w:val="10"/>
        </w:numPr>
        <w:rPr>
          <w:rFonts w:ascii="Arial" w:hAnsi="Arial" w:cs="Arial"/>
          <w:b/>
          <w:bCs/>
          <w:color w:val="FF0000"/>
        </w:rPr>
      </w:pPr>
      <w:r w:rsidRPr="00304BEA">
        <w:rPr>
          <w:rFonts w:ascii="Arial" w:hAnsi="Arial" w:cs="Arial"/>
          <w:b/>
          <w:bCs/>
          <w:color w:val="FF0000"/>
        </w:rPr>
        <w:t>Ligaments</w:t>
      </w:r>
    </w:p>
    <w:p w14:paraId="07769075" w14:textId="6DC5C3C6" w:rsidR="00304BEA" w:rsidRDefault="00304BEA" w:rsidP="006B1486">
      <w:pPr>
        <w:pStyle w:val="ListParagraph"/>
        <w:numPr>
          <w:ilvl w:val="1"/>
          <w:numId w:val="10"/>
        </w:numPr>
        <w:rPr>
          <w:rFonts w:ascii="Arial" w:hAnsi="Arial" w:cs="Arial"/>
        </w:rPr>
      </w:pPr>
      <w:r>
        <w:rPr>
          <w:rFonts w:ascii="Arial" w:hAnsi="Arial" w:cs="Arial"/>
        </w:rPr>
        <w:t>Insertions</w:t>
      </w:r>
    </w:p>
    <w:p w14:paraId="616CDB77" w14:textId="2F2333F2" w:rsidR="00F424DB" w:rsidRDefault="00304BEA" w:rsidP="006B1486">
      <w:pPr>
        <w:pStyle w:val="ListParagraph"/>
        <w:numPr>
          <w:ilvl w:val="1"/>
          <w:numId w:val="10"/>
        </w:numPr>
        <w:rPr>
          <w:rFonts w:ascii="Arial" w:hAnsi="Arial" w:cs="Arial"/>
        </w:rPr>
      </w:pPr>
      <w:r>
        <w:rPr>
          <w:rFonts w:ascii="Arial" w:hAnsi="Arial" w:cs="Arial"/>
        </w:rPr>
        <w:t>Joints</w:t>
      </w:r>
    </w:p>
    <w:p w14:paraId="748CA354" w14:textId="1BC78388" w:rsidR="00F424DB" w:rsidRDefault="00F424DB" w:rsidP="00F424DB">
      <w:pPr>
        <w:rPr>
          <w:rFonts w:ascii="Arial" w:hAnsi="Arial" w:cs="Arial"/>
        </w:rPr>
      </w:pPr>
    </w:p>
    <w:p w14:paraId="500DAD9B" w14:textId="3494A2B7" w:rsidR="00F424DB" w:rsidRDefault="00955714" w:rsidP="006B1486">
      <w:pPr>
        <w:pStyle w:val="ListParagraph"/>
        <w:numPr>
          <w:ilvl w:val="0"/>
          <w:numId w:val="10"/>
        </w:numPr>
        <w:rPr>
          <w:rFonts w:ascii="Arial" w:hAnsi="Arial" w:cs="Arial"/>
        </w:rPr>
      </w:pPr>
      <w:r>
        <w:rPr>
          <w:rFonts w:ascii="Arial" w:hAnsi="Arial" w:cs="Arial"/>
        </w:rPr>
        <w:t xml:space="preserve">As the bicep muscle contracts, the </w:t>
      </w:r>
      <w:proofErr w:type="spellStart"/>
      <w:r>
        <w:rPr>
          <w:rFonts w:ascii="Arial" w:hAnsi="Arial" w:cs="Arial"/>
        </w:rPr>
        <w:t>tricep</w:t>
      </w:r>
      <w:proofErr w:type="spellEnd"/>
      <w:r>
        <w:rPr>
          <w:rFonts w:ascii="Arial" w:hAnsi="Arial" w:cs="Arial"/>
        </w:rPr>
        <w:t xml:space="preserve"> muscle will relax. </w:t>
      </w:r>
      <w:r w:rsidR="00A44248">
        <w:rPr>
          <w:rFonts w:ascii="Arial" w:hAnsi="Arial" w:cs="Arial"/>
        </w:rPr>
        <w:t xml:space="preserve">These </w:t>
      </w:r>
      <w:r>
        <w:rPr>
          <w:rFonts w:ascii="Arial" w:hAnsi="Arial" w:cs="Arial"/>
        </w:rPr>
        <w:t>pair of muscles are referred to as</w:t>
      </w:r>
    </w:p>
    <w:p w14:paraId="7A13A7F3" w14:textId="77777777" w:rsidR="00955714" w:rsidRDefault="00955714" w:rsidP="00955714">
      <w:pPr>
        <w:pStyle w:val="ListParagraph"/>
        <w:rPr>
          <w:rFonts w:ascii="Arial" w:hAnsi="Arial" w:cs="Arial"/>
        </w:rPr>
      </w:pPr>
    </w:p>
    <w:p w14:paraId="1BD1DCA6" w14:textId="27CFDC55" w:rsidR="00955714" w:rsidRPr="00D516CF" w:rsidRDefault="00955714" w:rsidP="006B1486">
      <w:pPr>
        <w:pStyle w:val="ListParagraph"/>
        <w:numPr>
          <w:ilvl w:val="1"/>
          <w:numId w:val="10"/>
        </w:numPr>
        <w:rPr>
          <w:rFonts w:ascii="Arial" w:hAnsi="Arial" w:cs="Arial"/>
          <w:b/>
          <w:bCs/>
          <w:color w:val="FF0000"/>
        </w:rPr>
      </w:pPr>
      <w:r w:rsidRPr="00D516CF">
        <w:rPr>
          <w:rFonts w:ascii="Arial" w:hAnsi="Arial" w:cs="Arial"/>
          <w:b/>
          <w:bCs/>
          <w:color w:val="FF0000"/>
        </w:rPr>
        <w:t>antagonists.</w:t>
      </w:r>
    </w:p>
    <w:p w14:paraId="04D3DD9D" w14:textId="0E92C828" w:rsidR="00955714" w:rsidRDefault="00955714" w:rsidP="006B1486">
      <w:pPr>
        <w:pStyle w:val="ListParagraph"/>
        <w:numPr>
          <w:ilvl w:val="1"/>
          <w:numId w:val="10"/>
        </w:numPr>
        <w:rPr>
          <w:rFonts w:ascii="Arial" w:hAnsi="Arial" w:cs="Arial"/>
        </w:rPr>
      </w:pPr>
      <w:r>
        <w:rPr>
          <w:rFonts w:ascii="Arial" w:hAnsi="Arial" w:cs="Arial"/>
        </w:rPr>
        <w:t>agonists.</w:t>
      </w:r>
    </w:p>
    <w:p w14:paraId="30155A62" w14:textId="555F442A" w:rsidR="00955714" w:rsidRDefault="00955714" w:rsidP="006B1486">
      <w:pPr>
        <w:pStyle w:val="ListParagraph"/>
        <w:numPr>
          <w:ilvl w:val="1"/>
          <w:numId w:val="10"/>
        </w:numPr>
        <w:rPr>
          <w:rFonts w:ascii="Arial" w:hAnsi="Arial" w:cs="Arial"/>
        </w:rPr>
      </w:pPr>
      <w:r>
        <w:rPr>
          <w:rFonts w:ascii="Arial" w:hAnsi="Arial" w:cs="Arial"/>
        </w:rPr>
        <w:t>prime movers.</w:t>
      </w:r>
    </w:p>
    <w:p w14:paraId="42C6EC0E" w14:textId="3A842731" w:rsidR="00955714" w:rsidRDefault="00D516CF" w:rsidP="006B1486">
      <w:pPr>
        <w:pStyle w:val="ListParagraph"/>
        <w:numPr>
          <w:ilvl w:val="1"/>
          <w:numId w:val="10"/>
        </w:numPr>
        <w:rPr>
          <w:rFonts w:ascii="Arial" w:hAnsi="Arial" w:cs="Arial"/>
        </w:rPr>
      </w:pPr>
      <w:r>
        <w:rPr>
          <w:rFonts w:ascii="Arial" w:hAnsi="Arial" w:cs="Arial"/>
        </w:rPr>
        <w:t>extensors.</w:t>
      </w:r>
    </w:p>
    <w:p w14:paraId="7AE054B2" w14:textId="0B1E1EF6" w:rsidR="00D516CF" w:rsidRDefault="00D516CF" w:rsidP="00D516CF">
      <w:pPr>
        <w:pStyle w:val="ListParagraph"/>
        <w:ind w:left="1440"/>
        <w:rPr>
          <w:rFonts w:ascii="Arial" w:hAnsi="Arial" w:cs="Arial"/>
        </w:rPr>
      </w:pPr>
    </w:p>
    <w:p w14:paraId="1D96853B" w14:textId="77777777" w:rsidR="00D516CF" w:rsidRDefault="00D516CF" w:rsidP="00D516CF">
      <w:pPr>
        <w:pStyle w:val="ListParagraph"/>
        <w:ind w:left="1440"/>
        <w:rPr>
          <w:rFonts w:ascii="Arial" w:hAnsi="Arial" w:cs="Arial"/>
        </w:rPr>
      </w:pPr>
    </w:p>
    <w:p w14:paraId="0BA6DEC6" w14:textId="55F93705" w:rsidR="008F60FD" w:rsidRDefault="008F60FD" w:rsidP="006B1486">
      <w:pPr>
        <w:pStyle w:val="ListParagraph"/>
        <w:numPr>
          <w:ilvl w:val="0"/>
          <w:numId w:val="10"/>
        </w:numPr>
        <w:rPr>
          <w:rFonts w:ascii="Arial" w:hAnsi="Arial" w:cs="Arial"/>
        </w:rPr>
      </w:pPr>
      <w:r>
        <w:rPr>
          <w:rFonts w:ascii="Arial" w:hAnsi="Arial" w:cs="Arial"/>
        </w:rPr>
        <w:t>The two sets of convolutions in the nephron allows for</w:t>
      </w:r>
    </w:p>
    <w:p w14:paraId="54C09DA5" w14:textId="77777777" w:rsidR="008F60FD" w:rsidRDefault="008F60FD" w:rsidP="008F60FD">
      <w:pPr>
        <w:pStyle w:val="ListParagraph"/>
        <w:rPr>
          <w:rFonts w:ascii="Arial" w:hAnsi="Arial" w:cs="Arial"/>
        </w:rPr>
      </w:pPr>
    </w:p>
    <w:p w14:paraId="29D3298F" w14:textId="454B87E2" w:rsidR="008F60FD" w:rsidRDefault="008F60FD" w:rsidP="006B1486">
      <w:pPr>
        <w:pStyle w:val="ListParagraph"/>
        <w:numPr>
          <w:ilvl w:val="1"/>
          <w:numId w:val="10"/>
        </w:numPr>
        <w:rPr>
          <w:rFonts w:ascii="Arial" w:hAnsi="Arial" w:cs="Arial"/>
        </w:rPr>
      </w:pPr>
      <w:r>
        <w:rPr>
          <w:rFonts w:ascii="Arial" w:hAnsi="Arial" w:cs="Arial"/>
        </w:rPr>
        <w:t>decreased concentration gradients for better reabsorption.</w:t>
      </w:r>
    </w:p>
    <w:p w14:paraId="349868CC" w14:textId="54A9371A" w:rsidR="008F60FD" w:rsidRPr="008F60FD" w:rsidRDefault="008F60FD" w:rsidP="006B1486">
      <w:pPr>
        <w:pStyle w:val="ListParagraph"/>
        <w:numPr>
          <w:ilvl w:val="1"/>
          <w:numId w:val="10"/>
        </w:numPr>
        <w:rPr>
          <w:rFonts w:ascii="Arial" w:hAnsi="Arial" w:cs="Arial"/>
          <w:b/>
          <w:bCs/>
          <w:color w:val="FF0000"/>
        </w:rPr>
      </w:pPr>
      <w:r w:rsidRPr="008F60FD">
        <w:rPr>
          <w:rFonts w:ascii="Arial" w:hAnsi="Arial" w:cs="Arial"/>
          <w:b/>
          <w:bCs/>
          <w:color w:val="FF0000"/>
        </w:rPr>
        <w:t>an increase in surface area for reabsorption and secretion.</w:t>
      </w:r>
    </w:p>
    <w:p w14:paraId="5095CED7" w14:textId="4F55E096" w:rsidR="008F60FD" w:rsidRDefault="008F60FD" w:rsidP="006B1486">
      <w:pPr>
        <w:pStyle w:val="ListParagraph"/>
        <w:numPr>
          <w:ilvl w:val="1"/>
          <w:numId w:val="10"/>
        </w:numPr>
        <w:rPr>
          <w:rFonts w:ascii="Arial" w:hAnsi="Arial" w:cs="Arial"/>
        </w:rPr>
      </w:pPr>
      <w:r>
        <w:rPr>
          <w:rFonts w:ascii="Arial" w:hAnsi="Arial" w:cs="Arial"/>
        </w:rPr>
        <w:t>a rise in blood pressure for increased filtration.</w:t>
      </w:r>
    </w:p>
    <w:p w14:paraId="3155C9BE" w14:textId="1572090D" w:rsidR="000D04CD" w:rsidRPr="000D04CD" w:rsidRDefault="008F60FD" w:rsidP="006B1486">
      <w:pPr>
        <w:pStyle w:val="ListParagraph"/>
        <w:numPr>
          <w:ilvl w:val="1"/>
          <w:numId w:val="10"/>
        </w:numPr>
        <w:rPr>
          <w:rFonts w:ascii="Arial" w:hAnsi="Arial" w:cs="Arial"/>
        </w:rPr>
      </w:pPr>
      <w:r>
        <w:rPr>
          <w:rFonts w:ascii="Arial" w:hAnsi="Arial" w:cs="Arial"/>
        </w:rPr>
        <w:t>minimal loss of filtrate during urine production.</w:t>
      </w:r>
    </w:p>
    <w:p w14:paraId="03A9F207" w14:textId="29B6B09D" w:rsidR="00C90378" w:rsidRDefault="00C90378" w:rsidP="00C90378">
      <w:pPr>
        <w:pStyle w:val="ListParagraph"/>
        <w:ind w:left="1440"/>
        <w:rPr>
          <w:rFonts w:ascii="Arial" w:hAnsi="Arial" w:cs="Arial"/>
        </w:rPr>
      </w:pPr>
    </w:p>
    <w:p w14:paraId="60A2481B" w14:textId="77777777" w:rsidR="00C90378" w:rsidRDefault="00C90378" w:rsidP="00C90378">
      <w:pPr>
        <w:pStyle w:val="ListParagraph"/>
        <w:ind w:left="1440"/>
        <w:rPr>
          <w:rFonts w:ascii="Arial" w:hAnsi="Arial" w:cs="Arial"/>
        </w:rPr>
      </w:pPr>
    </w:p>
    <w:p w14:paraId="593EA3F2" w14:textId="77777777" w:rsidR="00AF4ACF" w:rsidRDefault="00AF4ACF" w:rsidP="006B1486">
      <w:pPr>
        <w:pStyle w:val="ListParagraph"/>
        <w:numPr>
          <w:ilvl w:val="0"/>
          <w:numId w:val="10"/>
        </w:numPr>
        <w:rPr>
          <w:rFonts w:ascii="Arial" w:hAnsi="Arial" w:cs="Arial"/>
        </w:rPr>
      </w:pPr>
      <w:r>
        <w:rPr>
          <w:rFonts w:ascii="Arial" w:hAnsi="Arial" w:cs="Arial"/>
        </w:rPr>
        <w:t xml:space="preserve">The function of the cilia found in the epithelial cells of the trachea is to help </w:t>
      </w:r>
      <w:proofErr w:type="gramStart"/>
      <w:r>
        <w:rPr>
          <w:rFonts w:ascii="Arial" w:hAnsi="Arial" w:cs="Arial"/>
        </w:rPr>
        <w:t>move</w:t>
      </w:r>
      <w:proofErr w:type="gramEnd"/>
    </w:p>
    <w:p w14:paraId="532463E3" w14:textId="77777777" w:rsidR="00AF4ACF" w:rsidRDefault="00AF4ACF" w:rsidP="00AF4ACF">
      <w:pPr>
        <w:pStyle w:val="ListParagraph"/>
        <w:rPr>
          <w:rFonts w:ascii="Arial" w:hAnsi="Arial" w:cs="Arial"/>
        </w:rPr>
      </w:pPr>
    </w:p>
    <w:p w14:paraId="3618E7AA" w14:textId="77777777" w:rsidR="00AF4ACF" w:rsidRPr="00B21A1C" w:rsidRDefault="00AF4ACF" w:rsidP="006B1486">
      <w:pPr>
        <w:pStyle w:val="ListParagraph"/>
        <w:numPr>
          <w:ilvl w:val="1"/>
          <w:numId w:val="10"/>
        </w:numPr>
        <w:rPr>
          <w:rFonts w:ascii="Arial" w:hAnsi="Arial" w:cs="Arial"/>
          <w:b/>
          <w:bCs/>
          <w:color w:val="FF0000"/>
        </w:rPr>
      </w:pPr>
      <w:r w:rsidRPr="00B21A1C">
        <w:rPr>
          <w:rFonts w:ascii="Arial" w:hAnsi="Arial" w:cs="Arial"/>
          <w:b/>
          <w:bCs/>
          <w:color w:val="FF0000"/>
        </w:rPr>
        <w:t>mucus and debris out of the lungs.</w:t>
      </w:r>
    </w:p>
    <w:p w14:paraId="747C2352" w14:textId="77777777" w:rsidR="00AF4ACF" w:rsidRDefault="00AF4ACF" w:rsidP="006B1486">
      <w:pPr>
        <w:pStyle w:val="ListParagraph"/>
        <w:numPr>
          <w:ilvl w:val="1"/>
          <w:numId w:val="10"/>
        </w:numPr>
        <w:rPr>
          <w:rFonts w:ascii="Arial" w:hAnsi="Arial" w:cs="Arial"/>
        </w:rPr>
      </w:pPr>
      <w:r>
        <w:rPr>
          <w:rFonts w:ascii="Arial" w:hAnsi="Arial" w:cs="Arial"/>
        </w:rPr>
        <w:t>air into the bronchioles.</w:t>
      </w:r>
    </w:p>
    <w:p w14:paraId="5963F454" w14:textId="77777777" w:rsidR="00AF4ACF" w:rsidRDefault="00AF4ACF" w:rsidP="006B1486">
      <w:pPr>
        <w:pStyle w:val="ListParagraph"/>
        <w:numPr>
          <w:ilvl w:val="1"/>
          <w:numId w:val="10"/>
        </w:numPr>
        <w:rPr>
          <w:rFonts w:ascii="Arial" w:hAnsi="Arial" w:cs="Arial"/>
        </w:rPr>
      </w:pPr>
      <w:r>
        <w:rPr>
          <w:rFonts w:ascii="Arial" w:hAnsi="Arial" w:cs="Arial"/>
        </w:rPr>
        <w:t>mucus into the lower respiratory tracts.</w:t>
      </w:r>
    </w:p>
    <w:p w14:paraId="6AA117F3" w14:textId="77777777" w:rsidR="00AF4ACF" w:rsidRPr="00B21A1C" w:rsidRDefault="00AF4ACF" w:rsidP="006B1486">
      <w:pPr>
        <w:pStyle w:val="ListParagraph"/>
        <w:numPr>
          <w:ilvl w:val="1"/>
          <w:numId w:val="10"/>
        </w:numPr>
        <w:rPr>
          <w:rFonts w:ascii="Arial" w:hAnsi="Arial" w:cs="Arial"/>
        </w:rPr>
      </w:pPr>
      <w:r>
        <w:rPr>
          <w:rFonts w:ascii="Arial" w:hAnsi="Arial" w:cs="Arial"/>
        </w:rPr>
        <w:t>air out of the mouth and nose.</w:t>
      </w:r>
    </w:p>
    <w:p w14:paraId="3EB15793" w14:textId="7C0EEBB3" w:rsidR="00EA12DB" w:rsidRDefault="00707BD4" w:rsidP="00DA125B">
      <w:pPr>
        <w:spacing w:after="0"/>
        <w:rPr>
          <w:rFonts w:ascii="Arial" w:hAnsi="Arial" w:cs="Arial"/>
        </w:rPr>
      </w:pPr>
      <w:r>
        <w:rPr>
          <w:rFonts w:ascii="Arial" w:hAnsi="Arial" w:cs="Arial"/>
        </w:rPr>
        <w:lastRenderedPageBreak/>
        <w:t>Question</w:t>
      </w:r>
      <w:r w:rsidR="00AF4ACF">
        <w:rPr>
          <w:rFonts w:ascii="Arial" w:hAnsi="Arial" w:cs="Arial"/>
        </w:rPr>
        <w:t xml:space="preserve"> 10</w:t>
      </w:r>
      <w:r>
        <w:rPr>
          <w:rFonts w:ascii="Arial" w:hAnsi="Arial" w:cs="Arial"/>
        </w:rPr>
        <w:t xml:space="preserve"> refer</w:t>
      </w:r>
      <w:r w:rsidR="00271C2C">
        <w:rPr>
          <w:rFonts w:ascii="Arial" w:hAnsi="Arial" w:cs="Arial"/>
        </w:rPr>
        <w:t>s</w:t>
      </w:r>
      <w:r>
        <w:rPr>
          <w:rFonts w:ascii="Arial" w:hAnsi="Arial" w:cs="Arial"/>
        </w:rPr>
        <w:t xml:space="preserve"> to the following graph</w:t>
      </w:r>
      <w:r w:rsidR="006504BE">
        <w:rPr>
          <w:rFonts w:ascii="Arial" w:hAnsi="Arial" w:cs="Arial"/>
        </w:rPr>
        <w:t xml:space="preserve"> showing the activity of an enzyme over a range of temperatures.</w:t>
      </w:r>
    </w:p>
    <w:p w14:paraId="2CBCE5E7" w14:textId="65CC9712" w:rsidR="00707BD4" w:rsidRPr="00707BD4" w:rsidRDefault="00707BD4" w:rsidP="00707BD4">
      <w:pPr>
        <w:jc w:val="center"/>
        <w:rPr>
          <w:rFonts w:ascii="Arial" w:hAnsi="Arial" w:cs="Arial"/>
        </w:rPr>
      </w:pPr>
      <w:r>
        <w:rPr>
          <w:noProof/>
          <w:lang w:eastAsia="en-AU"/>
        </w:rPr>
        <w:drawing>
          <wp:inline distT="0" distB="0" distL="0" distR="0" wp14:anchorId="74CC8AAB" wp14:editId="65F0A8FF">
            <wp:extent cx="2845100" cy="2233930"/>
            <wp:effectExtent l="0" t="0" r="0" b="0"/>
            <wp:docPr id="32" name="Picture 32" descr="https://upload.wikimedia.org/wikipedia/commons/6/66/Enzyme-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6/66/Enzyme-tempera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0455" cy="2245986"/>
                    </a:xfrm>
                    <a:prstGeom prst="rect">
                      <a:avLst/>
                    </a:prstGeom>
                    <a:noFill/>
                    <a:ln>
                      <a:noFill/>
                    </a:ln>
                  </pic:spPr>
                </pic:pic>
              </a:graphicData>
            </a:graphic>
          </wp:inline>
        </w:drawing>
      </w:r>
    </w:p>
    <w:p w14:paraId="06D6850B" w14:textId="1DDC5DE0" w:rsidR="00707BD4" w:rsidRDefault="001842A4" w:rsidP="006B1486">
      <w:pPr>
        <w:pStyle w:val="ListParagraph"/>
        <w:numPr>
          <w:ilvl w:val="0"/>
          <w:numId w:val="10"/>
        </w:numPr>
        <w:rPr>
          <w:rFonts w:ascii="Arial" w:hAnsi="Arial" w:cs="Arial"/>
        </w:rPr>
      </w:pPr>
      <w:r w:rsidRPr="001842A4">
        <w:rPr>
          <w:rFonts w:ascii="Arial" w:hAnsi="Arial" w:cs="Arial"/>
        </w:rPr>
        <w:t>Which of the following</w:t>
      </w:r>
      <w:r w:rsidR="00707BD4" w:rsidRPr="001842A4">
        <w:rPr>
          <w:rFonts w:ascii="Arial" w:hAnsi="Arial" w:cs="Arial"/>
        </w:rPr>
        <w:t xml:space="preserve"> </w:t>
      </w:r>
      <w:r w:rsidRPr="001842A4">
        <w:rPr>
          <w:rFonts w:ascii="Arial" w:hAnsi="Arial" w:cs="Arial"/>
        </w:rPr>
        <w:t>explains the</w:t>
      </w:r>
      <w:r>
        <w:rPr>
          <w:rFonts w:ascii="Arial" w:hAnsi="Arial" w:cs="Arial"/>
        </w:rPr>
        <w:t xml:space="preserve"> reduction in enzyme activity in the</w:t>
      </w:r>
      <w:r w:rsidRPr="001842A4">
        <w:rPr>
          <w:rFonts w:ascii="Arial" w:hAnsi="Arial" w:cs="Arial"/>
        </w:rPr>
        <w:t xml:space="preserve"> graph shown above?</w:t>
      </w:r>
    </w:p>
    <w:p w14:paraId="316EAA87" w14:textId="77777777" w:rsidR="001842A4" w:rsidRPr="001842A4" w:rsidRDefault="001842A4" w:rsidP="001842A4">
      <w:pPr>
        <w:pStyle w:val="ListParagraph"/>
        <w:rPr>
          <w:rFonts w:ascii="Arial" w:hAnsi="Arial" w:cs="Arial"/>
        </w:rPr>
      </w:pPr>
    </w:p>
    <w:p w14:paraId="42F8E87A" w14:textId="38B3AD78" w:rsidR="00707BD4" w:rsidRDefault="00707BD4" w:rsidP="006B1486">
      <w:pPr>
        <w:pStyle w:val="ListParagraph"/>
        <w:numPr>
          <w:ilvl w:val="1"/>
          <w:numId w:val="10"/>
        </w:numPr>
        <w:rPr>
          <w:rFonts w:ascii="Arial" w:hAnsi="Arial" w:cs="Arial"/>
        </w:rPr>
      </w:pPr>
      <w:r>
        <w:rPr>
          <w:rFonts w:ascii="Arial" w:hAnsi="Arial" w:cs="Arial"/>
        </w:rPr>
        <w:t xml:space="preserve">Action of inhibitors </w:t>
      </w:r>
      <w:proofErr w:type="gramStart"/>
      <w:r w:rsidR="001842A4">
        <w:rPr>
          <w:rFonts w:ascii="Arial" w:hAnsi="Arial" w:cs="Arial"/>
        </w:rPr>
        <w:t>increases</w:t>
      </w:r>
      <w:proofErr w:type="gramEnd"/>
    </w:p>
    <w:p w14:paraId="49F646C0" w14:textId="47C94FD5" w:rsidR="00707BD4" w:rsidRDefault="001842A4" w:rsidP="006B1486">
      <w:pPr>
        <w:pStyle w:val="ListParagraph"/>
        <w:numPr>
          <w:ilvl w:val="1"/>
          <w:numId w:val="10"/>
        </w:numPr>
        <w:rPr>
          <w:rFonts w:ascii="Arial" w:hAnsi="Arial" w:cs="Arial"/>
        </w:rPr>
      </w:pPr>
      <w:r>
        <w:rPr>
          <w:rFonts w:ascii="Arial" w:hAnsi="Arial" w:cs="Arial"/>
        </w:rPr>
        <w:t>S</w:t>
      </w:r>
      <w:r w:rsidR="00707BD4">
        <w:rPr>
          <w:rFonts w:ascii="Arial" w:hAnsi="Arial" w:cs="Arial"/>
        </w:rPr>
        <w:t>ubstrates beg</w:t>
      </w:r>
      <w:r>
        <w:rPr>
          <w:rFonts w:ascii="Arial" w:hAnsi="Arial" w:cs="Arial"/>
        </w:rPr>
        <w:t xml:space="preserve">in to break </w:t>
      </w:r>
      <w:proofErr w:type="gramStart"/>
      <w:r>
        <w:rPr>
          <w:rFonts w:ascii="Arial" w:hAnsi="Arial" w:cs="Arial"/>
        </w:rPr>
        <w:t>down</w:t>
      </w:r>
      <w:proofErr w:type="gramEnd"/>
      <w:r>
        <w:rPr>
          <w:rFonts w:ascii="Arial" w:hAnsi="Arial" w:cs="Arial"/>
        </w:rPr>
        <w:t xml:space="preserve"> </w:t>
      </w:r>
    </w:p>
    <w:p w14:paraId="6E9286B3" w14:textId="207E01DC" w:rsidR="00707BD4" w:rsidRPr="00707BD4" w:rsidRDefault="001842A4" w:rsidP="006B1486">
      <w:pPr>
        <w:pStyle w:val="ListParagraph"/>
        <w:numPr>
          <w:ilvl w:val="1"/>
          <w:numId w:val="10"/>
        </w:numPr>
        <w:rPr>
          <w:rFonts w:ascii="Arial" w:hAnsi="Arial" w:cs="Arial"/>
          <w:b/>
          <w:bCs/>
          <w:color w:val="FF0000"/>
        </w:rPr>
      </w:pPr>
      <w:r>
        <w:rPr>
          <w:rFonts w:ascii="Arial" w:hAnsi="Arial" w:cs="Arial"/>
          <w:b/>
          <w:bCs/>
          <w:color w:val="FF0000"/>
        </w:rPr>
        <w:t>A</w:t>
      </w:r>
      <w:r w:rsidR="00707BD4" w:rsidRPr="00707BD4">
        <w:rPr>
          <w:rFonts w:ascii="Arial" w:hAnsi="Arial" w:cs="Arial"/>
          <w:b/>
          <w:bCs/>
          <w:color w:val="FF0000"/>
        </w:rPr>
        <w:t>ctive site changes shape</w:t>
      </w:r>
    </w:p>
    <w:p w14:paraId="415D2BE9" w14:textId="7B5C528F" w:rsidR="00707BD4" w:rsidRDefault="001842A4" w:rsidP="006B1486">
      <w:pPr>
        <w:pStyle w:val="ListParagraph"/>
        <w:numPr>
          <w:ilvl w:val="1"/>
          <w:numId w:val="10"/>
        </w:numPr>
        <w:rPr>
          <w:rFonts w:ascii="Arial" w:hAnsi="Arial" w:cs="Arial"/>
        </w:rPr>
      </w:pPr>
      <w:r>
        <w:rPr>
          <w:rFonts w:ascii="Arial" w:hAnsi="Arial" w:cs="Arial"/>
        </w:rPr>
        <w:t xml:space="preserve">Product concentration </w:t>
      </w:r>
      <w:proofErr w:type="gramStart"/>
      <w:r>
        <w:rPr>
          <w:rFonts w:ascii="Arial" w:hAnsi="Arial" w:cs="Arial"/>
        </w:rPr>
        <w:t>increase</w:t>
      </w:r>
      <w:r w:rsidR="00EA3681">
        <w:rPr>
          <w:rFonts w:ascii="Arial" w:hAnsi="Arial" w:cs="Arial"/>
        </w:rPr>
        <w:t>s</w:t>
      </w:r>
      <w:proofErr w:type="gramEnd"/>
    </w:p>
    <w:p w14:paraId="1FD837A1" w14:textId="44DAE2BF" w:rsidR="00B21A1C" w:rsidRDefault="00B21A1C" w:rsidP="00B21A1C">
      <w:pPr>
        <w:pStyle w:val="ListParagraph"/>
        <w:ind w:left="1440"/>
        <w:rPr>
          <w:rFonts w:ascii="Arial" w:hAnsi="Arial" w:cs="Arial"/>
        </w:rPr>
      </w:pPr>
    </w:p>
    <w:p w14:paraId="1C398943" w14:textId="77777777" w:rsidR="00B21A1C" w:rsidRDefault="00B21A1C" w:rsidP="00B21A1C">
      <w:pPr>
        <w:pStyle w:val="ListParagraph"/>
        <w:ind w:left="1440"/>
        <w:rPr>
          <w:rFonts w:ascii="Arial" w:hAnsi="Arial" w:cs="Arial"/>
        </w:rPr>
      </w:pPr>
    </w:p>
    <w:p w14:paraId="68D39A23" w14:textId="77777777" w:rsidR="00B21A1C" w:rsidRDefault="00B21A1C" w:rsidP="006B1486">
      <w:pPr>
        <w:pStyle w:val="ListParagraph"/>
        <w:numPr>
          <w:ilvl w:val="0"/>
          <w:numId w:val="10"/>
        </w:numPr>
        <w:rPr>
          <w:rFonts w:ascii="Arial" w:hAnsi="Arial" w:cs="Arial"/>
        </w:rPr>
      </w:pPr>
      <w:r>
        <w:rPr>
          <w:rFonts w:ascii="Arial" w:hAnsi="Arial" w:cs="Arial"/>
        </w:rPr>
        <w:t xml:space="preserve">During a scientific investigation, several trials are run. Which of the following is the </w:t>
      </w:r>
      <w:r w:rsidRPr="0080730D">
        <w:rPr>
          <w:rFonts w:ascii="Arial" w:hAnsi="Arial" w:cs="Arial"/>
          <w:b/>
          <w:bCs/>
        </w:rPr>
        <w:t>best</w:t>
      </w:r>
      <w:r>
        <w:rPr>
          <w:rFonts w:ascii="Arial" w:hAnsi="Arial" w:cs="Arial"/>
        </w:rPr>
        <w:t xml:space="preserve"> reason to explain this?</w:t>
      </w:r>
    </w:p>
    <w:p w14:paraId="18CD0CE1" w14:textId="77777777" w:rsidR="00B21A1C" w:rsidRDefault="00B21A1C" w:rsidP="00B21A1C">
      <w:pPr>
        <w:pStyle w:val="ListParagraph"/>
        <w:rPr>
          <w:rFonts w:ascii="Arial" w:hAnsi="Arial" w:cs="Arial"/>
        </w:rPr>
      </w:pPr>
    </w:p>
    <w:p w14:paraId="0D73D741" w14:textId="77777777" w:rsidR="00B21A1C" w:rsidRDefault="00B21A1C" w:rsidP="006B1486">
      <w:pPr>
        <w:pStyle w:val="ListParagraph"/>
        <w:numPr>
          <w:ilvl w:val="1"/>
          <w:numId w:val="10"/>
        </w:numPr>
        <w:rPr>
          <w:rFonts w:ascii="Arial" w:hAnsi="Arial" w:cs="Arial"/>
        </w:rPr>
      </w:pPr>
      <w:r>
        <w:rPr>
          <w:rFonts w:ascii="Arial" w:hAnsi="Arial" w:cs="Arial"/>
        </w:rPr>
        <w:t xml:space="preserve">Increase </w:t>
      </w:r>
      <w:proofErr w:type="gramStart"/>
      <w:r>
        <w:rPr>
          <w:rFonts w:ascii="Arial" w:hAnsi="Arial" w:cs="Arial"/>
        </w:rPr>
        <w:t>validity</w:t>
      </w:r>
      <w:proofErr w:type="gramEnd"/>
    </w:p>
    <w:p w14:paraId="30157EFA" w14:textId="77777777" w:rsidR="00B21A1C" w:rsidRPr="0080730D" w:rsidRDefault="00B21A1C" w:rsidP="006B1486">
      <w:pPr>
        <w:pStyle w:val="ListParagraph"/>
        <w:numPr>
          <w:ilvl w:val="1"/>
          <w:numId w:val="10"/>
        </w:numPr>
        <w:rPr>
          <w:rFonts w:ascii="Arial" w:hAnsi="Arial" w:cs="Arial"/>
          <w:b/>
          <w:bCs/>
          <w:color w:val="FF0000"/>
        </w:rPr>
      </w:pPr>
      <w:r w:rsidRPr="0080730D">
        <w:rPr>
          <w:rFonts w:ascii="Arial" w:hAnsi="Arial" w:cs="Arial"/>
          <w:b/>
          <w:bCs/>
          <w:color w:val="FF0000"/>
        </w:rPr>
        <w:t xml:space="preserve">Reduce effect of random </w:t>
      </w:r>
      <w:proofErr w:type="gramStart"/>
      <w:r w:rsidRPr="0080730D">
        <w:rPr>
          <w:rFonts w:ascii="Arial" w:hAnsi="Arial" w:cs="Arial"/>
          <w:b/>
          <w:bCs/>
          <w:color w:val="FF0000"/>
        </w:rPr>
        <w:t>errors</w:t>
      </w:r>
      <w:proofErr w:type="gramEnd"/>
    </w:p>
    <w:p w14:paraId="43B516A9" w14:textId="77777777" w:rsidR="00B21A1C" w:rsidRDefault="00B21A1C" w:rsidP="006B1486">
      <w:pPr>
        <w:pStyle w:val="ListParagraph"/>
        <w:numPr>
          <w:ilvl w:val="1"/>
          <w:numId w:val="10"/>
        </w:numPr>
        <w:rPr>
          <w:rFonts w:ascii="Arial" w:hAnsi="Arial" w:cs="Arial"/>
        </w:rPr>
      </w:pPr>
      <w:r>
        <w:rPr>
          <w:rFonts w:ascii="Arial" w:hAnsi="Arial" w:cs="Arial"/>
        </w:rPr>
        <w:t>For the scientist to improve their skills</w:t>
      </w:r>
    </w:p>
    <w:p w14:paraId="15332312" w14:textId="77777777" w:rsidR="00B21A1C" w:rsidRDefault="00B21A1C" w:rsidP="006B1486">
      <w:pPr>
        <w:pStyle w:val="ListParagraph"/>
        <w:numPr>
          <w:ilvl w:val="1"/>
          <w:numId w:val="10"/>
        </w:numPr>
        <w:spacing w:after="0"/>
        <w:rPr>
          <w:rFonts w:ascii="Arial" w:hAnsi="Arial" w:cs="Arial"/>
        </w:rPr>
      </w:pPr>
      <w:r>
        <w:rPr>
          <w:rFonts w:ascii="Arial" w:hAnsi="Arial" w:cs="Arial"/>
        </w:rPr>
        <w:t xml:space="preserve">Increase </w:t>
      </w:r>
      <w:proofErr w:type="gramStart"/>
      <w:r>
        <w:rPr>
          <w:rFonts w:ascii="Arial" w:hAnsi="Arial" w:cs="Arial"/>
        </w:rPr>
        <w:t>accuracy</w:t>
      </w:r>
      <w:proofErr w:type="gramEnd"/>
    </w:p>
    <w:p w14:paraId="64F3676D" w14:textId="0C953834" w:rsidR="00B21A1C" w:rsidRDefault="00B21A1C" w:rsidP="002122AD">
      <w:pPr>
        <w:spacing w:after="0"/>
        <w:rPr>
          <w:rFonts w:ascii="Arial" w:hAnsi="Arial" w:cs="Arial"/>
        </w:rPr>
      </w:pPr>
    </w:p>
    <w:p w14:paraId="5399EDBE" w14:textId="77777777" w:rsidR="002122AD" w:rsidRDefault="002122AD" w:rsidP="002122AD">
      <w:pPr>
        <w:spacing w:after="0"/>
        <w:rPr>
          <w:rFonts w:ascii="Arial" w:hAnsi="Arial" w:cs="Arial"/>
        </w:rPr>
      </w:pPr>
    </w:p>
    <w:p w14:paraId="6AEB257B" w14:textId="63752CD5" w:rsidR="002122AD" w:rsidRDefault="002122AD" w:rsidP="006B1486">
      <w:pPr>
        <w:pStyle w:val="ListParagraph"/>
        <w:numPr>
          <w:ilvl w:val="0"/>
          <w:numId w:val="10"/>
        </w:numPr>
        <w:spacing w:after="0"/>
        <w:rPr>
          <w:rFonts w:ascii="Arial" w:hAnsi="Arial" w:cs="Arial"/>
        </w:rPr>
      </w:pPr>
      <w:r>
        <w:rPr>
          <w:rFonts w:ascii="Arial" w:hAnsi="Arial" w:cs="Arial"/>
        </w:rPr>
        <w:t xml:space="preserve">Which of the following is </w:t>
      </w:r>
      <w:r w:rsidRPr="0061488B">
        <w:rPr>
          <w:rFonts w:ascii="Arial" w:hAnsi="Arial" w:cs="Arial"/>
          <w:b/>
          <w:bCs/>
        </w:rPr>
        <w:t>not</w:t>
      </w:r>
      <w:r>
        <w:rPr>
          <w:rFonts w:ascii="Arial" w:hAnsi="Arial" w:cs="Arial"/>
        </w:rPr>
        <w:t xml:space="preserve"> an example of an appendicular bone?</w:t>
      </w:r>
    </w:p>
    <w:p w14:paraId="5A09D40C" w14:textId="77777777" w:rsidR="002122AD" w:rsidRDefault="002122AD" w:rsidP="002122AD">
      <w:pPr>
        <w:pStyle w:val="ListParagraph"/>
        <w:spacing w:after="0"/>
        <w:rPr>
          <w:rFonts w:ascii="Arial" w:hAnsi="Arial" w:cs="Arial"/>
        </w:rPr>
      </w:pPr>
    </w:p>
    <w:p w14:paraId="4618ADA5" w14:textId="1A3A4A42" w:rsidR="002122AD" w:rsidRDefault="00AF4ACF" w:rsidP="006B1486">
      <w:pPr>
        <w:pStyle w:val="ListParagraph"/>
        <w:numPr>
          <w:ilvl w:val="1"/>
          <w:numId w:val="10"/>
        </w:numPr>
        <w:spacing w:after="0"/>
        <w:rPr>
          <w:rFonts w:ascii="Arial" w:hAnsi="Arial" w:cs="Arial"/>
        </w:rPr>
      </w:pPr>
      <w:proofErr w:type="spellStart"/>
      <w:r>
        <w:rPr>
          <w:rFonts w:ascii="Arial" w:hAnsi="Arial" w:cs="Arial"/>
        </w:rPr>
        <w:t>Humerus</w:t>
      </w:r>
      <w:proofErr w:type="spellEnd"/>
    </w:p>
    <w:p w14:paraId="3BCA7240" w14:textId="5CE9273E" w:rsidR="002122AD" w:rsidRDefault="00AF4ACF" w:rsidP="006B1486">
      <w:pPr>
        <w:pStyle w:val="ListParagraph"/>
        <w:numPr>
          <w:ilvl w:val="1"/>
          <w:numId w:val="10"/>
        </w:numPr>
        <w:spacing w:after="0"/>
        <w:rPr>
          <w:rFonts w:ascii="Arial" w:hAnsi="Arial" w:cs="Arial"/>
        </w:rPr>
      </w:pPr>
      <w:r>
        <w:rPr>
          <w:rFonts w:ascii="Arial" w:hAnsi="Arial" w:cs="Arial"/>
        </w:rPr>
        <w:t>Fibula</w:t>
      </w:r>
    </w:p>
    <w:p w14:paraId="608DDCE3" w14:textId="77777777" w:rsidR="002122AD" w:rsidRPr="00E2420B" w:rsidRDefault="002122AD" w:rsidP="006B1486">
      <w:pPr>
        <w:pStyle w:val="ListParagraph"/>
        <w:numPr>
          <w:ilvl w:val="1"/>
          <w:numId w:val="10"/>
        </w:numPr>
        <w:spacing w:after="0"/>
        <w:rPr>
          <w:rFonts w:ascii="Arial" w:hAnsi="Arial" w:cs="Arial"/>
          <w:b/>
          <w:bCs/>
          <w:color w:val="FF0000"/>
        </w:rPr>
      </w:pPr>
      <w:r>
        <w:rPr>
          <w:rFonts w:ascii="Arial" w:hAnsi="Arial" w:cs="Arial"/>
          <w:b/>
          <w:bCs/>
          <w:color w:val="FF0000"/>
        </w:rPr>
        <w:t>V</w:t>
      </w:r>
      <w:r w:rsidRPr="00E2420B">
        <w:rPr>
          <w:rFonts w:ascii="Arial" w:hAnsi="Arial" w:cs="Arial"/>
          <w:b/>
          <w:bCs/>
          <w:color w:val="FF0000"/>
        </w:rPr>
        <w:t>ertebrae</w:t>
      </w:r>
    </w:p>
    <w:p w14:paraId="3D5FCFED" w14:textId="77777777" w:rsidR="002122AD" w:rsidRDefault="002122AD" w:rsidP="006B1486">
      <w:pPr>
        <w:pStyle w:val="ListParagraph"/>
        <w:numPr>
          <w:ilvl w:val="1"/>
          <w:numId w:val="10"/>
        </w:numPr>
        <w:spacing w:after="0"/>
        <w:rPr>
          <w:rFonts w:ascii="Arial" w:hAnsi="Arial" w:cs="Arial"/>
        </w:rPr>
      </w:pPr>
      <w:r>
        <w:rPr>
          <w:rFonts w:ascii="Arial" w:hAnsi="Arial" w:cs="Arial"/>
        </w:rPr>
        <w:t>Pelvis</w:t>
      </w:r>
    </w:p>
    <w:p w14:paraId="1709B82C" w14:textId="3995C606" w:rsidR="002122AD" w:rsidRDefault="002122AD" w:rsidP="00AF4ACF">
      <w:pPr>
        <w:spacing w:after="0"/>
        <w:rPr>
          <w:rFonts w:ascii="Arial" w:hAnsi="Arial" w:cs="Arial"/>
        </w:rPr>
      </w:pPr>
    </w:p>
    <w:p w14:paraId="41DA9B23" w14:textId="7A7E6813" w:rsidR="00AF4ACF" w:rsidRDefault="00AF4ACF" w:rsidP="00AF4ACF">
      <w:pPr>
        <w:spacing w:after="0"/>
        <w:rPr>
          <w:rFonts w:ascii="Arial" w:hAnsi="Arial" w:cs="Arial"/>
        </w:rPr>
      </w:pPr>
    </w:p>
    <w:p w14:paraId="3F603A5C" w14:textId="77777777" w:rsidR="00AF4ACF" w:rsidRDefault="00AF4ACF" w:rsidP="006B1486">
      <w:pPr>
        <w:pStyle w:val="ListParagraph"/>
        <w:numPr>
          <w:ilvl w:val="0"/>
          <w:numId w:val="10"/>
        </w:numPr>
        <w:rPr>
          <w:rFonts w:ascii="Arial" w:hAnsi="Arial" w:cs="Arial"/>
        </w:rPr>
      </w:pPr>
      <w:r>
        <w:rPr>
          <w:rFonts w:ascii="Arial" w:hAnsi="Arial" w:cs="Arial"/>
        </w:rPr>
        <w:t>A typical pair of adult human lungs contains 480 million alveoli. The reason for this high number is to</w:t>
      </w:r>
    </w:p>
    <w:p w14:paraId="69ABB7F5" w14:textId="77777777" w:rsidR="00AF4ACF" w:rsidRDefault="00AF4ACF" w:rsidP="00AF4ACF">
      <w:pPr>
        <w:pStyle w:val="ListParagraph"/>
        <w:rPr>
          <w:rFonts w:ascii="Arial" w:hAnsi="Arial" w:cs="Arial"/>
        </w:rPr>
      </w:pPr>
    </w:p>
    <w:p w14:paraId="7BBD185A" w14:textId="77777777" w:rsidR="00AF4ACF" w:rsidRPr="00F91CAA" w:rsidRDefault="00AF4ACF" w:rsidP="006B1486">
      <w:pPr>
        <w:pStyle w:val="ListParagraph"/>
        <w:numPr>
          <w:ilvl w:val="1"/>
          <w:numId w:val="10"/>
        </w:numPr>
        <w:rPr>
          <w:rFonts w:ascii="Arial" w:hAnsi="Arial" w:cs="Arial"/>
          <w:b/>
          <w:bCs/>
          <w:color w:val="FF0000"/>
        </w:rPr>
      </w:pPr>
      <w:r w:rsidRPr="00F91CAA">
        <w:rPr>
          <w:rFonts w:ascii="Arial" w:hAnsi="Arial" w:cs="Arial"/>
          <w:b/>
          <w:bCs/>
          <w:color w:val="FF0000"/>
        </w:rPr>
        <w:t>increas</w:t>
      </w:r>
      <w:r>
        <w:rPr>
          <w:rFonts w:ascii="Arial" w:hAnsi="Arial" w:cs="Arial"/>
          <w:b/>
          <w:bCs/>
          <w:color w:val="FF0000"/>
        </w:rPr>
        <w:t>e</w:t>
      </w:r>
      <w:r w:rsidRPr="00F91CAA">
        <w:rPr>
          <w:rFonts w:ascii="Arial" w:hAnsi="Arial" w:cs="Arial"/>
          <w:b/>
          <w:bCs/>
          <w:color w:val="FF0000"/>
        </w:rPr>
        <w:t xml:space="preserve"> surface area for gas exchange.</w:t>
      </w:r>
    </w:p>
    <w:p w14:paraId="205C398C" w14:textId="77777777" w:rsidR="00AF4ACF" w:rsidRDefault="00AF4ACF" w:rsidP="006B1486">
      <w:pPr>
        <w:pStyle w:val="ListParagraph"/>
        <w:numPr>
          <w:ilvl w:val="1"/>
          <w:numId w:val="10"/>
        </w:numPr>
        <w:rPr>
          <w:rFonts w:ascii="Arial" w:hAnsi="Arial" w:cs="Arial"/>
        </w:rPr>
      </w:pPr>
      <w:r>
        <w:rPr>
          <w:rFonts w:ascii="Arial" w:hAnsi="Arial" w:cs="Arial"/>
        </w:rPr>
        <w:t>increase the number of muscles to breath.</w:t>
      </w:r>
    </w:p>
    <w:p w14:paraId="0D186549" w14:textId="77777777" w:rsidR="00AF4ACF" w:rsidRDefault="00AF4ACF" w:rsidP="006B1486">
      <w:pPr>
        <w:pStyle w:val="ListParagraph"/>
        <w:numPr>
          <w:ilvl w:val="1"/>
          <w:numId w:val="10"/>
        </w:numPr>
        <w:rPr>
          <w:rFonts w:ascii="Arial" w:hAnsi="Arial" w:cs="Arial"/>
        </w:rPr>
      </w:pPr>
      <w:r>
        <w:rPr>
          <w:rFonts w:ascii="Arial" w:hAnsi="Arial" w:cs="Arial"/>
        </w:rPr>
        <w:t>maintain the shape and keep the lungs inflated.</w:t>
      </w:r>
    </w:p>
    <w:p w14:paraId="7BF2688C" w14:textId="77777777" w:rsidR="00AF4ACF" w:rsidRDefault="00AF4ACF" w:rsidP="006B1486">
      <w:pPr>
        <w:pStyle w:val="ListParagraph"/>
        <w:numPr>
          <w:ilvl w:val="1"/>
          <w:numId w:val="10"/>
        </w:numPr>
        <w:rPr>
          <w:rFonts w:ascii="Arial" w:hAnsi="Arial" w:cs="Arial"/>
        </w:rPr>
      </w:pPr>
      <w:r>
        <w:rPr>
          <w:rFonts w:ascii="Arial" w:hAnsi="Arial" w:cs="Arial"/>
        </w:rPr>
        <w:t>decrease pressure allowing air to be inspired.</w:t>
      </w:r>
    </w:p>
    <w:p w14:paraId="5E6BA35A" w14:textId="626696AC" w:rsidR="00AF4ACF" w:rsidRDefault="00AF4ACF" w:rsidP="00AF4ACF">
      <w:pPr>
        <w:spacing w:after="0"/>
        <w:rPr>
          <w:rFonts w:ascii="Arial" w:hAnsi="Arial" w:cs="Arial"/>
        </w:rPr>
      </w:pPr>
    </w:p>
    <w:p w14:paraId="14AF42AB" w14:textId="229D491A" w:rsidR="00AF4ACF" w:rsidRDefault="00AF4ACF" w:rsidP="00AF4ACF">
      <w:pPr>
        <w:spacing w:after="0"/>
        <w:rPr>
          <w:rFonts w:ascii="Arial" w:hAnsi="Arial" w:cs="Arial"/>
        </w:rPr>
      </w:pPr>
    </w:p>
    <w:p w14:paraId="2D5982B1" w14:textId="52B664A2" w:rsidR="00AF4ACF" w:rsidRDefault="00AF4ACF" w:rsidP="006B1486">
      <w:pPr>
        <w:pStyle w:val="ListParagraph"/>
        <w:numPr>
          <w:ilvl w:val="0"/>
          <w:numId w:val="10"/>
        </w:numPr>
        <w:spacing w:after="0"/>
        <w:rPr>
          <w:rFonts w:ascii="Arial" w:hAnsi="Arial" w:cs="Arial"/>
        </w:rPr>
      </w:pPr>
      <w:r>
        <w:rPr>
          <w:rFonts w:ascii="Arial" w:hAnsi="Arial" w:cs="Arial"/>
        </w:rPr>
        <w:lastRenderedPageBreak/>
        <w:t>Familial hypercholester</w:t>
      </w:r>
      <w:r w:rsidR="00D9281F">
        <w:rPr>
          <w:rFonts w:ascii="Arial" w:hAnsi="Arial" w:cs="Arial"/>
        </w:rPr>
        <w:t>ol</w:t>
      </w:r>
      <w:r>
        <w:rPr>
          <w:rFonts w:ascii="Arial" w:hAnsi="Arial" w:cs="Arial"/>
        </w:rPr>
        <w:t xml:space="preserve">emia results from the failure of specific receptors on the cell membrane. The receptors allow low-density lipoproteins to be engulfed and ultimately lowers blood cholesterol levels. Patients suffering this genetic disorder are at risk of cardiovascular disease. The movement of these lipoproteins into the cells is </w:t>
      </w:r>
      <w:r w:rsidRPr="0080730D">
        <w:rPr>
          <w:rFonts w:ascii="Arial" w:hAnsi="Arial" w:cs="Arial"/>
          <w:b/>
          <w:bCs/>
        </w:rPr>
        <w:t>best</w:t>
      </w:r>
      <w:r>
        <w:rPr>
          <w:rFonts w:ascii="Arial" w:hAnsi="Arial" w:cs="Arial"/>
        </w:rPr>
        <w:t xml:space="preserve"> known as</w:t>
      </w:r>
    </w:p>
    <w:p w14:paraId="5DF79B90" w14:textId="77777777" w:rsidR="00AF4ACF" w:rsidRDefault="00AF4ACF" w:rsidP="00AF4ACF">
      <w:pPr>
        <w:pStyle w:val="ListParagraph"/>
        <w:rPr>
          <w:rFonts w:ascii="Arial" w:hAnsi="Arial" w:cs="Arial"/>
        </w:rPr>
      </w:pPr>
    </w:p>
    <w:p w14:paraId="7F17C64A" w14:textId="77777777" w:rsidR="00AF4ACF" w:rsidRDefault="00AF4ACF" w:rsidP="006B1486">
      <w:pPr>
        <w:pStyle w:val="ListParagraph"/>
        <w:numPr>
          <w:ilvl w:val="1"/>
          <w:numId w:val="10"/>
        </w:numPr>
        <w:rPr>
          <w:rFonts w:ascii="Arial" w:hAnsi="Arial" w:cs="Arial"/>
        </w:rPr>
      </w:pPr>
      <w:r>
        <w:rPr>
          <w:rFonts w:ascii="Arial" w:hAnsi="Arial" w:cs="Arial"/>
        </w:rPr>
        <w:t>facilitated transport.</w:t>
      </w:r>
    </w:p>
    <w:p w14:paraId="4E1F0310" w14:textId="77777777" w:rsidR="00AF4ACF" w:rsidRDefault="00AF4ACF" w:rsidP="006B1486">
      <w:pPr>
        <w:pStyle w:val="ListParagraph"/>
        <w:numPr>
          <w:ilvl w:val="1"/>
          <w:numId w:val="10"/>
        </w:numPr>
        <w:rPr>
          <w:rFonts w:ascii="Arial" w:hAnsi="Arial" w:cs="Arial"/>
        </w:rPr>
      </w:pPr>
      <w:r>
        <w:rPr>
          <w:rFonts w:ascii="Arial" w:hAnsi="Arial" w:cs="Arial"/>
        </w:rPr>
        <w:t>exocytosis.</w:t>
      </w:r>
    </w:p>
    <w:p w14:paraId="16C55229" w14:textId="77777777" w:rsidR="00AF4ACF" w:rsidRDefault="00AF4ACF" w:rsidP="006B1486">
      <w:pPr>
        <w:pStyle w:val="ListParagraph"/>
        <w:numPr>
          <w:ilvl w:val="1"/>
          <w:numId w:val="10"/>
        </w:numPr>
        <w:rPr>
          <w:rFonts w:ascii="Arial" w:hAnsi="Arial" w:cs="Arial"/>
        </w:rPr>
      </w:pPr>
      <w:r>
        <w:rPr>
          <w:rFonts w:ascii="Arial" w:hAnsi="Arial" w:cs="Arial"/>
        </w:rPr>
        <w:t>active transport.</w:t>
      </w:r>
    </w:p>
    <w:p w14:paraId="2AED9E1A" w14:textId="77777777" w:rsidR="00AF4ACF" w:rsidRDefault="00AF4ACF" w:rsidP="006B1486">
      <w:pPr>
        <w:pStyle w:val="ListParagraph"/>
        <w:numPr>
          <w:ilvl w:val="1"/>
          <w:numId w:val="10"/>
        </w:numPr>
        <w:spacing w:after="0"/>
        <w:rPr>
          <w:rFonts w:ascii="Arial" w:hAnsi="Arial" w:cs="Arial"/>
          <w:b/>
          <w:bCs/>
          <w:color w:val="FF0000"/>
        </w:rPr>
      </w:pPr>
      <w:r w:rsidRPr="007F39E6">
        <w:rPr>
          <w:rFonts w:ascii="Arial" w:hAnsi="Arial" w:cs="Arial"/>
          <w:b/>
          <w:bCs/>
          <w:color w:val="FF0000"/>
        </w:rPr>
        <w:t>endocytosis.</w:t>
      </w:r>
    </w:p>
    <w:p w14:paraId="5FB769D7" w14:textId="6B006FEF" w:rsidR="00AF4ACF" w:rsidRDefault="00AF4ACF" w:rsidP="00AF4ACF">
      <w:pPr>
        <w:spacing w:after="0"/>
        <w:rPr>
          <w:rFonts w:ascii="Arial" w:hAnsi="Arial" w:cs="Arial"/>
        </w:rPr>
      </w:pPr>
    </w:p>
    <w:p w14:paraId="0AD324B4" w14:textId="77777777" w:rsidR="00AF4ACF" w:rsidRDefault="00AF4ACF" w:rsidP="00AF4ACF">
      <w:pPr>
        <w:spacing w:after="0"/>
        <w:rPr>
          <w:rFonts w:ascii="Arial" w:hAnsi="Arial" w:cs="Arial"/>
        </w:rPr>
      </w:pPr>
    </w:p>
    <w:p w14:paraId="5B4ADAF4" w14:textId="3ED5B91E" w:rsidR="00271C2C" w:rsidRDefault="00271C2C" w:rsidP="00AF4ACF">
      <w:pPr>
        <w:spacing w:after="0"/>
        <w:rPr>
          <w:rFonts w:ascii="Arial" w:hAnsi="Arial" w:cs="Arial"/>
        </w:rPr>
      </w:pPr>
      <w:r>
        <w:rPr>
          <w:rFonts w:ascii="Arial" w:hAnsi="Arial" w:cs="Arial"/>
        </w:rPr>
        <w:t>Question 1</w:t>
      </w:r>
      <w:r w:rsidR="00AF4ACF">
        <w:rPr>
          <w:rFonts w:ascii="Arial" w:hAnsi="Arial" w:cs="Arial"/>
        </w:rPr>
        <w:t>5</w:t>
      </w:r>
      <w:r>
        <w:rPr>
          <w:rFonts w:ascii="Arial" w:hAnsi="Arial" w:cs="Arial"/>
        </w:rPr>
        <w:t xml:space="preserve"> refer</w:t>
      </w:r>
      <w:r w:rsidR="00FD1114">
        <w:rPr>
          <w:rFonts w:ascii="Arial" w:hAnsi="Arial" w:cs="Arial"/>
        </w:rPr>
        <w:t>s</w:t>
      </w:r>
      <w:r>
        <w:rPr>
          <w:rFonts w:ascii="Arial" w:hAnsi="Arial" w:cs="Arial"/>
        </w:rPr>
        <w:t xml:space="preserve"> to the diagram </w:t>
      </w:r>
      <w:r w:rsidR="00AF4ACF">
        <w:rPr>
          <w:rFonts w:ascii="Arial" w:hAnsi="Arial" w:cs="Arial"/>
        </w:rPr>
        <w:t xml:space="preserve">below </w:t>
      </w:r>
      <w:r>
        <w:rPr>
          <w:rFonts w:ascii="Arial" w:hAnsi="Arial" w:cs="Arial"/>
        </w:rPr>
        <w:t>of a human skull.</w:t>
      </w:r>
    </w:p>
    <w:p w14:paraId="282B7AC8" w14:textId="77777777" w:rsidR="00AF4ACF" w:rsidRDefault="00AF4ACF" w:rsidP="00AF4ACF">
      <w:pPr>
        <w:spacing w:after="0"/>
        <w:rPr>
          <w:rFonts w:ascii="Arial" w:hAnsi="Arial" w:cs="Arial"/>
        </w:rPr>
      </w:pPr>
    </w:p>
    <w:p w14:paraId="51ECB337" w14:textId="57846C6F" w:rsidR="00271C2C" w:rsidRPr="00271C2C" w:rsidRDefault="00271C2C" w:rsidP="00271C2C">
      <w:pPr>
        <w:jc w:val="center"/>
        <w:rPr>
          <w:rFonts w:ascii="Arial" w:hAnsi="Arial" w:cs="Arial"/>
        </w:rPr>
      </w:pPr>
      <w:r>
        <w:rPr>
          <w:noProof/>
        </w:rPr>
        <w:drawing>
          <wp:inline distT="0" distB="0" distL="0" distR="0" wp14:anchorId="07D09307" wp14:editId="5814958B">
            <wp:extent cx="1828758" cy="1657350"/>
            <wp:effectExtent l="0" t="0" r="0" b="0"/>
            <wp:docPr id="33" name="Picture 3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undefin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3689" cy="1670881"/>
                    </a:xfrm>
                    <a:prstGeom prst="rect">
                      <a:avLst/>
                    </a:prstGeom>
                    <a:noFill/>
                    <a:ln>
                      <a:noFill/>
                    </a:ln>
                  </pic:spPr>
                </pic:pic>
              </a:graphicData>
            </a:graphic>
          </wp:inline>
        </w:drawing>
      </w:r>
    </w:p>
    <w:p w14:paraId="2B53B17D" w14:textId="46CF073C" w:rsidR="00271C2C" w:rsidRDefault="00271C2C" w:rsidP="006B1486">
      <w:pPr>
        <w:pStyle w:val="ListParagraph"/>
        <w:numPr>
          <w:ilvl w:val="0"/>
          <w:numId w:val="10"/>
        </w:numPr>
        <w:rPr>
          <w:rFonts w:ascii="Arial" w:hAnsi="Arial" w:cs="Arial"/>
        </w:rPr>
      </w:pPr>
      <w:r>
        <w:rPr>
          <w:rFonts w:ascii="Arial" w:hAnsi="Arial" w:cs="Arial"/>
        </w:rPr>
        <w:t xml:space="preserve">The </w:t>
      </w:r>
      <w:r w:rsidR="00AF4ACF">
        <w:rPr>
          <w:rFonts w:ascii="Arial" w:hAnsi="Arial" w:cs="Arial"/>
        </w:rPr>
        <w:t xml:space="preserve">irregular </w:t>
      </w:r>
      <w:r>
        <w:rPr>
          <w:rFonts w:ascii="Arial" w:hAnsi="Arial" w:cs="Arial"/>
        </w:rPr>
        <w:t>lines o</w:t>
      </w:r>
      <w:r w:rsidR="00AF4ACF">
        <w:rPr>
          <w:rFonts w:ascii="Arial" w:hAnsi="Arial" w:cs="Arial"/>
        </w:rPr>
        <w:t>n</w:t>
      </w:r>
      <w:r>
        <w:rPr>
          <w:rFonts w:ascii="Arial" w:hAnsi="Arial" w:cs="Arial"/>
        </w:rPr>
        <w:t xml:space="preserve"> the skull </w:t>
      </w:r>
      <w:r w:rsidR="006504BE">
        <w:rPr>
          <w:rFonts w:ascii="Arial" w:hAnsi="Arial" w:cs="Arial"/>
        </w:rPr>
        <w:t>indicate</w:t>
      </w:r>
      <w:r>
        <w:rPr>
          <w:rFonts w:ascii="Arial" w:hAnsi="Arial" w:cs="Arial"/>
        </w:rPr>
        <w:t xml:space="preserve"> where </w:t>
      </w:r>
      <w:r w:rsidR="006504BE">
        <w:rPr>
          <w:rFonts w:ascii="Arial" w:hAnsi="Arial" w:cs="Arial"/>
        </w:rPr>
        <w:t>d</w:t>
      </w:r>
      <w:r>
        <w:rPr>
          <w:rFonts w:ascii="Arial" w:hAnsi="Arial" w:cs="Arial"/>
        </w:rPr>
        <w:t>ifferent bones join. What is the name given to th</w:t>
      </w:r>
      <w:r w:rsidR="00AF4ACF">
        <w:rPr>
          <w:rFonts w:ascii="Arial" w:hAnsi="Arial" w:cs="Arial"/>
        </w:rPr>
        <w:t>is</w:t>
      </w:r>
      <w:r>
        <w:rPr>
          <w:rFonts w:ascii="Arial" w:hAnsi="Arial" w:cs="Arial"/>
        </w:rPr>
        <w:t xml:space="preserve"> type of joint</w:t>
      </w:r>
      <w:r w:rsidR="006504BE">
        <w:rPr>
          <w:rFonts w:ascii="Arial" w:hAnsi="Arial" w:cs="Arial"/>
        </w:rPr>
        <w:t xml:space="preserve"> found in the skull</w:t>
      </w:r>
      <w:r>
        <w:rPr>
          <w:rFonts w:ascii="Arial" w:hAnsi="Arial" w:cs="Arial"/>
        </w:rPr>
        <w:t>?</w:t>
      </w:r>
    </w:p>
    <w:p w14:paraId="275FB4D6" w14:textId="5499CCD4" w:rsidR="00B839A4" w:rsidRDefault="00271C2C" w:rsidP="00271C2C">
      <w:pPr>
        <w:pStyle w:val="ListParagraph"/>
        <w:rPr>
          <w:rFonts w:ascii="Arial" w:hAnsi="Arial" w:cs="Arial"/>
        </w:rPr>
      </w:pPr>
      <w:r>
        <w:rPr>
          <w:rFonts w:ascii="Arial" w:hAnsi="Arial" w:cs="Arial"/>
        </w:rPr>
        <w:t xml:space="preserve"> </w:t>
      </w:r>
    </w:p>
    <w:p w14:paraId="1734D962" w14:textId="4FD4A59E" w:rsidR="00B839A4" w:rsidRDefault="00271C2C" w:rsidP="006B1486">
      <w:pPr>
        <w:pStyle w:val="ListParagraph"/>
        <w:numPr>
          <w:ilvl w:val="1"/>
          <w:numId w:val="10"/>
        </w:numPr>
        <w:rPr>
          <w:rFonts w:ascii="Arial" w:hAnsi="Arial" w:cs="Arial"/>
        </w:rPr>
      </w:pPr>
      <w:r>
        <w:rPr>
          <w:rFonts w:ascii="Arial" w:hAnsi="Arial" w:cs="Arial"/>
        </w:rPr>
        <w:t>Synovial</w:t>
      </w:r>
    </w:p>
    <w:p w14:paraId="2BE2892C" w14:textId="7BD868D7" w:rsidR="00271C2C" w:rsidRPr="00053CDD" w:rsidRDefault="00271C2C" w:rsidP="006B1486">
      <w:pPr>
        <w:pStyle w:val="ListParagraph"/>
        <w:numPr>
          <w:ilvl w:val="1"/>
          <w:numId w:val="10"/>
        </w:numPr>
        <w:rPr>
          <w:rFonts w:ascii="Arial" w:hAnsi="Arial" w:cs="Arial"/>
          <w:b/>
          <w:bCs/>
          <w:color w:val="FF0000"/>
        </w:rPr>
      </w:pPr>
      <w:r w:rsidRPr="00053CDD">
        <w:rPr>
          <w:rFonts w:ascii="Arial" w:hAnsi="Arial" w:cs="Arial"/>
          <w:b/>
          <w:bCs/>
          <w:color w:val="FF0000"/>
        </w:rPr>
        <w:t>Fibrous</w:t>
      </w:r>
    </w:p>
    <w:p w14:paraId="383AF06C" w14:textId="17B581E0" w:rsidR="00271C2C" w:rsidRDefault="00271C2C" w:rsidP="006B1486">
      <w:pPr>
        <w:pStyle w:val="ListParagraph"/>
        <w:numPr>
          <w:ilvl w:val="1"/>
          <w:numId w:val="10"/>
        </w:numPr>
        <w:rPr>
          <w:rFonts w:ascii="Arial" w:hAnsi="Arial" w:cs="Arial"/>
        </w:rPr>
      </w:pPr>
      <w:r>
        <w:rPr>
          <w:rFonts w:ascii="Arial" w:hAnsi="Arial" w:cs="Arial"/>
        </w:rPr>
        <w:t>Cartilaginous</w:t>
      </w:r>
    </w:p>
    <w:p w14:paraId="294421A1" w14:textId="17152C23" w:rsidR="00053CDD" w:rsidRDefault="00053CDD" w:rsidP="006B1486">
      <w:pPr>
        <w:pStyle w:val="ListParagraph"/>
        <w:numPr>
          <w:ilvl w:val="1"/>
          <w:numId w:val="10"/>
        </w:numPr>
        <w:rPr>
          <w:rFonts w:ascii="Arial" w:hAnsi="Arial" w:cs="Arial"/>
        </w:rPr>
      </w:pPr>
      <w:r>
        <w:rPr>
          <w:rFonts w:ascii="Arial" w:hAnsi="Arial" w:cs="Arial"/>
        </w:rPr>
        <w:t>Plate</w:t>
      </w:r>
    </w:p>
    <w:p w14:paraId="224AFB4E" w14:textId="3197A8D8" w:rsidR="00FD1114" w:rsidRDefault="00FD1114" w:rsidP="00FD1114">
      <w:pPr>
        <w:pStyle w:val="ListParagraph"/>
        <w:ind w:left="1440"/>
        <w:rPr>
          <w:rFonts w:ascii="Arial" w:hAnsi="Arial" w:cs="Arial"/>
        </w:rPr>
      </w:pPr>
    </w:p>
    <w:p w14:paraId="73F91B63" w14:textId="77777777" w:rsidR="00C12996" w:rsidRDefault="00C12996" w:rsidP="00C12996">
      <w:pPr>
        <w:pStyle w:val="ListParagraph"/>
        <w:spacing w:after="0"/>
        <w:ind w:left="1440"/>
        <w:rPr>
          <w:rFonts w:ascii="Arial" w:hAnsi="Arial" w:cs="Arial"/>
          <w:b/>
          <w:bCs/>
          <w:color w:val="FF0000"/>
        </w:rPr>
      </w:pPr>
    </w:p>
    <w:p w14:paraId="69319970" w14:textId="552A732B" w:rsidR="00C747FD" w:rsidRDefault="00C747FD" w:rsidP="00C12996">
      <w:pPr>
        <w:spacing w:after="0"/>
        <w:rPr>
          <w:rFonts w:ascii="Arial" w:hAnsi="Arial" w:cs="Arial"/>
        </w:rPr>
      </w:pPr>
      <w:r>
        <w:rPr>
          <w:rFonts w:ascii="Arial" w:hAnsi="Arial" w:cs="Arial"/>
        </w:rPr>
        <w:t>Question 1</w:t>
      </w:r>
      <w:r w:rsidR="003812BA">
        <w:rPr>
          <w:rFonts w:ascii="Arial" w:hAnsi="Arial" w:cs="Arial"/>
        </w:rPr>
        <w:t>6</w:t>
      </w:r>
      <w:r>
        <w:rPr>
          <w:rFonts w:ascii="Arial" w:hAnsi="Arial" w:cs="Arial"/>
        </w:rPr>
        <w:t xml:space="preserve"> refers to the diagram below that sho</w:t>
      </w:r>
      <w:r w:rsidR="00C12996">
        <w:rPr>
          <w:rFonts w:ascii="Arial" w:hAnsi="Arial" w:cs="Arial"/>
        </w:rPr>
        <w:t>w</w:t>
      </w:r>
      <w:r>
        <w:rPr>
          <w:rFonts w:ascii="Arial" w:hAnsi="Arial" w:cs="Arial"/>
        </w:rPr>
        <w:t>s a sample of epithelial tissue.</w:t>
      </w:r>
    </w:p>
    <w:p w14:paraId="46877DD2" w14:textId="77777777" w:rsidR="00C12996" w:rsidRDefault="00C12996" w:rsidP="00C12996">
      <w:pPr>
        <w:spacing w:after="0"/>
        <w:rPr>
          <w:rFonts w:ascii="Arial" w:hAnsi="Arial" w:cs="Arial"/>
        </w:rPr>
      </w:pPr>
    </w:p>
    <w:p w14:paraId="10D7937A" w14:textId="394164F8" w:rsidR="00C747FD" w:rsidRPr="00C747FD" w:rsidRDefault="00C747FD" w:rsidP="00C747FD">
      <w:pPr>
        <w:jc w:val="center"/>
        <w:rPr>
          <w:rFonts w:ascii="Arial" w:hAnsi="Arial" w:cs="Arial"/>
        </w:rPr>
      </w:pPr>
      <w:r>
        <w:rPr>
          <w:rFonts w:ascii="Arial" w:hAnsi="Arial" w:cs="Arial"/>
          <w:noProof/>
          <w:lang w:eastAsia="en-AU"/>
        </w:rPr>
        <w:drawing>
          <wp:inline distT="0" distB="0" distL="0" distR="0" wp14:anchorId="1CCB5A09" wp14:editId="594F440D">
            <wp:extent cx="2767121" cy="8318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7497"/>
                    <a:stretch/>
                  </pic:blipFill>
                  <pic:spPr bwMode="auto">
                    <a:xfrm>
                      <a:off x="0" y="0"/>
                      <a:ext cx="2829995" cy="850751"/>
                    </a:xfrm>
                    <a:prstGeom prst="rect">
                      <a:avLst/>
                    </a:prstGeom>
                    <a:noFill/>
                    <a:ln>
                      <a:noFill/>
                    </a:ln>
                    <a:extLst>
                      <a:ext uri="{53640926-AAD7-44D8-BBD7-CCE9431645EC}">
                        <a14:shadowObscured xmlns:a14="http://schemas.microsoft.com/office/drawing/2010/main"/>
                      </a:ext>
                    </a:extLst>
                  </pic:spPr>
                </pic:pic>
              </a:graphicData>
            </a:graphic>
          </wp:inline>
        </w:drawing>
      </w:r>
    </w:p>
    <w:p w14:paraId="5433C589" w14:textId="4B5069BC" w:rsidR="0080730D" w:rsidRDefault="00C747FD" w:rsidP="006B1486">
      <w:pPr>
        <w:pStyle w:val="ListParagraph"/>
        <w:numPr>
          <w:ilvl w:val="0"/>
          <w:numId w:val="10"/>
        </w:numPr>
        <w:rPr>
          <w:rFonts w:ascii="Arial" w:hAnsi="Arial" w:cs="Arial"/>
        </w:rPr>
      </w:pPr>
      <w:r>
        <w:rPr>
          <w:rFonts w:ascii="Arial" w:hAnsi="Arial" w:cs="Arial"/>
        </w:rPr>
        <w:t>In which of the following structures would you expect to find this type of epithelial tissue?</w:t>
      </w:r>
    </w:p>
    <w:p w14:paraId="66F52AD6" w14:textId="77777777" w:rsidR="00C747FD" w:rsidRDefault="00C747FD" w:rsidP="00C747FD">
      <w:pPr>
        <w:pStyle w:val="ListParagraph"/>
        <w:rPr>
          <w:rFonts w:ascii="Arial" w:hAnsi="Arial" w:cs="Arial"/>
        </w:rPr>
      </w:pPr>
    </w:p>
    <w:p w14:paraId="6711804B" w14:textId="469A658E" w:rsidR="00C747FD" w:rsidRDefault="00C747FD" w:rsidP="006B1486">
      <w:pPr>
        <w:pStyle w:val="ListParagraph"/>
        <w:numPr>
          <w:ilvl w:val="1"/>
          <w:numId w:val="10"/>
        </w:numPr>
        <w:rPr>
          <w:rFonts w:ascii="Arial" w:hAnsi="Arial" w:cs="Arial"/>
        </w:rPr>
      </w:pPr>
      <w:r>
        <w:rPr>
          <w:rFonts w:ascii="Arial" w:hAnsi="Arial" w:cs="Arial"/>
        </w:rPr>
        <w:t>Oesophagus, to protect from abrasion</w:t>
      </w:r>
      <w:r w:rsidR="0061488B">
        <w:rPr>
          <w:rFonts w:ascii="Arial" w:hAnsi="Arial" w:cs="Arial"/>
        </w:rPr>
        <w:t>s whilst</w:t>
      </w:r>
      <w:r>
        <w:rPr>
          <w:rFonts w:ascii="Arial" w:hAnsi="Arial" w:cs="Arial"/>
        </w:rPr>
        <w:t xml:space="preserve"> </w:t>
      </w:r>
      <w:proofErr w:type="gramStart"/>
      <w:r>
        <w:rPr>
          <w:rFonts w:ascii="Arial" w:hAnsi="Arial" w:cs="Arial"/>
        </w:rPr>
        <w:t>breathing</w:t>
      </w:r>
      <w:proofErr w:type="gramEnd"/>
    </w:p>
    <w:p w14:paraId="0E3B1C61" w14:textId="009CD74E" w:rsidR="00C747FD" w:rsidRDefault="00C747FD" w:rsidP="006B1486">
      <w:pPr>
        <w:pStyle w:val="ListParagraph"/>
        <w:numPr>
          <w:ilvl w:val="1"/>
          <w:numId w:val="10"/>
        </w:numPr>
        <w:rPr>
          <w:rFonts w:ascii="Arial" w:hAnsi="Arial" w:cs="Arial"/>
        </w:rPr>
      </w:pPr>
      <w:r>
        <w:rPr>
          <w:rFonts w:ascii="Arial" w:hAnsi="Arial" w:cs="Arial"/>
        </w:rPr>
        <w:t xml:space="preserve">Urethra, to allow for expansion during </w:t>
      </w:r>
      <w:proofErr w:type="gramStart"/>
      <w:r>
        <w:rPr>
          <w:rFonts w:ascii="Arial" w:hAnsi="Arial" w:cs="Arial"/>
        </w:rPr>
        <w:t>excretion</w:t>
      </w:r>
      <w:proofErr w:type="gramEnd"/>
    </w:p>
    <w:p w14:paraId="58746468" w14:textId="31DAED9F" w:rsidR="00C747FD" w:rsidRDefault="00C747FD" w:rsidP="006B1486">
      <w:pPr>
        <w:pStyle w:val="ListParagraph"/>
        <w:numPr>
          <w:ilvl w:val="1"/>
          <w:numId w:val="10"/>
        </w:numPr>
        <w:rPr>
          <w:rFonts w:ascii="Arial" w:hAnsi="Arial" w:cs="Arial"/>
        </w:rPr>
      </w:pPr>
      <w:r>
        <w:rPr>
          <w:rFonts w:ascii="Arial" w:hAnsi="Arial" w:cs="Arial"/>
        </w:rPr>
        <w:t xml:space="preserve">Distal convoluted tubule, allowing for secretion and </w:t>
      </w:r>
      <w:proofErr w:type="gramStart"/>
      <w:r>
        <w:rPr>
          <w:rFonts w:ascii="Arial" w:hAnsi="Arial" w:cs="Arial"/>
        </w:rPr>
        <w:t>absorption</w:t>
      </w:r>
      <w:proofErr w:type="gramEnd"/>
    </w:p>
    <w:p w14:paraId="36DAC4CE" w14:textId="30C0A0F0" w:rsidR="00C747FD" w:rsidRPr="00C747FD" w:rsidRDefault="00C747FD" w:rsidP="006B1486">
      <w:pPr>
        <w:pStyle w:val="ListParagraph"/>
        <w:numPr>
          <w:ilvl w:val="1"/>
          <w:numId w:val="10"/>
        </w:numPr>
        <w:rPr>
          <w:rFonts w:ascii="Arial" w:hAnsi="Arial" w:cs="Arial"/>
          <w:b/>
          <w:bCs/>
          <w:color w:val="FF0000"/>
        </w:rPr>
      </w:pPr>
      <w:r w:rsidRPr="00C747FD">
        <w:rPr>
          <w:rFonts w:ascii="Arial" w:hAnsi="Arial" w:cs="Arial"/>
          <w:b/>
          <w:bCs/>
          <w:color w:val="FF0000"/>
        </w:rPr>
        <w:t xml:space="preserve">Lymphatic vessels, to allow materials to pass via </w:t>
      </w:r>
      <w:proofErr w:type="gramStart"/>
      <w:r w:rsidRPr="00C747FD">
        <w:rPr>
          <w:rFonts w:ascii="Arial" w:hAnsi="Arial" w:cs="Arial"/>
          <w:b/>
          <w:bCs/>
          <w:color w:val="FF0000"/>
        </w:rPr>
        <w:t>diffusion</w:t>
      </w:r>
      <w:proofErr w:type="gramEnd"/>
    </w:p>
    <w:p w14:paraId="6343D16D" w14:textId="77777777" w:rsidR="00B92C35" w:rsidRDefault="00B92C35" w:rsidP="00B92C35">
      <w:pPr>
        <w:pStyle w:val="ListParagraph"/>
        <w:ind w:left="1440"/>
        <w:rPr>
          <w:rFonts w:ascii="Arial" w:hAnsi="Arial" w:cs="Arial"/>
        </w:rPr>
      </w:pPr>
    </w:p>
    <w:p w14:paraId="0F1F6EB3" w14:textId="0ADFF105" w:rsidR="00353970" w:rsidRPr="00353970" w:rsidRDefault="00353970" w:rsidP="00696881">
      <w:pPr>
        <w:pStyle w:val="ListParagraph"/>
        <w:rPr>
          <w:rFonts w:ascii="Arial" w:hAnsi="Arial" w:cs="Arial"/>
        </w:rPr>
      </w:pPr>
    </w:p>
    <w:p w14:paraId="54F6A86B" w14:textId="77777777" w:rsidR="000F1709" w:rsidRPr="000D04CD" w:rsidRDefault="000F1709" w:rsidP="000F1709">
      <w:pPr>
        <w:pStyle w:val="ListParagraph"/>
        <w:ind w:left="1440"/>
        <w:rPr>
          <w:rFonts w:ascii="Arial" w:hAnsi="Arial" w:cs="Arial"/>
        </w:rPr>
      </w:pPr>
    </w:p>
    <w:p w14:paraId="27F84C04" w14:textId="62B01E89" w:rsidR="009C61C9" w:rsidRDefault="000F1709" w:rsidP="006B1486">
      <w:pPr>
        <w:pStyle w:val="ListParagraph"/>
        <w:numPr>
          <w:ilvl w:val="0"/>
          <w:numId w:val="10"/>
        </w:numPr>
        <w:rPr>
          <w:rFonts w:ascii="Arial" w:hAnsi="Arial" w:cs="Arial"/>
        </w:rPr>
      </w:pPr>
      <w:r w:rsidRPr="000F1709">
        <w:rPr>
          <w:rFonts w:ascii="Arial" w:hAnsi="Arial" w:cs="Arial"/>
        </w:rPr>
        <w:lastRenderedPageBreak/>
        <w:t xml:space="preserve">The </w:t>
      </w:r>
      <w:r>
        <w:rPr>
          <w:rFonts w:ascii="Arial" w:hAnsi="Arial" w:cs="Arial"/>
        </w:rPr>
        <w:t xml:space="preserve">enzyme found in the human mouth starts the digestion of carbohydrates. Which of the following </w:t>
      </w:r>
      <w:r w:rsidRPr="00AC337C">
        <w:rPr>
          <w:rFonts w:ascii="Arial" w:hAnsi="Arial" w:cs="Arial"/>
          <w:b/>
          <w:bCs/>
        </w:rPr>
        <w:t>correctly</w:t>
      </w:r>
      <w:r>
        <w:rPr>
          <w:rFonts w:ascii="Arial" w:hAnsi="Arial" w:cs="Arial"/>
        </w:rPr>
        <w:t xml:space="preserve"> identifies the name and optimal pH for this enzyme?</w:t>
      </w:r>
    </w:p>
    <w:p w14:paraId="19904AE8" w14:textId="11138D4C" w:rsidR="000F1709" w:rsidRDefault="000F1709" w:rsidP="000F1709">
      <w:pPr>
        <w:pStyle w:val="ListParagraph"/>
        <w:rPr>
          <w:rFonts w:ascii="Arial" w:hAnsi="Arial" w:cs="Arial"/>
        </w:rPr>
      </w:pPr>
    </w:p>
    <w:p w14:paraId="642BD43C" w14:textId="77777777" w:rsidR="000F1709" w:rsidRDefault="000F1709" w:rsidP="006B1486">
      <w:pPr>
        <w:pStyle w:val="ListParagraph"/>
        <w:numPr>
          <w:ilvl w:val="1"/>
          <w:numId w:val="10"/>
        </w:numPr>
        <w:rPr>
          <w:rFonts w:ascii="Arial" w:hAnsi="Arial" w:cs="Arial"/>
        </w:rPr>
      </w:pPr>
      <w:r>
        <w:rPr>
          <w:rFonts w:ascii="Arial" w:hAnsi="Arial" w:cs="Arial"/>
        </w:rPr>
        <w:t>Amylase; pH 5</w:t>
      </w:r>
    </w:p>
    <w:p w14:paraId="7D34A33A" w14:textId="3BBEECB1" w:rsidR="000F1709" w:rsidRDefault="000F1709" w:rsidP="006B1486">
      <w:pPr>
        <w:pStyle w:val="ListParagraph"/>
        <w:numPr>
          <w:ilvl w:val="1"/>
          <w:numId w:val="10"/>
        </w:numPr>
        <w:rPr>
          <w:rFonts w:ascii="Arial" w:hAnsi="Arial" w:cs="Arial"/>
        </w:rPr>
      </w:pPr>
      <w:r>
        <w:rPr>
          <w:rFonts w:ascii="Arial" w:hAnsi="Arial" w:cs="Arial"/>
        </w:rPr>
        <w:t>Maltase; pH 9</w:t>
      </w:r>
    </w:p>
    <w:p w14:paraId="1F06C3FA" w14:textId="77777777" w:rsidR="000F1709" w:rsidRPr="000F1709" w:rsidRDefault="000F1709" w:rsidP="006B1486">
      <w:pPr>
        <w:pStyle w:val="ListParagraph"/>
        <w:numPr>
          <w:ilvl w:val="1"/>
          <w:numId w:val="10"/>
        </w:numPr>
        <w:rPr>
          <w:rFonts w:ascii="Arial" w:hAnsi="Arial" w:cs="Arial"/>
          <w:b/>
          <w:bCs/>
          <w:color w:val="FF0000"/>
        </w:rPr>
      </w:pPr>
      <w:r w:rsidRPr="000F1709">
        <w:rPr>
          <w:rFonts w:ascii="Arial" w:hAnsi="Arial" w:cs="Arial"/>
          <w:b/>
          <w:bCs/>
          <w:color w:val="FF0000"/>
        </w:rPr>
        <w:t>Amylase; pH 7</w:t>
      </w:r>
    </w:p>
    <w:p w14:paraId="2AE3513C" w14:textId="57526B82" w:rsidR="000F1709" w:rsidRDefault="000F1709" w:rsidP="006B1486">
      <w:pPr>
        <w:pStyle w:val="ListParagraph"/>
        <w:numPr>
          <w:ilvl w:val="1"/>
          <w:numId w:val="10"/>
        </w:numPr>
        <w:rPr>
          <w:rFonts w:ascii="Arial" w:hAnsi="Arial" w:cs="Arial"/>
        </w:rPr>
      </w:pPr>
      <w:r>
        <w:rPr>
          <w:rFonts w:ascii="Arial" w:hAnsi="Arial" w:cs="Arial"/>
        </w:rPr>
        <w:t xml:space="preserve">Maltase; pH </w:t>
      </w:r>
      <w:r w:rsidR="0061488B">
        <w:rPr>
          <w:rFonts w:ascii="Arial" w:hAnsi="Arial" w:cs="Arial"/>
        </w:rPr>
        <w:t>5</w:t>
      </w:r>
    </w:p>
    <w:p w14:paraId="0B83EBDA" w14:textId="1B5E3DB2" w:rsidR="00E8634D" w:rsidRDefault="00E8634D" w:rsidP="00E67F2B">
      <w:pPr>
        <w:rPr>
          <w:rFonts w:ascii="Arial" w:hAnsi="Arial" w:cs="Arial"/>
        </w:rPr>
      </w:pPr>
    </w:p>
    <w:p w14:paraId="09718B9E" w14:textId="0AB7AA2A" w:rsidR="00E67F2B" w:rsidRDefault="00E67F2B" w:rsidP="00E67F2B">
      <w:pPr>
        <w:rPr>
          <w:rFonts w:ascii="Arial" w:hAnsi="Arial" w:cs="Arial"/>
        </w:rPr>
      </w:pPr>
      <w:r>
        <w:rPr>
          <w:rFonts w:ascii="Arial" w:hAnsi="Arial" w:cs="Arial"/>
        </w:rPr>
        <w:t>Questions 18 and 19 refer to the diagram below of a unit of muscle fibre.</w:t>
      </w:r>
    </w:p>
    <w:p w14:paraId="14EEC164" w14:textId="71670794" w:rsidR="00E67F2B" w:rsidRPr="00E67F2B" w:rsidRDefault="00EC0C97" w:rsidP="00E67F2B">
      <w:pPr>
        <w:jc w:val="center"/>
        <w:rPr>
          <w:rFonts w:ascii="Arial" w:hAnsi="Arial" w:cs="Arial"/>
        </w:rPr>
      </w:pPr>
      <w:r>
        <w:rPr>
          <w:noProof/>
        </w:rPr>
        <w:drawing>
          <wp:inline distT="0" distB="0" distL="0" distR="0" wp14:anchorId="7D717F46" wp14:editId="209FB827">
            <wp:extent cx="4589311" cy="22733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623" cy="2292278"/>
                    </a:xfrm>
                    <a:prstGeom prst="rect">
                      <a:avLst/>
                    </a:prstGeom>
                    <a:noFill/>
                    <a:ln>
                      <a:noFill/>
                    </a:ln>
                  </pic:spPr>
                </pic:pic>
              </a:graphicData>
            </a:graphic>
          </wp:inline>
        </w:drawing>
      </w:r>
    </w:p>
    <w:p w14:paraId="7B8E36CF" w14:textId="77777777" w:rsidR="00E8634D" w:rsidRDefault="00E8634D" w:rsidP="00E8634D">
      <w:pPr>
        <w:pStyle w:val="ListParagraph"/>
        <w:ind w:left="1440"/>
        <w:rPr>
          <w:rFonts w:ascii="Arial" w:hAnsi="Arial" w:cs="Arial"/>
        </w:rPr>
      </w:pPr>
    </w:p>
    <w:p w14:paraId="231E4B3B" w14:textId="26109000" w:rsidR="00E8634D" w:rsidRDefault="00651C63" w:rsidP="006B1486">
      <w:pPr>
        <w:pStyle w:val="ListParagraph"/>
        <w:numPr>
          <w:ilvl w:val="0"/>
          <w:numId w:val="10"/>
        </w:numPr>
        <w:rPr>
          <w:rFonts w:ascii="Arial" w:hAnsi="Arial" w:cs="Arial"/>
        </w:rPr>
      </w:pPr>
      <w:r>
        <w:rPr>
          <w:rFonts w:ascii="Arial" w:hAnsi="Arial" w:cs="Arial"/>
        </w:rPr>
        <w:t xml:space="preserve">Which of the following </w:t>
      </w:r>
      <w:proofErr w:type="gramStart"/>
      <w:r w:rsidR="003812BA">
        <w:rPr>
          <w:rFonts w:ascii="Arial" w:hAnsi="Arial" w:cs="Arial"/>
        </w:rPr>
        <w:t>are</w:t>
      </w:r>
      <w:r w:rsidR="00E67F2B">
        <w:rPr>
          <w:rFonts w:ascii="Arial" w:hAnsi="Arial" w:cs="Arial"/>
        </w:rPr>
        <w:t xml:space="preserve"> </w:t>
      </w:r>
      <w:r w:rsidR="0061488B">
        <w:rPr>
          <w:rFonts w:ascii="Arial" w:hAnsi="Arial" w:cs="Arial"/>
        </w:rPr>
        <w:t>located in</w:t>
      </w:r>
      <w:proofErr w:type="gramEnd"/>
      <w:r w:rsidR="0061488B">
        <w:rPr>
          <w:rFonts w:ascii="Arial" w:hAnsi="Arial" w:cs="Arial"/>
        </w:rPr>
        <w:t xml:space="preserve"> </w:t>
      </w:r>
      <w:r w:rsidR="00E67F2B">
        <w:rPr>
          <w:rFonts w:ascii="Arial" w:hAnsi="Arial" w:cs="Arial"/>
        </w:rPr>
        <w:t>the zone indicated by the letter H?</w:t>
      </w:r>
    </w:p>
    <w:p w14:paraId="788753CD" w14:textId="77777777" w:rsidR="00E67F2B" w:rsidRDefault="00E67F2B" w:rsidP="00E67F2B">
      <w:pPr>
        <w:pStyle w:val="ListParagraph"/>
        <w:rPr>
          <w:rFonts w:ascii="Arial" w:hAnsi="Arial" w:cs="Arial"/>
        </w:rPr>
      </w:pPr>
    </w:p>
    <w:p w14:paraId="5F488A50" w14:textId="40273284" w:rsidR="00E67F2B" w:rsidRDefault="00651C63" w:rsidP="006B1486">
      <w:pPr>
        <w:pStyle w:val="ListParagraph"/>
        <w:numPr>
          <w:ilvl w:val="1"/>
          <w:numId w:val="10"/>
        </w:numPr>
        <w:rPr>
          <w:rFonts w:ascii="Arial" w:hAnsi="Arial" w:cs="Arial"/>
        </w:rPr>
      </w:pPr>
      <w:r>
        <w:rPr>
          <w:rFonts w:ascii="Arial" w:hAnsi="Arial" w:cs="Arial"/>
        </w:rPr>
        <w:t>Actin</w:t>
      </w:r>
      <w:r w:rsidR="00E67F2B">
        <w:rPr>
          <w:rFonts w:ascii="Arial" w:hAnsi="Arial" w:cs="Arial"/>
        </w:rPr>
        <w:t xml:space="preserve"> only</w:t>
      </w:r>
    </w:p>
    <w:p w14:paraId="30405D81" w14:textId="3AC9B7D3" w:rsidR="00E67F2B" w:rsidRPr="00E67F2B" w:rsidRDefault="00651C63" w:rsidP="006B1486">
      <w:pPr>
        <w:pStyle w:val="ListParagraph"/>
        <w:numPr>
          <w:ilvl w:val="1"/>
          <w:numId w:val="10"/>
        </w:numPr>
        <w:rPr>
          <w:rFonts w:ascii="Arial" w:hAnsi="Arial" w:cs="Arial"/>
          <w:b/>
          <w:bCs/>
          <w:color w:val="FF0000"/>
        </w:rPr>
      </w:pPr>
      <w:r>
        <w:rPr>
          <w:rFonts w:ascii="Arial" w:hAnsi="Arial" w:cs="Arial"/>
          <w:b/>
          <w:bCs/>
          <w:color w:val="FF0000"/>
        </w:rPr>
        <w:t>Myosin</w:t>
      </w:r>
      <w:r w:rsidR="00E67F2B" w:rsidRPr="00E67F2B">
        <w:rPr>
          <w:rFonts w:ascii="Arial" w:hAnsi="Arial" w:cs="Arial"/>
          <w:b/>
          <w:bCs/>
          <w:color w:val="FF0000"/>
        </w:rPr>
        <w:t xml:space="preserve"> only</w:t>
      </w:r>
    </w:p>
    <w:p w14:paraId="3125B0E0" w14:textId="371C0032" w:rsidR="00E67F2B" w:rsidRDefault="00651C63" w:rsidP="006B1486">
      <w:pPr>
        <w:pStyle w:val="ListParagraph"/>
        <w:numPr>
          <w:ilvl w:val="1"/>
          <w:numId w:val="10"/>
        </w:numPr>
        <w:rPr>
          <w:rFonts w:ascii="Arial" w:hAnsi="Arial" w:cs="Arial"/>
        </w:rPr>
      </w:pPr>
      <w:r>
        <w:rPr>
          <w:rFonts w:ascii="Arial" w:hAnsi="Arial" w:cs="Arial"/>
        </w:rPr>
        <w:t>Actin and myosin</w:t>
      </w:r>
    </w:p>
    <w:p w14:paraId="016F505E" w14:textId="2F5DCDB9" w:rsidR="00E67F2B" w:rsidRDefault="00651C63" w:rsidP="006B1486">
      <w:pPr>
        <w:pStyle w:val="ListParagraph"/>
        <w:numPr>
          <w:ilvl w:val="1"/>
          <w:numId w:val="10"/>
        </w:numPr>
        <w:spacing w:after="0"/>
        <w:rPr>
          <w:rFonts w:ascii="Arial" w:hAnsi="Arial" w:cs="Arial"/>
        </w:rPr>
      </w:pPr>
      <w:r>
        <w:rPr>
          <w:rFonts w:ascii="Arial" w:hAnsi="Arial" w:cs="Arial"/>
        </w:rPr>
        <w:t>C</w:t>
      </w:r>
      <w:r w:rsidR="00E67F2B">
        <w:rPr>
          <w:rFonts w:ascii="Arial" w:hAnsi="Arial" w:cs="Arial"/>
        </w:rPr>
        <w:t>alcium ion receptors</w:t>
      </w:r>
    </w:p>
    <w:p w14:paraId="095D5451" w14:textId="53B9F98A" w:rsidR="00C02A84" w:rsidRDefault="00C02A84" w:rsidP="00A72D65">
      <w:pPr>
        <w:spacing w:after="0"/>
        <w:rPr>
          <w:rFonts w:ascii="Arial" w:hAnsi="Arial" w:cs="Arial"/>
        </w:rPr>
      </w:pPr>
    </w:p>
    <w:p w14:paraId="20A6FD0D" w14:textId="77777777" w:rsidR="00A72D65" w:rsidRDefault="00A72D65" w:rsidP="00A72D65">
      <w:pPr>
        <w:spacing w:after="0"/>
        <w:rPr>
          <w:rFonts w:ascii="Arial" w:hAnsi="Arial" w:cs="Arial"/>
        </w:rPr>
      </w:pPr>
    </w:p>
    <w:p w14:paraId="65D25E93" w14:textId="6E45EF91" w:rsidR="00C02A84" w:rsidRDefault="00C02A84" w:rsidP="006B1486">
      <w:pPr>
        <w:pStyle w:val="ListParagraph"/>
        <w:numPr>
          <w:ilvl w:val="0"/>
          <w:numId w:val="10"/>
        </w:numPr>
        <w:spacing w:after="0"/>
        <w:rPr>
          <w:rFonts w:ascii="Arial" w:hAnsi="Arial" w:cs="Arial"/>
        </w:rPr>
      </w:pPr>
      <w:r>
        <w:rPr>
          <w:rFonts w:ascii="Arial" w:hAnsi="Arial" w:cs="Arial"/>
        </w:rPr>
        <w:t>What happens to the zone indicated by the letter A when muscles contract?</w:t>
      </w:r>
    </w:p>
    <w:p w14:paraId="6232D8A5" w14:textId="77777777" w:rsidR="00C02A84" w:rsidRDefault="00C02A84" w:rsidP="00A72D65">
      <w:pPr>
        <w:pStyle w:val="ListParagraph"/>
        <w:spacing w:after="0"/>
        <w:rPr>
          <w:rFonts w:ascii="Arial" w:hAnsi="Arial" w:cs="Arial"/>
        </w:rPr>
      </w:pPr>
    </w:p>
    <w:p w14:paraId="1D29629A" w14:textId="30615FB3" w:rsidR="00C02A84" w:rsidRPr="00C02A84" w:rsidRDefault="00C02A84" w:rsidP="006B1486">
      <w:pPr>
        <w:pStyle w:val="ListParagraph"/>
        <w:numPr>
          <w:ilvl w:val="1"/>
          <w:numId w:val="10"/>
        </w:numPr>
        <w:rPr>
          <w:rFonts w:ascii="Arial" w:hAnsi="Arial" w:cs="Arial"/>
          <w:b/>
          <w:bCs/>
          <w:color w:val="FF0000"/>
        </w:rPr>
      </w:pPr>
      <w:r w:rsidRPr="00C02A84">
        <w:rPr>
          <w:rFonts w:ascii="Arial" w:hAnsi="Arial" w:cs="Arial"/>
          <w:b/>
          <w:bCs/>
          <w:color w:val="FF0000"/>
        </w:rPr>
        <w:t xml:space="preserve">Stays the same </w:t>
      </w:r>
      <w:proofErr w:type="gramStart"/>
      <w:r w:rsidRPr="00C02A84">
        <w:rPr>
          <w:rFonts w:ascii="Arial" w:hAnsi="Arial" w:cs="Arial"/>
          <w:b/>
          <w:bCs/>
          <w:color w:val="FF0000"/>
        </w:rPr>
        <w:t>width</w:t>
      </w:r>
      <w:proofErr w:type="gramEnd"/>
      <w:r w:rsidR="0049564B">
        <w:rPr>
          <w:rFonts w:ascii="Arial" w:hAnsi="Arial" w:cs="Arial"/>
          <w:b/>
          <w:bCs/>
          <w:color w:val="FF0000"/>
        </w:rPr>
        <w:t xml:space="preserve"> </w:t>
      </w:r>
    </w:p>
    <w:p w14:paraId="7FE0B436" w14:textId="3F656E52" w:rsidR="00C02A84" w:rsidRDefault="00C02A84" w:rsidP="006B1486">
      <w:pPr>
        <w:pStyle w:val="ListParagraph"/>
        <w:numPr>
          <w:ilvl w:val="1"/>
          <w:numId w:val="10"/>
        </w:numPr>
        <w:rPr>
          <w:rFonts w:ascii="Arial" w:hAnsi="Arial" w:cs="Arial"/>
        </w:rPr>
      </w:pPr>
      <w:r>
        <w:rPr>
          <w:rFonts w:ascii="Arial" w:hAnsi="Arial" w:cs="Arial"/>
        </w:rPr>
        <w:t>Decreases in width</w:t>
      </w:r>
      <w:r w:rsidR="00F42FE9">
        <w:rPr>
          <w:rFonts w:ascii="Arial" w:hAnsi="Arial" w:cs="Arial"/>
        </w:rPr>
        <w:t xml:space="preserve"> as actin slides over </w:t>
      </w:r>
      <w:proofErr w:type="gramStart"/>
      <w:r w:rsidR="00F42FE9">
        <w:rPr>
          <w:rFonts w:ascii="Arial" w:hAnsi="Arial" w:cs="Arial"/>
        </w:rPr>
        <w:t>myosin</w:t>
      </w:r>
      <w:proofErr w:type="gramEnd"/>
    </w:p>
    <w:p w14:paraId="744A2EBD" w14:textId="27906BF0" w:rsidR="00C02A84" w:rsidRDefault="00C02A84" w:rsidP="006B1486">
      <w:pPr>
        <w:pStyle w:val="ListParagraph"/>
        <w:numPr>
          <w:ilvl w:val="1"/>
          <w:numId w:val="10"/>
        </w:numPr>
        <w:rPr>
          <w:rFonts w:ascii="Arial" w:hAnsi="Arial" w:cs="Arial"/>
        </w:rPr>
      </w:pPr>
      <w:r>
        <w:rPr>
          <w:rFonts w:ascii="Arial" w:hAnsi="Arial" w:cs="Arial"/>
        </w:rPr>
        <w:t>Increases in width</w:t>
      </w:r>
      <w:r w:rsidR="00F42FE9">
        <w:rPr>
          <w:rFonts w:ascii="Arial" w:hAnsi="Arial" w:cs="Arial"/>
        </w:rPr>
        <w:t xml:space="preserve"> as actin slides over </w:t>
      </w:r>
      <w:proofErr w:type="gramStart"/>
      <w:r w:rsidR="00F42FE9">
        <w:rPr>
          <w:rFonts w:ascii="Arial" w:hAnsi="Arial" w:cs="Arial"/>
        </w:rPr>
        <w:t>myosin</w:t>
      </w:r>
      <w:proofErr w:type="gramEnd"/>
    </w:p>
    <w:p w14:paraId="7E8DD3CA" w14:textId="07E83D2C" w:rsidR="00C02A84" w:rsidRPr="000F1709" w:rsidRDefault="00C02A84" w:rsidP="006B1486">
      <w:pPr>
        <w:pStyle w:val="ListParagraph"/>
        <w:numPr>
          <w:ilvl w:val="1"/>
          <w:numId w:val="10"/>
        </w:numPr>
        <w:spacing w:after="0"/>
        <w:rPr>
          <w:rFonts w:ascii="Arial" w:hAnsi="Arial" w:cs="Arial"/>
        </w:rPr>
      </w:pPr>
      <w:r>
        <w:rPr>
          <w:rFonts w:ascii="Arial" w:hAnsi="Arial" w:cs="Arial"/>
        </w:rPr>
        <w:t>D</w:t>
      </w:r>
      <w:r w:rsidR="00F42FE9">
        <w:rPr>
          <w:rFonts w:ascii="Arial" w:hAnsi="Arial" w:cs="Arial"/>
        </w:rPr>
        <w:t xml:space="preserve">ecreases in width as myosin slides over </w:t>
      </w:r>
      <w:proofErr w:type="gramStart"/>
      <w:r w:rsidR="00F42FE9">
        <w:rPr>
          <w:rFonts w:ascii="Arial" w:hAnsi="Arial" w:cs="Arial"/>
        </w:rPr>
        <w:t>actin</w:t>
      </w:r>
      <w:proofErr w:type="gramEnd"/>
    </w:p>
    <w:p w14:paraId="53F443BA" w14:textId="6B5C2649" w:rsidR="009C61C9" w:rsidRDefault="009C61C9" w:rsidP="0049564B">
      <w:pPr>
        <w:spacing w:after="0"/>
      </w:pPr>
    </w:p>
    <w:p w14:paraId="4935B1FC" w14:textId="00C72701" w:rsidR="0049564B" w:rsidRDefault="0049564B" w:rsidP="0049564B">
      <w:pPr>
        <w:spacing w:after="0"/>
      </w:pPr>
    </w:p>
    <w:p w14:paraId="1128A0F5" w14:textId="77777777" w:rsidR="00D84ADB" w:rsidRDefault="00D84ADB" w:rsidP="006B1486">
      <w:pPr>
        <w:pStyle w:val="ListParagraph"/>
        <w:numPr>
          <w:ilvl w:val="0"/>
          <w:numId w:val="10"/>
        </w:numPr>
        <w:rPr>
          <w:rFonts w:ascii="Arial" w:hAnsi="Arial" w:cs="Arial"/>
        </w:rPr>
      </w:pPr>
      <w:r>
        <w:rPr>
          <w:rFonts w:ascii="Arial" w:hAnsi="Arial" w:cs="Arial"/>
        </w:rPr>
        <w:t xml:space="preserve">Which of the following tissue types would </w:t>
      </w:r>
      <w:r>
        <w:rPr>
          <w:rFonts w:ascii="Arial" w:hAnsi="Arial" w:cs="Arial"/>
          <w:b/>
          <w:bCs/>
        </w:rPr>
        <w:t xml:space="preserve">not </w:t>
      </w:r>
      <w:r>
        <w:rPr>
          <w:rFonts w:ascii="Arial" w:hAnsi="Arial" w:cs="Arial"/>
        </w:rPr>
        <w:t>be classified in the same category as bone?</w:t>
      </w:r>
    </w:p>
    <w:p w14:paraId="5EB39DF6" w14:textId="77777777" w:rsidR="00D84ADB" w:rsidRDefault="00D84ADB" w:rsidP="00D84ADB">
      <w:pPr>
        <w:pStyle w:val="ListParagraph"/>
        <w:rPr>
          <w:rFonts w:ascii="Arial" w:hAnsi="Arial" w:cs="Arial"/>
        </w:rPr>
      </w:pPr>
    </w:p>
    <w:p w14:paraId="2BBFC0BB" w14:textId="77777777" w:rsidR="00D84ADB" w:rsidRDefault="00D84ADB" w:rsidP="006B1486">
      <w:pPr>
        <w:pStyle w:val="ListParagraph"/>
        <w:numPr>
          <w:ilvl w:val="1"/>
          <w:numId w:val="10"/>
        </w:numPr>
        <w:rPr>
          <w:rFonts w:ascii="Arial" w:hAnsi="Arial" w:cs="Arial"/>
        </w:rPr>
      </w:pPr>
      <w:r>
        <w:rPr>
          <w:rFonts w:ascii="Arial" w:hAnsi="Arial" w:cs="Arial"/>
        </w:rPr>
        <w:t>Adipose tissue</w:t>
      </w:r>
    </w:p>
    <w:p w14:paraId="7651A204" w14:textId="77777777" w:rsidR="00D84ADB" w:rsidRDefault="00D84ADB" w:rsidP="006B1486">
      <w:pPr>
        <w:pStyle w:val="ListParagraph"/>
        <w:numPr>
          <w:ilvl w:val="1"/>
          <w:numId w:val="10"/>
        </w:numPr>
        <w:rPr>
          <w:rFonts w:ascii="Arial" w:hAnsi="Arial" w:cs="Arial"/>
        </w:rPr>
      </w:pPr>
      <w:r>
        <w:rPr>
          <w:rFonts w:ascii="Arial" w:hAnsi="Arial" w:cs="Arial"/>
        </w:rPr>
        <w:t>Fibrocartilage</w:t>
      </w:r>
    </w:p>
    <w:p w14:paraId="34C17CB9" w14:textId="77777777" w:rsidR="00D84ADB" w:rsidRDefault="00D84ADB" w:rsidP="006B1486">
      <w:pPr>
        <w:pStyle w:val="ListParagraph"/>
        <w:numPr>
          <w:ilvl w:val="1"/>
          <w:numId w:val="10"/>
        </w:numPr>
        <w:rPr>
          <w:rFonts w:ascii="Arial" w:hAnsi="Arial" w:cs="Arial"/>
        </w:rPr>
      </w:pPr>
      <w:r>
        <w:rPr>
          <w:rFonts w:ascii="Arial" w:hAnsi="Arial" w:cs="Arial"/>
        </w:rPr>
        <w:t>Blood</w:t>
      </w:r>
    </w:p>
    <w:p w14:paraId="7DDA960D" w14:textId="77777777" w:rsidR="00D84ADB" w:rsidRDefault="00D84ADB" w:rsidP="006B1486">
      <w:pPr>
        <w:pStyle w:val="ListParagraph"/>
        <w:numPr>
          <w:ilvl w:val="1"/>
          <w:numId w:val="10"/>
        </w:numPr>
        <w:rPr>
          <w:rFonts w:ascii="Arial" w:hAnsi="Arial" w:cs="Arial"/>
          <w:b/>
          <w:bCs/>
          <w:color w:val="FF0000"/>
        </w:rPr>
      </w:pPr>
      <w:r w:rsidRPr="00FE7DC8">
        <w:rPr>
          <w:rFonts w:ascii="Arial" w:hAnsi="Arial" w:cs="Arial"/>
          <w:b/>
          <w:bCs/>
          <w:color w:val="FF0000"/>
        </w:rPr>
        <w:t>Muscle</w:t>
      </w:r>
    </w:p>
    <w:p w14:paraId="732FF075" w14:textId="77777777" w:rsidR="00D84ADB" w:rsidRDefault="00D84ADB" w:rsidP="0049564B">
      <w:pPr>
        <w:spacing w:after="0"/>
      </w:pPr>
    </w:p>
    <w:p w14:paraId="558B1EA2" w14:textId="541A8124" w:rsidR="009C61C9" w:rsidRDefault="0074597A" w:rsidP="006B1486">
      <w:pPr>
        <w:pStyle w:val="ListParagraph"/>
        <w:numPr>
          <w:ilvl w:val="0"/>
          <w:numId w:val="10"/>
        </w:numPr>
        <w:spacing w:after="0"/>
        <w:rPr>
          <w:rFonts w:ascii="Arial" w:hAnsi="Arial" w:cs="Arial"/>
        </w:rPr>
      </w:pPr>
      <w:r w:rsidRPr="0074597A">
        <w:rPr>
          <w:rFonts w:ascii="Arial" w:hAnsi="Arial" w:cs="Arial"/>
        </w:rPr>
        <w:lastRenderedPageBreak/>
        <w:t xml:space="preserve">Which of the following </w:t>
      </w:r>
      <w:r>
        <w:rPr>
          <w:rFonts w:ascii="Arial" w:hAnsi="Arial" w:cs="Arial"/>
        </w:rPr>
        <w:t xml:space="preserve">statements </w:t>
      </w:r>
      <w:r w:rsidRPr="00AC337C">
        <w:rPr>
          <w:rFonts w:ascii="Arial" w:hAnsi="Arial" w:cs="Arial"/>
          <w:b/>
          <w:bCs/>
        </w:rPr>
        <w:t>correctly</w:t>
      </w:r>
      <w:r w:rsidRPr="0074597A">
        <w:rPr>
          <w:rFonts w:ascii="Arial" w:hAnsi="Arial" w:cs="Arial"/>
        </w:rPr>
        <w:t xml:space="preserve"> identifies </w:t>
      </w:r>
      <w:r w:rsidR="00F51BE8">
        <w:rPr>
          <w:rFonts w:ascii="Arial" w:hAnsi="Arial" w:cs="Arial"/>
        </w:rPr>
        <w:t xml:space="preserve">the difference </w:t>
      </w:r>
      <w:r>
        <w:rPr>
          <w:rFonts w:ascii="Arial" w:hAnsi="Arial" w:cs="Arial"/>
        </w:rPr>
        <w:t xml:space="preserve">between </w:t>
      </w:r>
      <w:r w:rsidRPr="0074597A">
        <w:rPr>
          <w:rFonts w:ascii="Arial" w:hAnsi="Arial" w:cs="Arial"/>
        </w:rPr>
        <w:t>elimination and excretio</w:t>
      </w:r>
      <w:r>
        <w:rPr>
          <w:rFonts w:ascii="Arial" w:hAnsi="Arial" w:cs="Arial"/>
        </w:rPr>
        <w:t>n?</w:t>
      </w:r>
    </w:p>
    <w:p w14:paraId="25C5F29F" w14:textId="77777777" w:rsidR="0074597A" w:rsidRDefault="0074597A" w:rsidP="0074597A">
      <w:pPr>
        <w:pStyle w:val="ListParagraph"/>
        <w:rPr>
          <w:rFonts w:ascii="Arial" w:hAnsi="Arial" w:cs="Arial"/>
        </w:rPr>
      </w:pPr>
    </w:p>
    <w:p w14:paraId="7317DEA6" w14:textId="346AD7F9" w:rsidR="0074597A" w:rsidRDefault="0074597A" w:rsidP="006B1486">
      <w:pPr>
        <w:pStyle w:val="ListParagraph"/>
        <w:numPr>
          <w:ilvl w:val="1"/>
          <w:numId w:val="10"/>
        </w:numPr>
        <w:rPr>
          <w:rFonts w:ascii="Arial" w:hAnsi="Arial" w:cs="Arial"/>
        </w:rPr>
      </w:pPr>
      <w:r>
        <w:rPr>
          <w:rFonts w:ascii="Arial" w:hAnsi="Arial" w:cs="Arial"/>
        </w:rPr>
        <w:t>Excretion occurs mainly through faeces, whilst elimination occurs through urine.</w:t>
      </w:r>
    </w:p>
    <w:p w14:paraId="2D7434A6" w14:textId="607E2BF3" w:rsidR="003065D9" w:rsidRPr="00F51BE8" w:rsidRDefault="0074597A" w:rsidP="006B1486">
      <w:pPr>
        <w:pStyle w:val="ListParagraph"/>
        <w:numPr>
          <w:ilvl w:val="1"/>
          <w:numId w:val="10"/>
        </w:numPr>
        <w:rPr>
          <w:rFonts w:ascii="Arial" w:hAnsi="Arial" w:cs="Arial"/>
        </w:rPr>
      </w:pPr>
      <w:r w:rsidRPr="00F51BE8">
        <w:rPr>
          <w:rFonts w:ascii="Arial" w:hAnsi="Arial" w:cs="Arial"/>
        </w:rPr>
        <w:t>Excretion removes indigestible material, whilst elimination removes metabolic wastes only.</w:t>
      </w:r>
    </w:p>
    <w:p w14:paraId="72445905" w14:textId="7387D704" w:rsidR="003065D9" w:rsidRDefault="003065D9" w:rsidP="006B1486">
      <w:pPr>
        <w:pStyle w:val="ListParagraph"/>
        <w:numPr>
          <w:ilvl w:val="1"/>
          <w:numId w:val="10"/>
        </w:numPr>
        <w:rPr>
          <w:rFonts w:ascii="Arial" w:hAnsi="Arial" w:cs="Arial"/>
        </w:rPr>
      </w:pPr>
      <w:r>
        <w:rPr>
          <w:rFonts w:ascii="Arial" w:hAnsi="Arial" w:cs="Arial"/>
        </w:rPr>
        <w:t xml:space="preserve">Elimination occurs in </w:t>
      </w:r>
      <w:r w:rsidR="0074792E">
        <w:rPr>
          <w:rFonts w:ascii="Arial" w:hAnsi="Arial" w:cs="Arial"/>
        </w:rPr>
        <w:t>several</w:t>
      </w:r>
      <w:r>
        <w:rPr>
          <w:rFonts w:ascii="Arial" w:hAnsi="Arial" w:cs="Arial"/>
        </w:rPr>
        <w:t xml:space="preserve"> different organs, whilst excretion occurs only in the kidneys.</w:t>
      </w:r>
    </w:p>
    <w:p w14:paraId="79FC0A7B" w14:textId="364E3B43" w:rsidR="0074597A" w:rsidRPr="003065D9" w:rsidRDefault="0074597A" w:rsidP="006B1486">
      <w:pPr>
        <w:pStyle w:val="ListParagraph"/>
        <w:numPr>
          <w:ilvl w:val="1"/>
          <w:numId w:val="10"/>
        </w:numPr>
        <w:spacing w:after="0"/>
        <w:rPr>
          <w:rFonts w:ascii="Arial" w:hAnsi="Arial" w:cs="Arial"/>
          <w:b/>
          <w:bCs/>
          <w:color w:val="FF0000"/>
        </w:rPr>
      </w:pPr>
      <w:r w:rsidRPr="003065D9">
        <w:rPr>
          <w:rFonts w:ascii="Arial" w:hAnsi="Arial" w:cs="Arial"/>
          <w:b/>
          <w:bCs/>
          <w:color w:val="FF0000"/>
        </w:rPr>
        <w:t>Elimination is the removal of indigestible material and metabolic waste, whilst excretion removes metabolic wastes only.</w:t>
      </w:r>
    </w:p>
    <w:p w14:paraId="4A05383C" w14:textId="77777777" w:rsidR="00AC337C" w:rsidRDefault="00AC337C" w:rsidP="00AC337C">
      <w:pPr>
        <w:spacing w:after="0"/>
        <w:rPr>
          <w:rFonts w:ascii="Arial" w:hAnsi="Arial" w:cs="Arial"/>
        </w:rPr>
      </w:pPr>
    </w:p>
    <w:p w14:paraId="0CF32C2D" w14:textId="4B937348" w:rsidR="00E2420B" w:rsidRDefault="00E2420B" w:rsidP="003E557E">
      <w:pPr>
        <w:spacing w:after="0"/>
        <w:rPr>
          <w:rFonts w:ascii="Arial" w:hAnsi="Arial" w:cs="Arial"/>
        </w:rPr>
      </w:pPr>
    </w:p>
    <w:p w14:paraId="72BA74CF" w14:textId="41DAE11F" w:rsidR="004E1E00" w:rsidRDefault="004E1E00" w:rsidP="003E557E">
      <w:pPr>
        <w:spacing w:after="0"/>
        <w:rPr>
          <w:rFonts w:ascii="Arial" w:hAnsi="Arial" w:cs="Arial"/>
        </w:rPr>
      </w:pPr>
      <w:r>
        <w:rPr>
          <w:rFonts w:ascii="Arial" w:hAnsi="Arial" w:cs="Arial"/>
        </w:rPr>
        <w:t>Question 2</w:t>
      </w:r>
      <w:r w:rsidR="00D84ADB">
        <w:rPr>
          <w:rFonts w:ascii="Arial" w:hAnsi="Arial" w:cs="Arial"/>
        </w:rPr>
        <w:t>2</w:t>
      </w:r>
      <w:r>
        <w:rPr>
          <w:rFonts w:ascii="Arial" w:hAnsi="Arial" w:cs="Arial"/>
        </w:rPr>
        <w:t xml:space="preserve"> refer</w:t>
      </w:r>
      <w:r w:rsidR="001C19EB">
        <w:rPr>
          <w:rFonts w:ascii="Arial" w:hAnsi="Arial" w:cs="Arial"/>
        </w:rPr>
        <w:t>s</w:t>
      </w:r>
      <w:r>
        <w:rPr>
          <w:rFonts w:ascii="Arial" w:hAnsi="Arial" w:cs="Arial"/>
        </w:rPr>
        <w:t xml:space="preserve"> to the diagram below </w:t>
      </w:r>
      <w:r w:rsidR="00623AD5">
        <w:rPr>
          <w:rFonts w:ascii="Arial" w:hAnsi="Arial" w:cs="Arial"/>
        </w:rPr>
        <w:t>that</w:t>
      </w:r>
      <w:r>
        <w:rPr>
          <w:rFonts w:ascii="Arial" w:hAnsi="Arial" w:cs="Arial"/>
        </w:rPr>
        <w:t xml:space="preserve"> illustrates a section of bone.</w:t>
      </w:r>
    </w:p>
    <w:p w14:paraId="2E16ABBB" w14:textId="77777777" w:rsidR="003E557E" w:rsidRDefault="003E557E" w:rsidP="003E557E">
      <w:pPr>
        <w:spacing w:after="0"/>
        <w:rPr>
          <w:rFonts w:ascii="Arial" w:hAnsi="Arial" w:cs="Arial"/>
        </w:rPr>
      </w:pPr>
    </w:p>
    <w:p w14:paraId="5D5F944F" w14:textId="43626096" w:rsidR="004E1E00" w:rsidRDefault="004F4D6A" w:rsidP="009A0DC1">
      <w:pPr>
        <w:jc w:val="center"/>
        <w:rPr>
          <w:rFonts w:ascii="Arial" w:hAnsi="Arial" w:cs="Arial"/>
        </w:rPr>
      </w:pPr>
      <w:r>
        <w:rPr>
          <w:rFonts w:ascii="Arial" w:hAnsi="Arial" w:cs="Arial"/>
          <w:noProof/>
        </w:rPr>
        <w:drawing>
          <wp:inline distT="0" distB="0" distL="0" distR="0" wp14:anchorId="5FFF5104" wp14:editId="551422D4">
            <wp:extent cx="2933700" cy="275509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9248" cy="2760307"/>
                    </a:xfrm>
                    <a:prstGeom prst="rect">
                      <a:avLst/>
                    </a:prstGeom>
                    <a:noFill/>
                    <a:ln>
                      <a:noFill/>
                    </a:ln>
                  </pic:spPr>
                </pic:pic>
              </a:graphicData>
            </a:graphic>
          </wp:inline>
        </w:drawing>
      </w:r>
    </w:p>
    <w:p w14:paraId="720A6DE1" w14:textId="232FAAAE" w:rsidR="009A0DC1" w:rsidRDefault="00D90850" w:rsidP="006B1486">
      <w:pPr>
        <w:pStyle w:val="ListParagraph"/>
        <w:numPr>
          <w:ilvl w:val="0"/>
          <w:numId w:val="10"/>
        </w:numPr>
        <w:rPr>
          <w:rFonts w:ascii="Arial" w:hAnsi="Arial" w:cs="Arial"/>
        </w:rPr>
      </w:pPr>
      <w:r>
        <w:rPr>
          <w:rFonts w:ascii="Arial" w:hAnsi="Arial" w:cs="Arial"/>
        </w:rPr>
        <w:t>T</w:t>
      </w:r>
      <w:r w:rsidR="009A0DC1">
        <w:rPr>
          <w:rFonts w:ascii="Arial" w:hAnsi="Arial" w:cs="Arial"/>
        </w:rPr>
        <w:t>ransport of nutrients and wastes</w:t>
      </w:r>
      <w:r>
        <w:rPr>
          <w:rFonts w:ascii="Arial" w:hAnsi="Arial" w:cs="Arial"/>
        </w:rPr>
        <w:t xml:space="preserve"> </w:t>
      </w:r>
      <w:r w:rsidR="009A0DC1">
        <w:rPr>
          <w:rFonts w:ascii="Arial" w:hAnsi="Arial" w:cs="Arial"/>
        </w:rPr>
        <w:t>between osteocytes</w:t>
      </w:r>
      <w:r>
        <w:rPr>
          <w:rFonts w:ascii="Arial" w:hAnsi="Arial" w:cs="Arial"/>
        </w:rPr>
        <w:t xml:space="preserve">, shown at label </w:t>
      </w:r>
      <w:r w:rsidR="004F4D6A">
        <w:rPr>
          <w:rFonts w:ascii="Arial" w:hAnsi="Arial" w:cs="Arial"/>
        </w:rPr>
        <w:t>D</w:t>
      </w:r>
      <w:r>
        <w:rPr>
          <w:rFonts w:ascii="Arial" w:hAnsi="Arial" w:cs="Arial"/>
        </w:rPr>
        <w:t xml:space="preserve">, </w:t>
      </w:r>
      <w:r w:rsidR="009A0DC1">
        <w:rPr>
          <w:rFonts w:ascii="Arial" w:hAnsi="Arial" w:cs="Arial"/>
        </w:rPr>
        <w:t>occur through the</w:t>
      </w:r>
    </w:p>
    <w:p w14:paraId="760DEC8F" w14:textId="77777777" w:rsidR="009A0DC1" w:rsidRDefault="009A0DC1" w:rsidP="009A0DC1">
      <w:pPr>
        <w:pStyle w:val="ListParagraph"/>
        <w:rPr>
          <w:rFonts w:ascii="Arial" w:hAnsi="Arial" w:cs="Arial"/>
        </w:rPr>
      </w:pPr>
    </w:p>
    <w:p w14:paraId="6E7E613D" w14:textId="3A60B1E2" w:rsidR="00D90850" w:rsidRDefault="00D90850" w:rsidP="006B1486">
      <w:pPr>
        <w:pStyle w:val="ListParagraph"/>
        <w:numPr>
          <w:ilvl w:val="1"/>
          <w:numId w:val="10"/>
        </w:numPr>
        <w:rPr>
          <w:rFonts w:ascii="Arial" w:hAnsi="Arial" w:cs="Arial"/>
        </w:rPr>
      </w:pPr>
      <w:r>
        <w:rPr>
          <w:rFonts w:ascii="Arial" w:hAnsi="Arial" w:cs="Arial"/>
        </w:rPr>
        <w:t>lacunae.</w:t>
      </w:r>
    </w:p>
    <w:p w14:paraId="3FB47C05" w14:textId="77777777" w:rsidR="006A126F" w:rsidRPr="00D90850" w:rsidRDefault="006A126F" w:rsidP="006B1486">
      <w:pPr>
        <w:pStyle w:val="ListParagraph"/>
        <w:numPr>
          <w:ilvl w:val="1"/>
          <w:numId w:val="10"/>
        </w:numPr>
        <w:rPr>
          <w:rFonts w:ascii="Arial" w:hAnsi="Arial" w:cs="Arial"/>
          <w:b/>
          <w:bCs/>
          <w:color w:val="FF0000"/>
        </w:rPr>
      </w:pPr>
      <w:r w:rsidRPr="00D90850">
        <w:rPr>
          <w:rFonts w:ascii="Arial" w:hAnsi="Arial" w:cs="Arial"/>
          <w:b/>
          <w:bCs/>
          <w:color w:val="FF0000"/>
        </w:rPr>
        <w:t>canaliculi.</w:t>
      </w:r>
    </w:p>
    <w:p w14:paraId="2A950B76" w14:textId="08089B8B" w:rsidR="00D90850" w:rsidRDefault="00D90850" w:rsidP="006B1486">
      <w:pPr>
        <w:pStyle w:val="ListParagraph"/>
        <w:numPr>
          <w:ilvl w:val="1"/>
          <w:numId w:val="10"/>
        </w:numPr>
        <w:rPr>
          <w:rFonts w:ascii="Arial" w:hAnsi="Arial" w:cs="Arial"/>
        </w:rPr>
      </w:pPr>
      <w:r>
        <w:rPr>
          <w:rFonts w:ascii="Arial" w:hAnsi="Arial" w:cs="Arial"/>
        </w:rPr>
        <w:t>osteons.</w:t>
      </w:r>
    </w:p>
    <w:p w14:paraId="4D43CB0F" w14:textId="136A84E8" w:rsidR="00D90850" w:rsidRDefault="00D90850" w:rsidP="006B1486">
      <w:pPr>
        <w:pStyle w:val="ListParagraph"/>
        <w:numPr>
          <w:ilvl w:val="1"/>
          <w:numId w:val="10"/>
        </w:numPr>
        <w:rPr>
          <w:rFonts w:ascii="Arial" w:hAnsi="Arial" w:cs="Arial"/>
        </w:rPr>
      </w:pPr>
      <w:r>
        <w:rPr>
          <w:rFonts w:ascii="Arial" w:hAnsi="Arial" w:cs="Arial"/>
        </w:rPr>
        <w:t>haversian canals.</w:t>
      </w:r>
    </w:p>
    <w:p w14:paraId="7879714C" w14:textId="2A7FCFEF" w:rsidR="00D90850" w:rsidRDefault="00D90850" w:rsidP="00D90850">
      <w:pPr>
        <w:pStyle w:val="ListParagraph"/>
        <w:ind w:left="1440"/>
        <w:rPr>
          <w:rFonts w:ascii="Arial" w:hAnsi="Arial" w:cs="Arial"/>
        </w:rPr>
      </w:pPr>
    </w:p>
    <w:p w14:paraId="0458C11F" w14:textId="77777777" w:rsidR="004627E0" w:rsidRDefault="004627E0" w:rsidP="00D90850">
      <w:pPr>
        <w:pStyle w:val="ListParagraph"/>
        <w:ind w:left="1440"/>
        <w:rPr>
          <w:rFonts w:ascii="Arial" w:hAnsi="Arial" w:cs="Arial"/>
        </w:rPr>
      </w:pPr>
    </w:p>
    <w:p w14:paraId="21D0FE1B" w14:textId="506C46FB" w:rsidR="00D90850" w:rsidRDefault="004627E0" w:rsidP="006B1486">
      <w:pPr>
        <w:pStyle w:val="ListParagraph"/>
        <w:numPr>
          <w:ilvl w:val="0"/>
          <w:numId w:val="10"/>
        </w:numPr>
        <w:rPr>
          <w:rFonts w:ascii="Arial" w:hAnsi="Arial" w:cs="Arial"/>
        </w:rPr>
      </w:pPr>
      <w:r>
        <w:rPr>
          <w:rFonts w:ascii="Arial" w:hAnsi="Arial" w:cs="Arial"/>
        </w:rPr>
        <w:t xml:space="preserve">Calcium is deposited by bone cells </w:t>
      </w:r>
      <w:r w:rsidR="00FE7DC8">
        <w:rPr>
          <w:rFonts w:ascii="Arial" w:hAnsi="Arial" w:cs="Arial"/>
        </w:rPr>
        <w:t xml:space="preserve">along with collagen to give bone its stiffness. Which of the following </w:t>
      </w:r>
      <w:r w:rsidR="00FE7DC8" w:rsidRPr="001C19EB">
        <w:rPr>
          <w:rFonts w:ascii="Arial" w:hAnsi="Arial" w:cs="Arial"/>
          <w:b/>
          <w:bCs/>
        </w:rPr>
        <w:t>correctly</w:t>
      </w:r>
      <w:r w:rsidR="00FE7DC8">
        <w:rPr>
          <w:rFonts w:ascii="Arial" w:hAnsi="Arial" w:cs="Arial"/>
        </w:rPr>
        <w:t xml:space="preserve"> identifies </w:t>
      </w:r>
      <w:r w:rsidR="000445FC">
        <w:rPr>
          <w:rFonts w:ascii="Arial" w:hAnsi="Arial" w:cs="Arial"/>
        </w:rPr>
        <w:t>where this deposition occurs</w:t>
      </w:r>
      <w:r w:rsidR="00FE7DC8">
        <w:rPr>
          <w:rFonts w:ascii="Arial" w:hAnsi="Arial" w:cs="Arial"/>
        </w:rPr>
        <w:t>?</w:t>
      </w:r>
    </w:p>
    <w:p w14:paraId="791F04D6" w14:textId="77777777" w:rsidR="00FE7DC8" w:rsidRDefault="00FE7DC8" w:rsidP="00FE7DC8">
      <w:pPr>
        <w:pStyle w:val="ListParagraph"/>
        <w:rPr>
          <w:rFonts w:ascii="Arial" w:hAnsi="Arial" w:cs="Arial"/>
        </w:rPr>
      </w:pPr>
    </w:p>
    <w:p w14:paraId="49B60CA1" w14:textId="77777777" w:rsidR="001C19EB" w:rsidRDefault="001C19EB" w:rsidP="001C19EB">
      <w:pPr>
        <w:pStyle w:val="ListParagraph"/>
        <w:numPr>
          <w:ilvl w:val="1"/>
          <w:numId w:val="21"/>
        </w:numPr>
        <w:spacing w:line="256" w:lineRule="auto"/>
        <w:rPr>
          <w:rFonts w:ascii="Arial" w:hAnsi="Arial" w:cs="Arial"/>
        </w:rPr>
      </w:pPr>
      <w:r>
        <w:rPr>
          <w:rFonts w:ascii="Arial" w:hAnsi="Arial" w:cs="Arial"/>
        </w:rPr>
        <w:t>Lamellae</w:t>
      </w:r>
    </w:p>
    <w:p w14:paraId="680F666F" w14:textId="77777777" w:rsidR="001C19EB" w:rsidRDefault="001C19EB" w:rsidP="001C19EB">
      <w:pPr>
        <w:pStyle w:val="ListParagraph"/>
        <w:numPr>
          <w:ilvl w:val="1"/>
          <w:numId w:val="21"/>
        </w:numPr>
        <w:spacing w:line="256" w:lineRule="auto"/>
        <w:rPr>
          <w:rFonts w:ascii="Arial" w:hAnsi="Arial" w:cs="Arial"/>
        </w:rPr>
      </w:pPr>
      <w:r>
        <w:rPr>
          <w:rFonts w:ascii="Arial" w:hAnsi="Arial" w:cs="Arial"/>
        </w:rPr>
        <w:t>Periosteum</w:t>
      </w:r>
    </w:p>
    <w:p w14:paraId="31D9AA62" w14:textId="77777777" w:rsidR="001C19EB" w:rsidRDefault="001C19EB" w:rsidP="001C19EB">
      <w:pPr>
        <w:pStyle w:val="ListParagraph"/>
        <w:numPr>
          <w:ilvl w:val="1"/>
          <w:numId w:val="21"/>
        </w:numPr>
        <w:spacing w:line="256" w:lineRule="auto"/>
        <w:rPr>
          <w:rFonts w:ascii="Arial" w:hAnsi="Arial" w:cs="Arial"/>
        </w:rPr>
      </w:pPr>
      <w:r>
        <w:rPr>
          <w:rFonts w:ascii="Arial" w:hAnsi="Arial" w:cs="Arial"/>
        </w:rPr>
        <w:t>Lacunae</w:t>
      </w:r>
    </w:p>
    <w:p w14:paraId="066A4753" w14:textId="77777777" w:rsidR="001C19EB" w:rsidRDefault="001C19EB" w:rsidP="001C19EB">
      <w:pPr>
        <w:pStyle w:val="ListParagraph"/>
        <w:numPr>
          <w:ilvl w:val="1"/>
          <w:numId w:val="21"/>
        </w:numPr>
        <w:spacing w:line="256" w:lineRule="auto"/>
        <w:rPr>
          <w:rFonts w:ascii="Arial" w:hAnsi="Arial" w:cs="Arial"/>
        </w:rPr>
      </w:pPr>
      <w:r>
        <w:rPr>
          <w:rFonts w:ascii="Arial" w:hAnsi="Arial" w:cs="Arial"/>
        </w:rPr>
        <w:t>Haversian Canal</w:t>
      </w:r>
    </w:p>
    <w:p w14:paraId="5653AEC0" w14:textId="6363F1AF" w:rsidR="004A7E2B" w:rsidRDefault="004A7E2B" w:rsidP="004A7E2B">
      <w:pPr>
        <w:pStyle w:val="ListParagraph"/>
        <w:rPr>
          <w:rFonts w:ascii="Arial" w:hAnsi="Arial" w:cs="Arial"/>
        </w:rPr>
      </w:pPr>
    </w:p>
    <w:p w14:paraId="0C3BC309" w14:textId="77777777" w:rsidR="004A7E2B" w:rsidRDefault="004A7E2B" w:rsidP="004A7E2B">
      <w:pPr>
        <w:pStyle w:val="ListParagraph"/>
        <w:rPr>
          <w:rFonts w:ascii="Arial" w:hAnsi="Arial" w:cs="Arial"/>
        </w:rPr>
      </w:pPr>
    </w:p>
    <w:p w14:paraId="3E9325A4" w14:textId="43147795" w:rsidR="009C61C9" w:rsidRPr="004E1E00" w:rsidRDefault="004E1E00">
      <w:pPr>
        <w:rPr>
          <w:rFonts w:ascii="Arial" w:hAnsi="Arial" w:cs="Arial"/>
        </w:rPr>
      </w:pPr>
      <w:r w:rsidRPr="004E1E00">
        <w:rPr>
          <w:rFonts w:ascii="Arial" w:hAnsi="Arial" w:cs="Arial"/>
        </w:rPr>
        <w:lastRenderedPageBreak/>
        <w:t>Questions 2</w:t>
      </w:r>
      <w:r w:rsidR="004A7E2B">
        <w:rPr>
          <w:rFonts w:ascii="Arial" w:hAnsi="Arial" w:cs="Arial"/>
        </w:rPr>
        <w:t>4</w:t>
      </w:r>
      <w:r w:rsidRPr="004E1E00">
        <w:rPr>
          <w:rFonts w:ascii="Arial" w:hAnsi="Arial" w:cs="Arial"/>
        </w:rPr>
        <w:t xml:space="preserve"> and 2</w:t>
      </w:r>
      <w:r w:rsidR="004A7E2B">
        <w:rPr>
          <w:rFonts w:ascii="Arial" w:hAnsi="Arial" w:cs="Arial"/>
        </w:rPr>
        <w:t>5</w:t>
      </w:r>
      <w:r w:rsidRPr="004E1E00">
        <w:rPr>
          <w:rFonts w:ascii="Arial" w:hAnsi="Arial" w:cs="Arial"/>
        </w:rPr>
        <w:t xml:space="preserve"> refer to the diagram below that shows the different organs associated with the digestive system.</w:t>
      </w:r>
    </w:p>
    <w:p w14:paraId="0511A4BE" w14:textId="6AB6199F" w:rsidR="004E1E00" w:rsidRDefault="000445FC" w:rsidP="004E1E00">
      <w:pPr>
        <w:jc w:val="center"/>
      </w:pPr>
      <w:r>
        <w:rPr>
          <w:noProof/>
        </w:rPr>
        <w:drawing>
          <wp:inline distT="0" distB="0" distL="0" distR="0" wp14:anchorId="2F3A6308" wp14:editId="185C057A">
            <wp:extent cx="2393950" cy="293884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1628" cy="2948267"/>
                    </a:xfrm>
                    <a:prstGeom prst="rect">
                      <a:avLst/>
                    </a:prstGeom>
                    <a:noFill/>
                    <a:ln>
                      <a:noFill/>
                    </a:ln>
                  </pic:spPr>
                </pic:pic>
              </a:graphicData>
            </a:graphic>
          </wp:inline>
        </w:drawing>
      </w:r>
    </w:p>
    <w:p w14:paraId="0A854945" w14:textId="395E8A37" w:rsidR="00966C59" w:rsidRPr="004A31B5" w:rsidRDefault="003E557E" w:rsidP="006B1486">
      <w:pPr>
        <w:pStyle w:val="ListParagraph"/>
        <w:numPr>
          <w:ilvl w:val="0"/>
          <w:numId w:val="10"/>
        </w:numPr>
        <w:rPr>
          <w:rFonts w:ascii="Arial" w:hAnsi="Arial" w:cs="Arial"/>
        </w:rPr>
      </w:pPr>
      <w:r w:rsidRPr="004A31B5">
        <w:rPr>
          <w:rFonts w:ascii="Arial" w:hAnsi="Arial" w:cs="Arial"/>
        </w:rPr>
        <w:t>Achlorhydria is an autoimmune disease that damage parietal cells</w:t>
      </w:r>
      <w:r w:rsidR="008267BA" w:rsidRPr="004A31B5">
        <w:rPr>
          <w:rFonts w:ascii="Arial" w:hAnsi="Arial" w:cs="Arial"/>
        </w:rPr>
        <w:t xml:space="preserve"> and can cause impaired digestion of food</w:t>
      </w:r>
      <w:r w:rsidRPr="004A31B5">
        <w:rPr>
          <w:rFonts w:ascii="Arial" w:hAnsi="Arial" w:cs="Arial"/>
        </w:rPr>
        <w:t>. In which organ would these cells be found?</w:t>
      </w:r>
    </w:p>
    <w:p w14:paraId="4ADC2071" w14:textId="77777777" w:rsidR="003E557E" w:rsidRDefault="003E557E" w:rsidP="003E557E">
      <w:pPr>
        <w:pStyle w:val="ListParagraph"/>
        <w:rPr>
          <w:rFonts w:ascii="Arial" w:hAnsi="Arial" w:cs="Arial"/>
        </w:rPr>
      </w:pPr>
    </w:p>
    <w:p w14:paraId="6A4953DB" w14:textId="0A00C063" w:rsidR="003E557E" w:rsidRPr="005E256B" w:rsidRDefault="003E557E" w:rsidP="006B1486">
      <w:pPr>
        <w:pStyle w:val="ListParagraph"/>
        <w:numPr>
          <w:ilvl w:val="1"/>
          <w:numId w:val="10"/>
        </w:numPr>
        <w:rPr>
          <w:rFonts w:ascii="Arial" w:hAnsi="Arial" w:cs="Arial"/>
          <w:b/>
          <w:bCs/>
          <w:color w:val="FF0000"/>
        </w:rPr>
      </w:pPr>
      <w:r w:rsidRPr="005E256B">
        <w:rPr>
          <w:rFonts w:ascii="Arial" w:hAnsi="Arial" w:cs="Arial"/>
          <w:b/>
          <w:bCs/>
          <w:color w:val="FF0000"/>
        </w:rPr>
        <w:t xml:space="preserve">Organ </w:t>
      </w:r>
      <w:r w:rsidR="008267BA" w:rsidRPr="005E256B">
        <w:rPr>
          <w:rFonts w:ascii="Arial" w:hAnsi="Arial" w:cs="Arial"/>
          <w:b/>
          <w:bCs/>
          <w:color w:val="FF0000"/>
        </w:rPr>
        <w:t>D</w:t>
      </w:r>
    </w:p>
    <w:p w14:paraId="116815C5" w14:textId="62E2F30B" w:rsidR="003E557E" w:rsidRDefault="003E557E" w:rsidP="006B1486">
      <w:pPr>
        <w:pStyle w:val="ListParagraph"/>
        <w:numPr>
          <w:ilvl w:val="1"/>
          <w:numId w:val="10"/>
        </w:numPr>
        <w:rPr>
          <w:rFonts w:ascii="Arial" w:hAnsi="Arial" w:cs="Arial"/>
        </w:rPr>
      </w:pPr>
      <w:r>
        <w:rPr>
          <w:rFonts w:ascii="Arial" w:hAnsi="Arial" w:cs="Arial"/>
        </w:rPr>
        <w:t xml:space="preserve">Organ </w:t>
      </w:r>
      <w:r w:rsidR="008267BA">
        <w:rPr>
          <w:rFonts w:ascii="Arial" w:hAnsi="Arial" w:cs="Arial"/>
        </w:rPr>
        <w:t>E</w:t>
      </w:r>
    </w:p>
    <w:p w14:paraId="695DDD5B" w14:textId="3792E09C" w:rsidR="003E557E" w:rsidRDefault="003E557E" w:rsidP="006B1486">
      <w:pPr>
        <w:pStyle w:val="ListParagraph"/>
        <w:numPr>
          <w:ilvl w:val="1"/>
          <w:numId w:val="10"/>
        </w:numPr>
        <w:rPr>
          <w:rFonts w:ascii="Arial" w:hAnsi="Arial" w:cs="Arial"/>
        </w:rPr>
      </w:pPr>
      <w:r>
        <w:rPr>
          <w:rFonts w:ascii="Arial" w:hAnsi="Arial" w:cs="Arial"/>
        </w:rPr>
        <w:t xml:space="preserve">Organ </w:t>
      </w:r>
      <w:r w:rsidR="008267BA">
        <w:rPr>
          <w:rFonts w:ascii="Arial" w:hAnsi="Arial" w:cs="Arial"/>
        </w:rPr>
        <w:t>F</w:t>
      </w:r>
    </w:p>
    <w:p w14:paraId="6CF917C8" w14:textId="13C96827" w:rsidR="003E557E" w:rsidRPr="003E557E" w:rsidRDefault="003E557E" w:rsidP="006B1486">
      <w:pPr>
        <w:pStyle w:val="ListParagraph"/>
        <w:numPr>
          <w:ilvl w:val="1"/>
          <w:numId w:val="10"/>
        </w:numPr>
        <w:rPr>
          <w:rFonts w:ascii="Arial" w:hAnsi="Arial" w:cs="Arial"/>
        </w:rPr>
      </w:pPr>
      <w:r>
        <w:rPr>
          <w:rFonts w:ascii="Arial" w:hAnsi="Arial" w:cs="Arial"/>
        </w:rPr>
        <w:t xml:space="preserve">Organ </w:t>
      </w:r>
      <w:r w:rsidR="008267BA">
        <w:rPr>
          <w:rFonts w:ascii="Arial" w:hAnsi="Arial" w:cs="Arial"/>
        </w:rPr>
        <w:t>J</w:t>
      </w:r>
    </w:p>
    <w:p w14:paraId="39817815" w14:textId="1F5937EE" w:rsidR="00966C59" w:rsidRDefault="00966C59" w:rsidP="00966C59">
      <w:pPr>
        <w:pStyle w:val="ListParagraph"/>
        <w:rPr>
          <w:rFonts w:ascii="Arial" w:hAnsi="Arial" w:cs="Arial"/>
        </w:rPr>
      </w:pPr>
    </w:p>
    <w:p w14:paraId="3CC360BB" w14:textId="77777777" w:rsidR="00966C59" w:rsidRPr="00966C59" w:rsidRDefault="00966C59" w:rsidP="00966C59">
      <w:pPr>
        <w:pStyle w:val="ListParagraph"/>
        <w:rPr>
          <w:rFonts w:ascii="Arial" w:hAnsi="Arial" w:cs="Arial"/>
        </w:rPr>
      </w:pPr>
    </w:p>
    <w:p w14:paraId="657FF7BF" w14:textId="54209331" w:rsidR="009C61C9" w:rsidRPr="004E1E00" w:rsidRDefault="004E1E00" w:rsidP="006B1486">
      <w:pPr>
        <w:pStyle w:val="ListParagraph"/>
        <w:numPr>
          <w:ilvl w:val="0"/>
          <w:numId w:val="10"/>
        </w:numPr>
      </w:pPr>
      <w:r>
        <w:rPr>
          <w:rFonts w:ascii="Arial" w:hAnsi="Arial" w:cs="Arial"/>
        </w:rPr>
        <w:t xml:space="preserve">Which of the following is </w:t>
      </w:r>
      <w:r>
        <w:rPr>
          <w:rFonts w:ascii="Arial" w:hAnsi="Arial" w:cs="Arial"/>
          <w:b/>
          <w:bCs/>
        </w:rPr>
        <w:t>not</w:t>
      </w:r>
      <w:r>
        <w:rPr>
          <w:rFonts w:ascii="Arial" w:hAnsi="Arial" w:cs="Arial"/>
        </w:rPr>
        <w:t xml:space="preserve"> a function of the organ labelled K?</w:t>
      </w:r>
    </w:p>
    <w:p w14:paraId="5ED5A6F8" w14:textId="77777777" w:rsidR="004E1E00" w:rsidRPr="004E1E00" w:rsidRDefault="004E1E00" w:rsidP="004E1E00">
      <w:pPr>
        <w:pStyle w:val="ListParagraph"/>
        <w:rPr>
          <w:rFonts w:ascii="Arial" w:hAnsi="Arial" w:cs="Arial"/>
        </w:rPr>
      </w:pPr>
    </w:p>
    <w:p w14:paraId="0DA4D7BF" w14:textId="0EEA10D7" w:rsidR="004E1E00" w:rsidRPr="004E1E00" w:rsidRDefault="004E1E00" w:rsidP="006B1486">
      <w:pPr>
        <w:pStyle w:val="ListParagraph"/>
        <w:numPr>
          <w:ilvl w:val="1"/>
          <w:numId w:val="10"/>
        </w:numPr>
        <w:rPr>
          <w:rFonts w:ascii="Arial" w:hAnsi="Arial" w:cs="Arial"/>
        </w:rPr>
      </w:pPr>
      <w:r w:rsidRPr="004E1E00">
        <w:rPr>
          <w:rFonts w:ascii="Arial" w:hAnsi="Arial" w:cs="Arial"/>
        </w:rPr>
        <w:t>Absorption of water and vitamins</w:t>
      </w:r>
    </w:p>
    <w:p w14:paraId="4494B729" w14:textId="68C9CB33" w:rsidR="004E1E00" w:rsidRPr="004E1E00" w:rsidRDefault="004E1E00" w:rsidP="006B1486">
      <w:pPr>
        <w:pStyle w:val="ListParagraph"/>
        <w:numPr>
          <w:ilvl w:val="1"/>
          <w:numId w:val="10"/>
        </w:numPr>
        <w:rPr>
          <w:rFonts w:ascii="Arial" w:hAnsi="Arial" w:cs="Arial"/>
        </w:rPr>
      </w:pPr>
      <w:r w:rsidRPr="004E1E00">
        <w:rPr>
          <w:rFonts w:ascii="Arial" w:hAnsi="Arial" w:cs="Arial"/>
        </w:rPr>
        <w:t>Formation and storage of faeces</w:t>
      </w:r>
    </w:p>
    <w:p w14:paraId="20854277" w14:textId="2AE5A333" w:rsidR="004E1E00" w:rsidRPr="004E1E00" w:rsidRDefault="004E1E00" w:rsidP="006B1486">
      <w:pPr>
        <w:pStyle w:val="ListParagraph"/>
        <w:numPr>
          <w:ilvl w:val="1"/>
          <w:numId w:val="10"/>
        </w:numPr>
        <w:rPr>
          <w:rFonts w:ascii="Arial" w:hAnsi="Arial" w:cs="Arial"/>
        </w:rPr>
      </w:pPr>
      <w:r w:rsidRPr="004E1E00">
        <w:rPr>
          <w:rFonts w:ascii="Arial" w:hAnsi="Arial" w:cs="Arial"/>
        </w:rPr>
        <w:t>Breakdown of organic matter</w:t>
      </w:r>
    </w:p>
    <w:p w14:paraId="18D5EA01" w14:textId="14E0D4B9" w:rsidR="002A3776" w:rsidRDefault="00591EDC" w:rsidP="006B1486">
      <w:pPr>
        <w:pStyle w:val="ListParagraph"/>
        <w:numPr>
          <w:ilvl w:val="1"/>
          <w:numId w:val="10"/>
        </w:numPr>
        <w:rPr>
          <w:rFonts w:ascii="Arial" w:hAnsi="Arial" w:cs="Arial"/>
          <w:b/>
          <w:bCs/>
          <w:color w:val="FF0000"/>
        </w:rPr>
      </w:pPr>
      <w:r w:rsidRPr="00591EDC">
        <w:rPr>
          <w:rFonts w:ascii="Arial" w:hAnsi="Arial" w:cs="Arial"/>
          <w:b/>
          <w:bCs/>
          <w:color w:val="FF0000"/>
        </w:rPr>
        <w:t>Production of enzymes for chemical digestion</w:t>
      </w:r>
    </w:p>
    <w:p w14:paraId="104D6A2B" w14:textId="04EEA680" w:rsidR="002A3776" w:rsidRDefault="002A3776" w:rsidP="002A3776">
      <w:pPr>
        <w:pStyle w:val="ListParagraph"/>
        <w:spacing w:after="0"/>
        <w:ind w:left="1440"/>
        <w:rPr>
          <w:rFonts w:ascii="Arial" w:hAnsi="Arial" w:cs="Arial"/>
          <w:b/>
          <w:bCs/>
          <w:color w:val="FF0000"/>
        </w:rPr>
      </w:pPr>
    </w:p>
    <w:p w14:paraId="141E0895" w14:textId="77777777" w:rsidR="002A3776" w:rsidRDefault="002A3776" w:rsidP="002A3776">
      <w:pPr>
        <w:pStyle w:val="ListParagraph"/>
        <w:spacing w:after="0"/>
        <w:ind w:left="1440"/>
        <w:rPr>
          <w:rFonts w:ascii="Arial" w:hAnsi="Arial" w:cs="Arial"/>
          <w:b/>
          <w:bCs/>
          <w:color w:val="FF0000"/>
        </w:rPr>
      </w:pPr>
    </w:p>
    <w:p w14:paraId="4EAE71F2" w14:textId="5E455704" w:rsidR="002A3776" w:rsidRPr="002037CD" w:rsidRDefault="002A3776" w:rsidP="006B1486">
      <w:pPr>
        <w:pStyle w:val="ListParagraph"/>
        <w:numPr>
          <w:ilvl w:val="0"/>
          <w:numId w:val="10"/>
        </w:numPr>
        <w:spacing w:after="0"/>
        <w:rPr>
          <w:rFonts w:ascii="Arial" w:hAnsi="Arial" w:cs="Arial"/>
          <w:b/>
          <w:bCs/>
          <w:color w:val="FF0000"/>
        </w:rPr>
      </w:pPr>
      <w:r w:rsidRPr="002A3776">
        <w:rPr>
          <w:rFonts w:ascii="Arial" w:hAnsi="Arial" w:cs="Arial"/>
        </w:rPr>
        <w:t xml:space="preserve">Coenzyme Q10 is </w:t>
      </w:r>
      <w:r>
        <w:rPr>
          <w:rFonts w:ascii="Arial" w:hAnsi="Arial" w:cs="Arial"/>
        </w:rPr>
        <w:t>required for the synthesis of adenosine triphosphate</w:t>
      </w:r>
      <w:r w:rsidR="00297708">
        <w:rPr>
          <w:rFonts w:ascii="Arial" w:hAnsi="Arial" w:cs="Arial"/>
        </w:rPr>
        <w:t>.</w:t>
      </w:r>
      <w:r>
        <w:rPr>
          <w:rFonts w:ascii="Arial" w:hAnsi="Arial" w:cs="Arial"/>
        </w:rPr>
        <w:t xml:space="preserve"> </w:t>
      </w:r>
      <w:r w:rsidR="002037CD">
        <w:rPr>
          <w:rFonts w:ascii="Arial" w:hAnsi="Arial" w:cs="Arial"/>
        </w:rPr>
        <w:t xml:space="preserve">Which of the following </w:t>
      </w:r>
      <w:r w:rsidR="002037CD">
        <w:rPr>
          <w:rFonts w:ascii="Arial" w:hAnsi="Arial" w:cs="Arial"/>
          <w:b/>
          <w:bCs/>
        </w:rPr>
        <w:t xml:space="preserve">best </w:t>
      </w:r>
      <w:r w:rsidR="002037CD">
        <w:rPr>
          <w:rFonts w:ascii="Arial" w:hAnsi="Arial" w:cs="Arial"/>
        </w:rPr>
        <w:t>explains how a coenzyme works?</w:t>
      </w:r>
    </w:p>
    <w:p w14:paraId="1EBB8F3C" w14:textId="77777777" w:rsidR="002037CD" w:rsidRPr="002037CD" w:rsidRDefault="002037CD" w:rsidP="002037CD">
      <w:pPr>
        <w:pStyle w:val="ListParagraph"/>
        <w:spacing w:after="0"/>
        <w:rPr>
          <w:rFonts w:ascii="Arial" w:hAnsi="Arial" w:cs="Arial"/>
          <w:b/>
          <w:bCs/>
          <w:color w:val="FF0000"/>
        </w:rPr>
      </w:pPr>
    </w:p>
    <w:p w14:paraId="51B665E1" w14:textId="3F6CE904" w:rsidR="00466FF1" w:rsidRPr="005814C2" w:rsidRDefault="005814C2" w:rsidP="006B1486">
      <w:pPr>
        <w:pStyle w:val="ListParagraph"/>
        <w:numPr>
          <w:ilvl w:val="1"/>
          <w:numId w:val="10"/>
        </w:numPr>
        <w:spacing w:after="0"/>
        <w:rPr>
          <w:rFonts w:ascii="Arial" w:hAnsi="Arial" w:cs="Arial"/>
          <w:b/>
          <w:bCs/>
        </w:rPr>
      </w:pPr>
      <w:r w:rsidRPr="005814C2">
        <w:rPr>
          <w:rFonts w:ascii="Arial" w:hAnsi="Arial" w:cs="Arial"/>
        </w:rPr>
        <w:t>Small</w:t>
      </w:r>
      <w:r>
        <w:rPr>
          <w:rFonts w:ascii="Arial" w:hAnsi="Arial" w:cs="Arial"/>
        </w:rPr>
        <w:t xml:space="preserve"> organic and inorganic</w:t>
      </w:r>
      <w:r w:rsidRPr="005814C2">
        <w:rPr>
          <w:rFonts w:ascii="Arial" w:hAnsi="Arial" w:cs="Arial"/>
        </w:rPr>
        <w:t xml:space="preserve"> molecules</w:t>
      </w:r>
      <w:r>
        <w:rPr>
          <w:rFonts w:ascii="Arial" w:hAnsi="Arial" w:cs="Arial"/>
        </w:rPr>
        <w:t xml:space="preserve"> that bind to the enzyme and change the shape of the active </w:t>
      </w:r>
      <w:proofErr w:type="gramStart"/>
      <w:r>
        <w:rPr>
          <w:rFonts w:ascii="Arial" w:hAnsi="Arial" w:cs="Arial"/>
        </w:rPr>
        <w:t>site</w:t>
      </w:r>
      <w:proofErr w:type="gramEnd"/>
    </w:p>
    <w:p w14:paraId="5F49B1BD" w14:textId="4C901AF8" w:rsidR="00466FF1" w:rsidRDefault="00466FF1" w:rsidP="006B1486">
      <w:pPr>
        <w:pStyle w:val="ListParagraph"/>
        <w:numPr>
          <w:ilvl w:val="1"/>
          <w:numId w:val="10"/>
        </w:numPr>
        <w:spacing w:after="0"/>
        <w:rPr>
          <w:rFonts w:ascii="Arial" w:hAnsi="Arial" w:cs="Arial"/>
        </w:rPr>
      </w:pPr>
      <w:r>
        <w:rPr>
          <w:rFonts w:ascii="Arial" w:hAnsi="Arial" w:cs="Arial"/>
        </w:rPr>
        <w:t xml:space="preserve">Large protein molecules that permanently bind to enzymes and act as catalysts </w:t>
      </w:r>
    </w:p>
    <w:p w14:paraId="5E89281B" w14:textId="75A97FD3" w:rsidR="00857DCE" w:rsidRPr="002122AD" w:rsidRDefault="00466FF1" w:rsidP="006B1486">
      <w:pPr>
        <w:pStyle w:val="ListParagraph"/>
        <w:numPr>
          <w:ilvl w:val="1"/>
          <w:numId w:val="10"/>
        </w:numPr>
        <w:spacing w:after="0"/>
        <w:rPr>
          <w:rFonts w:ascii="Arial" w:hAnsi="Arial" w:cs="Arial"/>
          <w:b/>
          <w:bCs/>
          <w:color w:val="FF0000"/>
        </w:rPr>
      </w:pPr>
      <w:r w:rsidRPr="002122AD">
        <w:rPr>
          <w:rFonts w:ascii="Arial" w:hAnsi="Arial" w:cs="Arial"/>
          <w:b/>
          <w:bCs/>
          <w:color w:val="FF0000"/>
        </w:rPr>
        <w:t xml:space="preserve">Organic molecules that temporarily bind to an enzyme </w:t>
      </w:r>
      <w:r w:rsidR="00FC5FA0">
        <w:rPr>
          <w:rFonts w:ascii="Arial" w:hAnsi="Arial" w:cs="Arial"/>
          <w:b/>
          <w:bCs/>
          <w:color w:val="FF0000"/>
        </w:rPr>
        <w:t>and</w:t>
      </w:r>
      <w:r w:rsidR="005814C2" w:rsidRPr="002122AD">
        <w:rPr>
          <w:rFonts w:ascii="Arial" w:hAnsi="Arial" w:cs="Arial"/>
          <w:b/>
          <w:bCs/>
          <w:color w:val="FF0000"/>
        </w:rPr>
        <w:t xml:space="preserve"> change their </w:t>
      </w:r>
      <w:proofErr w:type="gramStart"/>
      <w:r w:rsidR="005814C2" w:rsidRPr="002122AD">
        <w:rPr>
          <w:rFonts w:ascii="Arial" w:hAnsi="Arial" w:cs="Arial"/>
          <w:b/>
          <w:bCs/>
          <w:color w:val="FF0000"/>
        </w:rPr>
        <w:t>shape</w:t>
      </w:r>
      <w:proofErr w:type="gramEnd"/>
    </w:p>
    <w:p w14:paraId="04ED125F" w14:textId="25280D18" w:rsidR="002037CD" w:rsidRDefault="00466FF1" w:rsidP="006B1486">
      <w:pPr>
        <w:pStyle w:val="ListParagraph"/>
        <w:numPr>
          <w:ilvl w:val="1"/>
          <w:numId w:val="10"/>
        </w:numPr>
        <w:spacing w:after="0"/>
        <w:rPr>
          <w:rFonts w:ascii="Arial" w:hAnsi="Arial" w:cs="Arial"/>
        </w:rPr>
      </w:pPr>
      <w:r w:rsidRPr="00857DCE">
        <w:rPr>
          <w:rFonts w:ascii="Arial" w:hAnsi="Arial" w:cs="Arial"/>
        </w:rPr>
        <w:t>Inorganic molecules that produce chemical reactions between enzymes and substrates</w:t>
      </w:r>
    </w:p>
    <w:p w14:paraId="0C8B26FE" w14:textId="51638682" w:rsidR="00297708" w:rsidRDefault="00297708" w:rsidP="00297708">
      <w:pPr>
        <w:pStyle w:val="ListParagraph"/>
        <w:spacing w:after="0"/>
        <w:ind w:left="1440"/>
        <w:rPr>
          <w:rFonts w:ascii="Arial" w:hAnsi="Arial" w:cs="Arial"/>
        </w:rPr>
      </w:pPr>
    </w:p>
    <w:p w14:paraId="722C17D1" w14:textId="77777777" w:rsidR="00297708" w:rsidRDefault="00297708" w:rsidP="00297708">
      <w:pPr>
        <w:pStyle w:val="ListParagraph"/>
        <w:spacing w:after="0"/>
        <w:ind w:left="1440"/>
        <w:rPr>
          <w:rFonts w:ascii="Arial" w:hAnsi="Arial" w:cs="Arial"/>
        </w:rPr>
      </w:pPr>
    </w:p>
    <w:p w14:paraId="7F3586C7" w14:textId="11E52193" w:rsidR="003216CD" w:rsidRDefault="003216CD" w:rsidP="006B1486">
      <w:pPr>
        <w:pStyle w:val="ListParagraph"/>
        <w:numPr>
          <w:ilvl w:val="0"/>
          <w:numId w:val="10"/>
        </w:numPr>
        <w:spacing w:after="0"/>
        <w:rPr>
          <w:rFonts w:ascii="Arial" w:hAnsi="Arial" w:cs="Arial"/>
        </w:rPr>
      </w:pPr>
      <w:r>
        <w:rPr>
          <w:rFonts w:ascii="Arial" w:hAnsi="Arial" w:cs="Arial"/>
        </w:rPr>
        <w:lastRenderedPageBreak/>
        <w:t xml:space="preserve">Which of the following </w:t>
      </w:r>
      <w:r w:rsidR="005E256B" w:rsidRPr="005E256B">
        <w:rPr>
          <w:rFonts w:ascii="Arial" w:hAnsi="Arial" w:cs="Arial"/>
          <w:b/>
          <w:bCs/>
        </w:rPr>
        <w:t xml:space="preserve">best </w:t>
      </w:r>
      <w:r>
        <w:rPr>
          <w:rFonts w:ascii="Arial" w:hAnsi="Arial" w:cs="Arial"/>
        </w:rPr>
        <w:t>explains why eating less fat</w:t>
      </w:r>
      <w:r w:rsidR="00095EF0">
        <w:rPr>
          <w:rFonts w:ascii="Arial" w:hAnsi="Arial" w:cs="Arial"/>
        </w:rPr>
        <w:t xml:space="preserve"> </w:t>
      </w:r>
      <w:r>
        <w:rPr>
          <w:rFonts w:ascii="Arial" w:hAnsi="Arial" w:cs="Arial"/>
        </w:rPr>
        <w:t>can help with weight loss?</w:t>
      </w:r>
      <w:r w:rsidR="00D866A5">
        <w:rPr>
          <w:rFonts w:ascii="Arial" w:hAnsi="Arial" w:cs="Arial"/>
        </w:rPr>
        <w:t xml:space="preserve"> </w:t>
      </w:r>
    </w:p>
    <w:p w14:paraId="313377E3" w14:textId="77777777" w:rsidR="003216CD" w:rsidRDefault="003216CD" w:rsidP="003216CD">
      <w:pPr>
        <w:pStyle w:val="ListParagraph"/>
        <w:spacing w:after="0"/>
        <w:rPr>
          <w:rFonts w:ascii="Arial" w:hAnsi="Arial" w:cs="Arial"/>
        </w:rPr>
      </w:pPr>
    </w:p>
    <w:p w14:paraId="7A126223" w14:textId="361ED6BA" w:rsidR="004779A3" w:rsidRPr="003216CD" w:rsidRDefault="00297708" w:rsidP="006B1486">
      <w:pPr>
        <w:pStyle w:val="ListParagraph"/>
        <w:numPr>
          <w:ilvl w:val="1"/>
          <w:numId w:val="10"/>
        </w:numPr>
        <w:spacing w:after="0"/>
        <w:rPr>
          <w:rFonts w:ascii="Arial" w:hAnsi="Arial" w:cs="Arial"/>
          <w:b/>
          <w:bCs/>
          <w:color w:val="FF0000"/>
        </w:rPr>
      </w:pPr>
      <w:r>
        <w:rPr>
          <w:rFonts w:ascii="Arial" w:hAnsi="Arial" w:cs="Arial"/>
          <w:b/>
          <w:bCs/>
          <w:color w:val="FF0000"/>
        </w:rPr>
        <w:t xml:space="preserve">Fats are </w:t>
      </w:r>
      <w:r w:rsidR="00361AFC">
        <w:rPr>
          <w:rFonts w:ascii="Arial" w:hAnsi="Arial" w:cs="Arial"/>
          <w:b/>
          <w:bCs/>
          <w:color w:val="FF0000"/>
        </w:rPr>
        <w:t>nutrient dense, producing the most energy</w:t>
      </w:r>
      <w:r w:rsidR="00D866A5">
        <w:rPr>
          <w:rFonts w:ascii="Arial" w:hAnsi="Arial" w:cs="Arial"/>
          <w:b/>
          <w:bCs/>
          <w:color w:val="FF0000"/>
        </w:rPr>
        <w:t>.</w:t>
      </w:r>
    </w:p>
    <w:p w14:paraId="75B467B4" w14:textId="12ABEF7C" w:rsidR="003216CD" w:rsidRDefault="00297708" w:rsidP="006B1486">
      <w:pPr>
        <w:pStyle w:val="ListParagraph"/>
        <w:numPr>
          <w:ilvl w:val="1"/>
          <w:numId w:val="10"/>
        </w:numPr>
        <w:spacing w:after="0"/>
        <w:rPr>
          <w:rFonts w:ascii="Arial" w:hAnsi="Arial" w:cs="Arial"/>
        </w:rPr>
      </w:pPr>
      <w:r>
        <w:rPr>
          <w:rFonts w:ascii="Arial" w:hAnsi="Arial" w:cs="Arial"/>
        </w:rPr>
        <w:t xml:space="preserve">Fats are </w:t>
      </w:r>
      <w:r w:rsidR="00095EF0">
        <w:rPr>
          <w:rFonts w:ascii="Arial" w:hAnsi="Arial" w:cs="Arial"/>
        </w:rPr>
        <w:t>associated with heart disease</w:t>
      </w:r>
      <w:r w:rsidR="00361AFC">
        <w:rPr>
          <w:rFonts w:ascii="Arial" w:hAnsi="Arial" w:cs="Arial"/>
        </w:rPr>
        <w:t xml:space="preserve"> and </w:t>
      </w:r>
      <w:r w:rsidR="002122AD">
        <w:rPr>
          <w:rFonts w:ascii="Arial" w:hAnsi="Arial" w:cs="Arial"/>
        </w:rPr>
        <w:t xml:space="preserve">therefore </w:t>
      </w:r>
      <w:r w:rsidR="00361AFC">
        <w:rPr>
          <w:rFonts w:ascii="Arial" w:hAnsi="Arial" w:cs="Arial"/>
        </w:rPr>
        <w:t>less exercise</w:t>
      </w:r>
      <w:r w:rsidR="00D866A5">
        <w:rPr>
          <w:rFonts w:ascii="Arial" w:hAnsi="Arial" w:cs="Arial"/>
        </w:rPr>
        <w:t>.</w:t>
      </w:r>
    </w:p>
    <w:p w14:paraId="7A0290B1" w14:textId="583181F1" w:rsidR="00095EF0" w:rsidRDefault="00297708" w:rsidP="006B1486">
      <w:pPr>
        <w:pStyle w:val="ListParagraph"/>
        <w:numPr>
          <w:ilvl w:val="1"/>
          <w:numId w:val="10"/>
        </w:numPr>
        <w:spacing w:after="0"/>
        <w:rPr>
          <w:rFonts w:ascii="Arial" w:hAnsi="Arial" w:cs="Arial"/>
        </w:rPr>
      </w:pPr>
      <w:r>
        <w:rPr>
          <w:rFonts w:ascii="Arial" w:hAnsi="Arial" w:cs="Arial"/>
        </w:rPr>
        <w:t xml:space="preserve">Fats are </w:t>
      </w:r>
      <w:r w:rsidR="00095EF0">
        <w:rPr>
          <w:rFonts w:ascii="Arial" w:hAnsi="Arial" w:cs="Arial"/>
        </w:rPr>
        <w:t>used to create more cells</w:t>
      </w:r>
      <w:r w:rsidR="00361AFC">
        <w:rPr>
          <w:rFonts w:ascii="Arial" w:hAnsi="Arial" w:cs="Arial"/>
        </w:rPr>
        <w:t xml:space="preserve"> in the body</w:t>
      </w:r>
      <w:r w:rsidR="00095EF0">
        <w:rPr>
          <w:rFonts w:ascii="Arial" w:hAnsi="Arial" w:cs="Arial"/>
        </w:rPr>
        <w:t>.</w:t>
      </w:r>
      <w:r w:rsidR="00095EF0" w:rsidRPr="00095EF0">
        <w:rPr>
          <w:rFonts w:ascii="Arial" w:hAnsi="Arial" w:cs="Arial"/>
        </w:rPr>
        <w:t xml:space="preserve"> </w:t>
      </w:r>
    </w:p>
    <w:p w14:paraId="497C081F" w14:textId="152B20CA" w:rsidR="00095EF0" w:rsidRDefault="00297708" w:rsidP="006B1486">
      <w:pPr>
        <w:pStyle w:val="ListParagraph"/>
        <w:numPr>
          <w:ilvl w:val="1"/>
          <w:numId w:val="10"/>
        </w:numPr>
        <w:spacing w:after="0"/>
        <w:rPr>
          <w:rFonts w:ascii="Arial" w:hAnsi="Arial" w:cs="Arial"/>
        </w:rPr>
      </w:pPr>
      <w:r>
        <w:rPr>
          <w:rFonts w:ascii="Arial" w:hAnsi="Arial" w:cs="Arial"/>
        </w:rPr>
        <w:t xml:space="preserve">Fats are </w:t>
      </w:r>
      <w:r w:rsidR="00095EF0">
        <w:rPr>
          <w:rFonts w:ascii="Arial" w:hAnsi="Arial" w:cs="Arial"/>
        </w:rPr>
        <w:t xml:space="preserve">metabolised </w:t>
      </w:r>
      <w:r w:rsidR="00466C28">
        <w:rPr>
          <w:rFonts w:ascii="Arial" w:hAnsi="Arial" w:cs="Arial"/>
        </w:rPr>
        <w:t>slower</w:t>
      </w:r>
      <w:r w:rsidR="00095EF0">
        <w:rPr>
          <w:rFonts w:ascii="Arial" w:hAnsi="Arial" w:cs="Arial"/>
        </w:rPr>
        <w:t xml:space="preserve"> than other nutrients.</w:t>
      </w:r>
    </w:p>
    <w:p w14:paraId="317A1808" w14:textId="33F8C1E6" w:rsidR="00093BB8" w:rsidRDefault="00093BB8" w:rsidP="00093BB8">
      <w:pPr>
        <w:pStyle w:val="ListParagraph"/>
        <w:spacing w:after="0"/>
        <w:ind w:left="1440"/>
        <w:rPr>
          <w:rFonts w:ascii="Arial" w:hAnsi="Arial" w:cs="Arial"/>
        </w:rPr>
      </w:pPr>
    </w:p>
    <w:p w14:paraId="693369F9" w14:textId="77777777" w:rsidR="00093BB8" w:rsidRDefault="00093BB8" w:rsidP="00093BB8">
      <w:pPr>
        <w:pStyle w:val="ListParagraph"/>
        <w:spacing w:after="0"/>
        <w:ind w:left="1440"/>
        <w:rPr>
          <w:rFonts w:ascii="Arial" w:hAnsi="Arial" w:cs="Arial"/>
        </w:rPr>
      </w:pPr>
    </w:p>
    <w:p w14:paraId="4D174CF1" w14:textId="497424F2" w:rsidR="00093BB8" w:rsidRDefault="0022612B" w:rsidP="006B1486">
      <w:pPr>
        <w:pStyle w:val="ListParagraph"/>
        <w:numPr>
          <w:ilvl w:val="0"/>
          <w:numId w:val="10"/>
        </w:numPr>
        <w:spacing w:after="0"/>
        <w:rPr>
          <w:rFonts w:ascii="Arial" w:hAnsi="Arial" w:cs="Arial"/>
        </w:rPr>
      </w:pPr>
      <w:proofErr w:type="gramStart"/>
      <w:r>
        <w:rPr>
          <w:rFonts w:ascii="Arial" w:hAnsi="Arial" w:cs="Arial"/>
        </w:rPr>
        <w:t>Pulmonary hypertension (high blood pressure),</w:t>
      </w:r>
      <w:proofErr w:type="gramEnd"/>
      <w:r>
        <w:rPr>
          <w:rFonts w:ascii="Arial" w:hAnsi="Arial" w:cs="Arial"/>
        </w:rPr>
        <w:t xml:space="preserve"> causes the blood vessels of the lungs to become narrowed or blocked. Although there is no cure, treatment can be given to help reduce the symptoms. Which of the following would you </w:t>
      </w:r>
      <w:r>
        <w:rPr>
          <w:rFonts w:ascii="Arial" w:hAnsi="Arial" w:cs="Arial"/>
          <w:b/>
          <w:bCs/>
        </w:rPr>
        <w:t xml:space="preserve">not </w:t>
      </w:r>
      <w:r>
        <w:rPr>
          <w:rFonts w:ascii="Arial" w:hAnsi="Arial" w:cs="Arial"/>
        </w:rPr>
        <w:t>expect to be a symptom of pulmonary hypertension?</w:t>
      </w:r>
    </w:p>
    <w:p w14:paraId="19C288C8" w14:textId="77777777" w:rsidR="0022612B" w:rsidRDefault="0022612B" w:rsidP="0022612B">
      <w:pPr>
        <w:pStyle w:val="ListParagraph"/>
        <w:spacing w:after="0"/>
        <w:rPr>
          <w:rFonts w:ascii="Arial" w:hAnsi="Arial" w:cs="Arial"/>
        </w:rPr>
      </w:pPr>
    </w:p>
    <w:p w14:paraId="221C07E2" w14:textId="7CFCE9A1" w:rsidR="0022612B" w:rsidRDefault="0022612B" w:rsidP="006B1486">
      <w:pPr>
        <w:pStyle w:val="ListParagraph"/>
        <w:numPr>
          <w:ilvl w:val="1"/>
          <w:numId w:val="10"/>
        </w:numPr>
        <w:spacing w:after="0"/>
        <w:rPr>
          <w:rFonts w:ascii="Arial" w:hAnsi="Arial" w:cs="Arial"/>
        </w:rPr>
      </w:pPr>
      <w:r>
        <w:rPr>
          <w:rFonts w:ascii="Arial" w:hAnsi="Arial" w:cs="Arial"/>
        </w:rPr>
        <w:t>Chest pressure and/or pain</w:t>
      </w:r>
    </w:p>
    <w:p w14:paraId="0D9BAD91" w14:textId="7DCFF8DB" w:rsidR="0022612B" w:rsidRDefault="0022612B" w:rsidP="006B1486">
      <w:pPr>
        <w:pStyle w:val="ListParagraph"/>
        <w:numPr>
          <w:ilvl w:val="1"/>
          <w:numId w:val="10"/>
        </w:numPr>
        <w:spacing w:after="0"/>
        <w:rPr>
          <w:rFonts w:ascii="Arial" w:hAnsi="Arial" w:cs="Arial"/>
        </w:rPr>
      </w:pPr>
      <w:r>
        <w:rPr>
          <w:rFonts w:ascii="Arial" w:hAnsi="Arial" w:cs="Arial"/>
        </w:rPr>
        <w:t>Cyanosis (blue lips)</w:t>
      </w:r>
    </w:p>
    <w:p w14:paraId="2E8ADB27" w14:textId="07371DFE" w:rsidR="0022612B" w:rsidRPr="0022612B" w:rsidRDefault="0022612B" w:rsidP="006B1486">
      <w:pPr>
        <w:pStyle w:val="ListParagraph"/>
        <w:numPr>
          <w:ilvl w:val="1"/>
          <w:numId w:val="10"/>
        </w:numPr>
        <w:spacing w:after="0"/>
        <w:rPr>
          <w:rFonts w:ascii="Arial" w:hAnsi="Arial" w:cs="Arial"/>
          <w:b/>
          <w:bCs/>
          <w:color w:val="FF0000"/>
        </w:rPr>
      </w:pPr>
      <w:r w:rsidRPr="0022612B">
        <w:rPr>
          <w:rFonts w:ascii="Arial" w:hAnsi="Arial" w:cs="Arial"/>
          <w:b/>
          <w:bCs/>
          <w:color w:val="FF0000"/>
        </w:rPr>
        <w:t xml:space="preserve">Decreased heart </w:t>
      </w:r>
      <w:proofErr w:type="gramStart"/>
      <w:r w:rsidRPr="0022612B">
        <w:rPr>
          <w:rFonts w:ascii="Arial" w:hAnsi="Arial" w:cs="Arial"/>
          <w:b/>
          <w:bCs/>
          <w:color w:val="FF0000"/>
        </w:rPr>
        <w:t>rate</w:t>
      </w:r>
      <w:proofErr w:type="gramEnd"/>
    </w:p>
    <w:p w14:paraId="68864F25" w14:textId="17D308A7" w:rsidR="0022612B" w:rsidRDefault="0022612B" w:rsidP="006B1486">
      <w:pPr>
        <w:pStyle w:val="ListParagraph"/>
        <w:numPr>
          <w:ilvl w:val="1"/>
          <w:numId w:val="10"/>
        </w:numPr>
        <w:spacing w:after="0"/>
        <w:rPr>
          <w:rFonts w:ascii="Arial" w:hAnsi="Arial" w:cs="Arial"/>
        </w:rPr>
      </w:pPr>
      <w:r>
        <w:rPr>
          <w:rFonts w:ascii="Arial" w:hAnsi="Arial" w:cs="Arial"/>
        </w:rPr>
        <w:t>Shortness of breath</w:t>
      </w:r>
    </w:p>
    <w:p w14:paraId="15FFBB2C" w14:textId="0EBC4BEC" w:rsidR="0022612B" w:rsidRDefault="0022612B" w:rsidP="0022612B">
      <w:pPr>
        <w:pStyle w:val="ListParagraph"/>
        <w:spacing w:after="0"/>
        <w:ind w:left="1440"/>
        <w:rPr>
          <w:rFonts w:ascii="Arial" w:hAnsi="Arial" w:cs="Arial"/>
        </w:rPr>
      </w:pPr>
    </w:p>
    <w:p w14:paraId="68B95467" w14:textId="77777777" w:rsidR="0022612B" w:rsidRDefault="0022612B" w:rsidP="0022612B">
      <w:pPr>
        <w:pStyle w:val="ListParagraph"/>
        <w:spacing w:after="0"/>
        <w:ind w:left="1440"/>
        <w:rPr>
          <w:rFonts w:ascii="Arial" w:hAnsi="Arial" w:cs="Arial"/>
        </w:rPr>
      </w:pPr>
    </w:p>
    <w:p w14:paraId="5868D737" w14:textId="172C1C3B" w:rsidR="00EC73BD" w:rsidRDefault="002A2989" w:rsidP="006B1486">
      <w:pPr>
        <w:pStyle w:val="ListParagraph"/>
        <w:numPr>
          <w:ilvl w:val="0"/>
          <w:numId w:val="10"/>
        </w:numPr>
        <w:spacing w:after="0"/>
        <w:rPr>
          <w:rFonts w:ascii="Arial" w:hAnsi="Arial" w:cs="Arial"/>
        </w:rPr>
      </w:pPr>
      <w:r>
        <w:rPr>
          <w:rFonts w:ascii="Arial" w:hAnsi="Arial" w:cs="Arial"/>
        </w:rPr>
        <w:t xml:space="preserve">A scientist receives a histopathology report regarding a patient with </w:t>
      </w:r>
      <w:proofErr w:type="spellStart"/>
      <w:r>
        <w:rPr>
          <w:rFonts w:ascii="Arial" w:hAnsi="Arial" w:cs="Arial"/>
        </w:rPr>
        <w:t>polychondritis</w:t>
      </w:r>
      <w:proofErr w:type="spellEnd"/>
      <w:r w:rsidR="00AD4149">
        <w:rPr>
          <w:rFonts w:ascii="Arial" w:hAnsi="Arial" w:cs="Arial"/>
        </w:rPr>
        <w:t xml:space="preserve">, which causes </w:t>
      </w:r>
      <w:r>
        <w:rPr>
          <w:rFonts w:ascii="Arial" w:hAnsi="Arial" w:cs="Arial"/>
        </w:rPr>
        <w:t xml:space="preserve">recurrent episodes of inflammation </w:t>
      </w:r>
      <w:r w:rsidR="00093830">
        <w:rPr>
          <w:rFonts w:ascii="Arial" w:hAnsi="Arial" w:cs="Arial"/>
        </w:rPr>
        <w:t>within</w:t>
      </w:r>
      <w:r>
        <w:rPr>
          <w:rFonts w:ascii="Arial" w:hAnsi="Arial" w:cs="Arial"/>
        </w:rPr>
        <w:t xml:space="preserve"> cartilage. </w:t>
      </w:r>
      <w:r w:rsidR="00EC73BD">
        <w:rPr>
          <w:rFonts w:ascii="Arial" w:hAnsi="Arial" w:cs="Arial"/>
        </w:rPr>
        <w:t xml:space="preserve">The </w:t>
      </w:r>
      <w:r w:rsidR="007D51A1">
        <w:rPr>
          <w:rFonts w:ascii="Arial" w:hAnsi="Arial" w:cs="Arial"/>
        </w:rPr>
        <w:t>sample</w:t>
      </w:r>
      <w:r w:rsidR="00855E81">
        <w:rPr>
          <w:rFonts w:ascii="Arial" w:hAnsi="Arial" w:cs="Arial"/>
        </w:rPr>
        <w:t>, t</w:t>
      </w:r>
      <w:r w:rsidR="007D51A1">
        <w:rPr>
          <w:rFonts w:ascii="Arial" w:hAnsi="Arial" w:cs="Arial"/>
        </w:rPr>
        <w:t>aken from the trachea, was glossy in appearance</w:t>
      </w:r>
      <w:r w:rsidR="0028457F">
        <w:rPr>
          <w:rFonts w:ascii="Arial" w:hAnsi="Arial" w:cs="Arial"/>
        </w:rPr>
        <w:t xml:space="preserve">, with </w:t>
      </w:r>
      <w:r w:rsidR="00555EB0">
        <w:rPr>
          <w:rFonts w:ascii="Arial" w:hAnsi="Arial" w:cs="Arial"/>
        </w:rPr>
        <w:t xml:space="preserve">no visible </w:t>
      </w:r>
      <w:r w:rsidR="007D51A1">
        <w:rPr>
          <w:rFonts w:ascii="Arial" w:hAnsi="Arial" w:cs="Arial"/>
        </w:rPr>
        <w:t>fibres present</w:t>
      </w:r>
      <w:r w:rsidR="0028457F">
        <w:rPr>
          <w:rFonts w:ascii="Arial" w:hAnsi="Arial" w:cs="Arial"/>
        </w:rPr>
        <w:t>,</w:t>
      </w:r>
      <w:r w:rsidR="00555EB0">
        <w:rPr>
          <w:rFonts w:ascii="Arial" w:hAnsi="Arial" w:cs="Arial"/>
        </w:rPr>
        <w:t xml:space="preserve"> and </w:t>
      </w:r>
      <w:r w:rsidR="0028457F">
        <w:rPr>
          <w:rFonts w:ascii="Arial" w:hAnsi="Arial" w:cs="Arial"/>
        </w:rPr>
        <w:t xml:space="preserve">contained </w:t>
      </w:r>
      <w:r w:rsidR="00555EB0">
        <w:rPr>
          <w:rFonts w:ascii="Arial" w:hAnsi="Arial" w:cs="Arial"/>
        </w:rPr>
        <w:t xml:space="preserve">clusters of </w:t>
      </w:r>
      <w:r w:rsidR="001B06C7">
        <w:rPr>
          <w:rFonts w:ascii="Arial" w:hAnsi="Arial" w:cs="Arial"/>
        </w:rPr>
        <w:t>chondrocytes</w:t>
      </w:r>
      <w:r w:rsidR="007D51A1">
        <w:rPr>
          <w:rFonts w:ascii="Arial" w:hAnsi="Arial" w:cs="Arial"/>
        </w:rPr>
        <w:t xml:space="preserve">. Which of the following types of cartilage is this sample </w:t>
      </w:r>
      <w:r w:rsidR="00855E81">
        <w:rPr>
          <w:rFonts w:ascii="Arial" w:hAnsi="Arial" w:cs="Arial"/>
        </w:rPr>
        <w:t>representative of?</w:t>
      </w:r>
    </w:p>
    <w:p w14:paraId="1C24F3EF" w14:textId="77777777" w:rsidR="00855E81" w:rsidRDefault="00855E81" w:rsidP="00855E81">
      <w:pPr>
        <w:pStyle w:val="ListParagraph"/>
        <w:spacing w:after="0"/>
        <w:rPr>
          <w:rFonts w:ascii="Arial" w:hAnsi="Arial" w:cs="Arial"/>
        </w:rPr>
      </w:pPr>
    </w:p>
    <w:p w14:paraId="18FEBC17" w14:textId="57995D15" w:rsidR="00855E81" w:rsidRDefault="00855E81" w:rsidP="006B1486">
      <w:pPr>
        <w:pStyle w:val="ListParagraph"/>
        <w:numPr>
          <w:ilvl w:val="1"/>
          <w:numId w:val="10"/>
        </w:numPr>
        <w:spacing w:after="0"/>
        <w:rPr>
          <w:rFonts w:ascii="Arial" w:hAnsi="Arial" w:cs="Arial"/>
        </w:rPr>
      </w:pPr>
      <w:r>
        <w:rPr>
          <w:rFonts w:ascii="Arial" w:hAnsi="Arial" w:cs="Arial"/>
        </w:rPr>
        <w:t>Fibrocartilage</w:t>
      </w:r>
    </w:p>
    <w:p w14:paraId="53A5A21B" w14:textId="77777777" w:rsidR="00451CF2" w:rsidRPr="00451CF2" w:rsidRDefault="00451CF2" w:rsidP="006B1486">
      <w:pPr>
        <w:pStyle w:val="ListParagraph"/>
        <w:numPr>
          <w:ilvl w:val="1"/>
          <w:numId w:val="10"/>
        </w:numPr>
        <w:spacing w:after="0"/>
        <w:rPr>
          <w:rFonts w:ascii="Arial" w:hAnsi="Arial" w:cs="Arial"/>
          <w:b/>
          <w:bCs/>
          <w:color w:val="FF0000"/>
        </w:rPr>
      </w:pPr>
      <w:r w:rsidRPr="00451CF2">
        <w:rPr>
          <w:rFonts w:ascii="Arial" w:hAnsi="Arial" w:cs="Arial"/>
          <w:b/>
          <w:bCs/>
          <w:color w:val="FF0000"/>
        </w:rPr>
        <w:t>Hyaline</w:t>
      </w:r>
    </w:p>
    <w:p w14:paraId="4C90D3F7" w14:textId="7ED13426" w:rsidR="00855E81" w:rsidRDefault="00855E81" w:rsidP="006B1486">
      <w:pPr>
        <w:pStyle w:val="ListParagraph"/>
        <w:numPr>
          <w:ilvl w:val="1"/>
          <w:numId w:val="10"/>
        </w:numPr>
        <w:spacing w:after="0"/>
        <w:rPr>
          <w:rFonts w:ascii="Arial" w:hAnsi="Arial" w:cs="Arial"/>
        </w:rPr>
      </w:pPr>
      <w:r>
        <w:rPr>
          <w:rFonts w:ascii="Arial" w:hAnsi="Arial" w:cs="Arial"/>
        </w:rPr>
        <w:t>Connective</w:t>
      </w:r>
    </w:p>
    <w:p w14:paraId="308081DD" w14:textId="3A75B526" w:rsidR="00855E81" w:rsidRDefault="00855E81" w:rsidP="006B1486">
      <w:pPr>
        <w:pStyle w:val="ListParagraph"/>
        <w:numPr>
          <w:ilvl w:val="1"/>
          <w:numId w:val="10"/>
        </w:numPr>
        <w:spacing w:after="0"/>
        <w:rPr>
          <w:rFonts w:ascii="Arial" w:hAnsi="Arial" w:cs="Arial"/>
        </w:rPr>
      </w:pPr>
      <w:r>
        <w:rPr>
          <w:rFonts w:ascii="Arial" w:hAnsi="Arial" w:cs="Arial"/>
        </w:rPr>
        <w:t>Elastic</w:t>
      </w:r>
    </w:p>
    <w:p w14:paraId="50B33BA2" w14:textId="0703A4F9" w:rsidR="00855E81" w:rsidRDefault="00855E81" w:rsidP="00855E81">
      <w:pPr>
        <w:pStyle w:val="ListParagraph"/>
        <w:spacing w:after="0"/>
        <w:ind w:left="1440"/>
        <w:rPr>
          <w:rFonts w:ascii="Arial" w:hAnsi="Arial" w:cs="Arial"/>
        </w:rPr>
      </w:pPr>
    </w:p>
    <w:p w14:paraId="31DCA63F" w14:textId="7999B160" w:rsidR="00855E81" w:rsidRDefault="00855E81" w:rsidP="00855E81">
      <w:pPr>
        <w:pStyle w:val="ListParagraph"/>
        <w:spacing w:after="0"/>
        <w:ind w:left="1440"/>
        <w:rPr>
          <w:rFonts w:ascii="Arial" w:hAnsi="Arial" w:cs="Arial"/>
        </w:rPr>
      </w:pPr>
    </w:p>
    <w:p w14:paraId="4E5BFFEB" w14:textId="62EAE1E7" w:rsidR="00855E81" w:rsidRPr="00AF2486" w:rsidRDefault="00AF2486" w:rsidP="006B1486">
      <w:pPr>
        <w:pStyle w:val="ListParagraph"/>
        <w:numPr>
          <w:ilvl w:val="0"/>
          <w:numId w:val="10"/>
        </w:numPr>
        <w:spacing w:after="0"/>
        <w:rPr>
          <w:rFonts w:ascii="Arial" w:hAnsi="Arial" w:cs="Arial"/>
        </w:rPr>
      </w:pPr>
      <w:r w:rsidRPr="00AF2486">
        <w:rPr>
          <w:rFonts w:ascii="Arial" w:hAnsi="Arial" w:cs="Arial"/>
        </w:rPr>
        <w:t>The lymphatic structure which absorbs lipids into the intestine is known as a</w:t>
      </w:r>
    </w:p>
    <w:p w14:paraId="04EBE3FD" w14:textId="77777777" w:rsidR="00CE37FC" w:rsidRPr="00AF2486" w:rsidRDefault="00CE37FC" w:rsidP="00CE37FC">
      <w:pPr>
        <w:pStyle w:val="ListParagraph"/>
        <w:spacing w:after="0"/>
        <w:rPr>
          <w:rFonts w:ascii="Arial" w:hAnsi="Arial" w:cs="Arial"/>
        </w:rPr>
      </w:pPr>
    </w:p>
    <w:p w14:paraId="6345B7E1" w14:textId="77777777" w:rsidR="00AF2486" w:rsidRPr="00AF2486" w:rsidRDefault="00AF2486" w:rsidP="006B1486">
      <w:pPr>
        <w:pStyle w:val="ListParagraph"/>
        <w:numPr>
          <w:ilvl w:val="1"/>
          <w:numId w:val="10"/>
        </w:numPr>
        <w:spacing w:after="0"/>
        <w:rPr>
          <w:rFonts w:ascii="Arial" w:hAnsi="Arial" w:cs="Arial"/>
          <w:b/>
          <w:bCs/>
          <w:color w:val="FF0000"/>
        </w:rPr>
      </w:pPr>
      <w:r w:rsidRPr="00AF2486">
        <w:rPr>
          <w:rFonts w:ascii="Arial" w:hAnsi="Arial" w:cs="Arial"/>
          <w:b/>
          <w:bCs/>
          <w:color w:val="FF0000"/>
        </w:rPr>
        <w:t>lacteal</w:t>
      </w:r>
    </w:p>
    <w:p w14:paraId="6E22D7F7" w14:textId="40504A78" w:rsidR="00FB33C3" w:rsidRPr="00AF2486" w:rsidRDefault="00AF2486" w:rsidP="006B1486">
      <w:pPr>
        <w:pStyle w:val="ListParagraph"/>
        <w:numPr>
          <w:ilvl w:val="1"/>
          <w:numId w:val="10"/>
        </w:numPr>
        <w:spacing w:after="0"/>
        <w:rPr>
          <w:rFonts w:ascii="Arial" w:hAnsi="Arial" w:cs="Arial"/>
        </w:rPr>
      </w:pPr>
      <w:r w:rsidRPr="00AF2486">
        <w:rPr>
          <w:rFonts w:ascii="Arial" w:hAnsi="Arial" w:cs="Arial"/>
        </w:rPr>
        <w:t>lymphatic duct.</w:t>
      </w:r>
    </w:p>
    <w:p w14:paraId="7426F4F6" w14:textId="048AE118" w:rsidR="00AF2486" w:rsidRPr="00AF2486" w:rsidRDefault="00AF2486" w:rsidP="006B1486">
      <w:pPr>
        <w:pStyle w:val="ListParagraph"/>
        <w:numPr>
          <w:ilvl w:val="1"/>
          <w:numId w:val="10"/>
        </w:numPr>
        <w:spacing w:after="0"/>
        <w:rPr>
          <w:rFonts w:ascii="Arial" w:hAnsi="Arial" w:cs="Arial"/>
        </w:rPr>
      </w:pPr>
      <w:r w:rsidRPr="00AF2486">
        <w:rPr>
          <w:rFonts w:ascii="Arial" w:hAnsi="Arial" w:cs="Arial"/>
        </w:rPr>
        <w:t>collecting vessel.</w:t>
      </w:r>
    </w:p>
    <w:p w14:paraId="5EEA0658" w14:textId="48024058" w:rsidR="00AF2486" w:rsidRPr="00AF2486" w:rsidRDefault="00AF2486" w:rsidP="006B1486">
      <w:pPr>
        <w:pStyle w:val="ListParagraph"/>
        <w:numPr>
          <w:ilvl w:val="1"/>
          <w:numId w:val="10"/>
        </w:numPr>
        <w:spacing w:after="0"/>
        <w:rPr>
          <w:rFonts w:ascii="Arial" w:hAnsi="Arial" w:cs="Arial"/>
        </w:rPr>
      </w:pPr>
      <w:r w:rsidRPr="00AF2486">
        <w:rPr>
          <w:rFonts w:ascii="Arial" w:hAnsi="Arial" w:cs="Arial"/>
        </w:rPr>
        <w:t>vein.</w:t>
      </w:r>
    </w:p>
    <w:p w14:paraId="3DAA2718" w14:textId="77777777" w:rsidR="00EC73BD" w:rsidRDefault="00EC73BD" w:rsidP="00EC73BD">
      <w:pPr>
        <w:spacing w:after="0"/>
        <w:rPr>
          <w:rFonts w:ascii="Arial" w:hAnsi="Arial" w:cs="Arial"/>
        </w:rPr>
      </w:pPr>
    </w:p>
    <w:p w14:paraId="6FD0F1A6" w14:textId="77777777" w:rsidR="00081F4C" w:rsidRDefault="00081F4C" w:rsidP="00EC73BD">
      <w:pPr>
        <w:spacing w:after="0"/>
        <w:rPr>
          <w:rFonts w:ascii="Arial" w:hAnsi="Arial" w:cs="Arial"/>
        </w:rPr>
      </w:pPr>
    </w:p>
    <w:p w14:paraId="71485AFA" w14:textId="77777777" w:rsidR="00081F4C" w:rsidRDefault="00081F4C" w:rsidP="00EC73BD">
      <w:pPr>
        <w:spacing w:after="0"/>
        <w:rPr>
          <w:rFonts w:ascii="Arial" w:hAnsi="Arial" w:cs="Arial"/>
        </w:rPr>
      </w:pPr>
    </w:p>
    <w:p w14:paraId="1A966CA7" w14:textId="3DD3614B" w:rsidR="0022612B" w:rsidRPr="00EC73BD" w:rsidRDefault="002A2989" w:rsidP="00EC73BD">
      <w:pPr>
        <w:spacing w:after="0"/>
        <w:rPr>
          <w:rFonts w:ascii="Arial" w:hAnsi="Arial" w:cs="Arial"/>
        </w:rPr>
      </w:pPr>
      <w:r w:rsidRPr="00EC73BD">
        <w:rPr>
          <w:rFonts w:ascii="Arial" w:hAnsi="Arial" w:cs="Arial"/>
        </w:rPr>
        <w:t xml:space="preserve">  </w:t>
      </w:r>
    </w:p>
    <w:p w14:paraId="7F795012" w14:textId="33E6A495" w:rsidR="0066421A" w:rsidRPr="0066421A" w:rsidRDefault="0066421A" w:rsidP="0066421A">
      <w:pPr>
        <w:jc w:val="center"/>
        <w:rPr>
          <w:rFonts w:ascii="Arial" w:hAnsi="Arial" w:cs="Arial"/>
          <w:b/>
          <w:bCs/>
        </w:rPr>
      </w:pPr>
      <w:r w:rsidRPr="0066421A">
        <w:rPr>
          <w:rFonts w:ascii="Arial" w:hAnsi="Arial" w:cs="Arial"/>
          <w:b/>
          <w:bCs/>
        </w:rPr>
        <w:t>End of Section One</w:t>
      </w:r>
    </w:p>
    <w:p w14:paraId="184E5F28" w14:textId="42F7C8F8" w:rsidR="0066421A" w:rsidRDefault="0066421A"/>
    <w:p w14:paraId="36E59DEC" w14:textId="21E839AF" w:rsidR="000B2C7F" w:rsidRDefault="000B2C7F"/>
    <w:p w14:paraId="64F9A4F8" w14:textId="583AB95A" w:rsidR="000B2C7F" w:rsidRDefault="000B2C7F"/>
    <w:p w14:paraId="5FE583D1" w14:textId="02FEC5C4" w:rsidR="000B2C7F" w:rsidRDefault="000B2C7F"/>
    <w:p w14:paraId="02F5A5B5" w14:textId="24E2B865" w:rsidR="000B2C7F" w:rsidRDefault="000B2C7F"/>
    <w:p w14:paraId="28C8C88A" w14:textId="39C21DC4" w:rsidR="000B2C7F" w:rsidRDefault="000B2C7F"/>
    <w:p w14:paraId="66FCB48E" w14:textId="07A788F3" w:rsidR="000B2C7F" w:rsidRDefault="000B2C7F"/>
    <w:p w14:paraId="413D9231" w14:textId="721E3950" w:rsidR="000B2C7F" w:rsidRDefault="000B2C7F"/>
    <w:p w14:paraId="0C89B843" w14:textId="1A6EA21B" w:rsidR="000B2C7F" w:rsidRDefault="000B2C7F"/>
    <w:p w14:paraId="214DAF64" w14:textId="3C4E510A" w:rsidR="000B2C7F" w:rsidRDefault="000B2C7F"/>
    <w:p w14:paraId="2387D1F0" w14:textId="2C8DADD8" w:rsidR="000B2C7F" w:rsidRDefault="000B2C7F"/>
    <w:p w14:paraId="52530026" w14:textId="553992FC" w:rsidR="000B2C7F" w:rsidRDefault="000B2C7F"/>
    <w:p w14:paraId="1CC8BDF1" w14:textId="5C2B8BB5" w:rsidR="000B2C7F" w:rsidRDefault="000B2C7F"/>
    <w:p w14:paraId="0C7B0598" w14:textId="66924A7E" w:rsidR="000B2C7F" w:rsidRDefault="000B2C7F"/>
    <w:p w14:paraId="1540BF68" w14:textId="6FFBC761" w:rsidR="000B2C7F" w:rsidRDefault="000B2C7F"/>
    <w:p w14:paraId="291CC2D6" w14:textId="4F6B431D" w:rsidR="000B2C7F" w:rsidRDefault="000B2C7F"/>
    <w:p w14:paraId="60FA924A" w14:textId="07CB0A29" w:rsidR="000B2C7F" w:rsidRDefault="000B2C7F"/>
    <w:p w14:paraId="1351823E" w14:textId="38FE329B" w:rsidR="000B2C7F" w:rsidRDefault="000B2C7F"/>
    <w:p w14:paraId="0AE832FD" w14:textId="2DA66F7E" w:rsidR="000B2C7F" w:rsidRPr="000B2C7F" w:rsidRDefault="000B2C7F" w:rsidP="000B2C7F">
      <w:pPr>
        <w:jc w:val="center"/>
        <w:rPr>
          <w:rFonts w:ascii="Arial" w:hAnsi="Arial" w:cs="Arial"/>
          <w:b/>
          <w:bCs/>
        </w:rPr>
      </w:pPr>
      <w:r w:rsidRPr="000B2C7F">
        <w:rPr>
          <w:rFonts w:ascii="Arial" w:hAnsi="Arial" w:cs="Arial"/>
          <w:b/>
          <w:bCs/>
        </w:rPr>
        <w:t xml:space="preserve">This page has been left blank </w:t>
      </w:r>
      <w:proofErr w:type="gramStart"/>
      <w:r w:rsidRPr="000B2C7F">
        <w:rPr>
          <w:rFonts w:ascii="Arial" w:hAnsi="Arial" w:cs="Arial"/>
          <w:b/>
          <w:bCs/>
        </w:rPr>
        <w:t>intentionally</w:t>
      </w:r>
      <w:proofErr w:type="gramEnd"/>
    </w:p>
    <w:p w14:paraId="496DC500" w14:textId="0B589316" w:rsidR="000B2C7F" w:rsidRDefault="000B2C7F"/>
    <w:p w14:paraId="600F78F9" w14:textId="4CA0DB52" w:rsidR="000B2C7F" w:rsidRDefault="000B2C7F"/>
    <w:p w14:paraId="520AC416" w14:textId="02115E08" w:rsidR="000B2C7F" w:rsidRDefault="000B2C7F"/>
    <w:p w14:paraId="6F510ACE" w14:textId="77777777" w:rsidR="000B2C7F" w:rsidRDefault="000B2C7F"/>
    <w:p w14:paraId="0512FBBF" w14:textId="44507520" w:rsidR="000B2C7F" w:rsidRDefault="000B2C7F"/>
    <w:p w14:paraId="5DAA22F1" w14:textId="630B5AFB" w:rsidR="000B2C7F" w:rsidRDefault="000B2C7F"/>
    <w:p w14:paraId="45AE2A72" w14:textId="459F3A65" w:rsidR="000B2C7F" w:rsidRDefault="000B2C7F"/>
    <w:p w14:paraId="08900C83" w14:textId="13187FFF" w:rsidR="000B2C7F" w:rsidRDefault="000B2C7F"/>
    <w:p w14:paraId="2DF3071F" w14:textId="5F64ED8D" w:rsidR="000B2C7F" w:rsidRDefault="000B2C7F"/>
    <w:p w14:paraId="3DFA2A64" w14:textId="7FD715C3" w:rsidR="000B2C7F" w:rsidRDefault="000B2C7F"/>
    <w:p w14:paraId="796ADE3C" w14:textId="77777777" w:rsidR="00081F4C" w:rsidRDefault="00081F4C"/>
    <w:p w14:paraId="45E560DB" w14:textId="0BC17C57" w:rsidR="000B2C7F" w:rsidRDefault="000B2C7F"/>
    <w:p w14:paraId="18CBD3B9" w14:textId="77777777" w:rsidR="000B2C7F" w:rsidRDefault="000B2C7F"/>
    <w:p w14:paraId="0A6DD9B6" w14:textId="3345D8A2" w:rsidR="0066421A" w:rsidRDefault="0066421A"/>
    <w:p w14:paraId="19949D90" w14:textId="756D6790" w:rsidR="0066421A" w:rsidRDefault="0066421A"/>
    <w:p w14:paraId="012AFFBE" w14:textId="69A1DC62" w:rsidR="0066421A" w:rsidRDefault="0066421A"/>
    <w:p w14:paraId="01909CEF" w14:textId="23E12909" w:rsidR="0066421A" w:rsidRDefault="0066421A"/>
    <w:p w14:paraId="1F7AF846" w14:textId="079C8806" w:rsidR="009C61C9" w:rsidRPr="00894D7F" w:rsidRDefault="009C61C9" w:rsidP="009C61C9">
      <w:pPr>
        <w:tabs>
          <w:tab w:val="left" w:pos="709"/>
          <w:tab w:val="right" w:pos="1134"/>
        </w:tabs>
        <w:spacing w:after="0" w:line="276" w:lineRule="auto"/>
        <w:rPr>
          <w:rFonts w:ascii="Arial" w:hAnsi="Arial" w:cs="Arial"/>
          <w:b/>
          <w:color w:val="000000"/>
        </w:rPr>
      </w:pPr>
      <w:r w:rsidRPr="00894D7F">
        <w:rPr>
          <w:rFonts w:ascii="Arial" w:hAnsi="Arial" w:cs="Arial"/>
          <w:b/>
          <w:color w:val="000000"/>
        </w:rPr>
        <w:lastRenderedPageBreak/>
        <w:t xml:space="preserve">Section </w:t>
      </w:r>
      <w:r>
        <w:rPr>
          <w:rFonts w:ascii="Arial" w:hAnsi="Arial" w:cs="Arial"/>
          <w:b/>
          <w:color w:val="000000"/>
        </w:rPr>
        <w:t xml:space="preserve">Two: </w:t>
      </w:r>
      <w:r w:rsidR="00EE060B">
        <w:rPr>
          <w:rFonts w:ascii="Arial" w:hAnsi="Arial" w:cs="Arial"/>
          <w:b/>
          <w:color w:val="000000"/>
        </w:rPr>
        <w:t xml:space="preserve"> </w:t>
      </w:r>
      <w:r>
        <w:rPr>
          <w:rFonts w:ascii="Arial" w:hAnsi="Arial" w:cs="Arial"/>
          <w:b/>
          <w:color w:val="000000"/>
        </w:rPr>
        <w:t>Short answer</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t xml:space="preserve"> </w:t>
      </w:r>
      <w:r w:rsidRPr="00D253B1">
        <w:rPr>
          <w:rFonts w:ascii="Arial" w:hAnsi="Arial" w:cs="Arial"/>
          <w:b/>
          <w:color w:val="000000"/>
        </w:rPr>
        <w:t>50% (</w:t>
      </w:r>
      <w:r w:rsidR="00D253B1" w:rsidRPr="00D253B1">
        <w:rPr>
          <w:rFonts w:ascii="Arial" w:hAnsi="Arial" w:cs="Arial"/>
          <w:b/>
          <w:color w:val="000000"/>
        </w:rPr>
        <w:t>1</w:t>
      </w:r>
      <w:r w:rsidR="005F7482">
        <w:rPr>
          <w:rFonts w:ascii="Arial" w:hAnsi="Arial" w:cs="Arial"/>
          <w:b/>
          <w:color w:val="000000"/>
        </w:rPr>
        <w:t>0</w:t>
      </w:r>
      <w:r w:rsidR="00E87F99">
        <w:rPr>
          <w:rFonts w:ascii="Arial" w:hAnsi="Arial" w:cs="Arial"/>
          <w:b/>
          <w:color w:val="000000"/>
        </w:rPr>
        <w:t>7</w:t>
      </w:r>
      <w:r w:rsidRPr="00D253B1">
        <w:rPr>
          <w:rFonts w:ascii="Arial" w:hAnsi="Arial" w:cs="Arial"/>
          <w:b/>
          <w:color w:val="000000"/>
        </w:rPr>
        <w:t xml:space="preserve"> Marks)</w:t>
      </w:r>
    </w:p>
    <w:p w14:paraId="4B934C94" w14:textId="77777777" w:rsidR="009C61C9" w:rsidRPr="00894D7F" w:rsidRDefault="009C61C9" w:rsidP="009C61C9">
      <w:pPr>
        <w:tabs>
          <w:tab w:val="right" w:pos="9450"/>
        </w:tabs>
        <w:spacing w:after="0" w:line="276" w:lineRule="auto"/>
        <w:rPr>
          <w:rFonts w:ascii="Arial" w:hAnsi="Arial" w:cs="Arial"/>
          <w:color w:val="000000"/>
        </w:rPr>
      </w:pPr>
    </w:p>
    <w:p w14:paraId="6CED979D" w14:textId="5C03ABD6" w:rsidR="009C61C9" w:rsidRPr="00894D7F" w:rsidRDefault="009C61C9" w:rsidP="009C61C9">
      <w:pPr>
        <w:spacing w:after="0" w:line="276" w:lineRule="auto"/>
        <w:rPr>
          <w:rFonts w:ascii="Arial" w:hAnsi="Arial" w:cs="Arial"/>
          <w:color w:val="000000"/>
        </w:rPr>
      </w:pPr>
      <w:r w:rsidRPr="00894D7F">
        <w:rPr>
          <w:rFonts w:ascii="Arial" w:hAnsi="Arial" w:cs="Arial"/>
          <w:color w:val="000000"/>
        </w:rPr>
        <w:t xml:space="preserve">This </w:t>
      </w:r>
      <w:r w:rsidRPr="00245C78">
        <w:rPr>
          <w:rFonts w:ascii="Arial" w:hAnsi="Arial" w:cs="Arial"/>
          <w:color w:val="000000"/>
        </w:rPr>
        <w:t xml:space="preserve">section has </w:t>
      </w:r>
      <w:r w:rsidR="000B2C7F">
        <w:rPr>
          <w:rFonts w:ascii="Arial" w:hAnsi="Arial" w:cs="Arial"/>
          <w:b/>
          <w:color w:val="000000"/>
        </w:rPr>
        <w:t>7</w:t>
      </w:r>
      <w:r w:rsidRPr="00894D7F">
        <w:rPr>
          <w:rFonts w:ascii="Arial" w:hAnsi="Arial" w:cs="Arial"/>
          <w:color w:val="000000"/>
        </w:rPr>
        <w:t xml:space="preserve"> questions.  Answer </w:t>
      </w:r>
      <w:r w:rsidRPr="00894D7F">
        <w:rPr>
          <w:rFonts w:ascii="Arial" w:hAnsi="Arial" w:cs="Arial"/>
          <w:b/>
          <w:color w:val="000000"/>
        </w:rPr>
        <w:t>all</w:t>
      </w:r>
      <w:r w:rsidRPr="00894D7F">
        <w:rPr>
          <w:rFonts w:ascii="Arial" w:hAnsi="Arial" w:cs="Arial"/>
          <w:color w:val="000000"/>
        </w:rPr>
        <w:t xml:space="preserve"> questions.  Write your answers in the spaces provided.</w:t>
      </w:r>
    </w:p>
    <w:p w14:paraId="71DE57AB" w14:textId="77777777" w:rsidR="009C61C9" w:rsidRPr="00894D7F" w:rsidRDefault="009C61C9" w:rsidP="009C61C9">
      <w:pPr>
        <w:suppressAutoHyphens/>
        <w:spacing w:after="0" w:line="276" w:lineRule="auto"/>
        <w:rPr>
          <w:rFonts w:ascii="Arial" w:hAnsi="Arial" w:cs="Arial"/>
          <w:color w:val="000000"/>
          <w:spacing w:val="-2"/>
        </w:rPr>
      </w:pPr>
    </w:p>
    <w:p w14:paraId="79D64237" w14:textId="77777777" w:rsidR="009C61C9" w:rsidRPr="00894D7F" w:rsidRDefault="009C61C9" w:rsidP="009C61C9">
      <w:pPr>
        <w:suppressAutoHyphens/>
        <w:spacing w:after="0" w:line="276" w:lineRule="auto"/>
        <w:rPr>
          <w:rFonts w:ascii="Arial" w:hAnsi="Arial" w:cs="Arial"/>
          <w:color w:val="000000"/>
          <w:spacing w:val="-2"/>
        </w:rPr>
      </w:pPr>
      <w:r>
        <w:rPr>
          <w:rFonts w:ascii="Arial" w:hAnsi="Arial" w:cs="Arial"/>
          <w:color w:val="000000"/>
          <w:spacing w:val="-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color w:val="000000"/>
          <w:spacing w:val="-2"/>
        </w:rPr>
        <w:t>i.e.</w:t>
      </w:r>
      <w:proofErr w:type="gramEnd"/>
      <w:r>
        <w:rPr>
          <w:rFonts w:ascii="Arial" w:hAnsi="Arial" w:cs="Arial"/>
          <w:color w:val="000000"/>
          <w:spacing w:val="-2"/>
        </w:rPr>
        <w:t xml:space="preserve"> give the page number. </w:t>
      </w:r>
    </w:p>
    <w:p w14:paraId="2BB72501" w14:textId="77777777" w:rsidR="009C61C9" w:rsidRPr="00894D7F" w:rsidRDefault="009C61C9" w:rsidP="009C61C9">
      <w:pPr>
        <w:spacing w:after="0" w:line="276" w:lineRule="auto"/>
        <w:rPr>
          <w:rFonts w:ascii="Arial" w:eastAsia="Times New Roman" w:hAnsi="Arial" w:cs="Arial"/>
          <w:color w:val="000000"/>
        </w:rPr>
      </w:pPr>
    </w:p>
    <w:p w14:paraId="2C1355EE" w14:textId="77777777" w:rsidR="009C61C9" w:rsidRPr="00894D7F" w:rsidRDefault="009C61C9" w:rsidP="009C61C9">
      <w:pPr>
        <w:pBdr>
          <w:bottom w:val="single" w:sz="4" w:space="1" w:color="auto"/>
        </w:pBdr>
        <w:autoSpaceDE w:val="0"/>
        <w:autoSpaceDN w:val="0"/>
        <w:adjustRightInd w:val="0"/>
        <w:spacing w:after="0" w:line="276" w:lineRule="auto"/>
        <w:rPr>
          <w:rFonts w:ascii="Arial" w:eastAsia="Times New Roman" w:hAnsi="Arial" w:cs="Arial"/>
          <w:color w:val="000000"/>
        </w:rPr>
      </w:pPr>
      <w:r w:rsidRPr="00894D7F">
        <w:rPr>
          <w:rFonts w:ascii="Arial" w:eastAsia="Times New Roman" w:hAnsi="Arial" w:cs="Arial"/>
          <w:color w:val="000000"/>
        </w:rPr>
        <w:t xml:space="preserve">Suggested working time: </w:t>
      </w:r>
      <w:r>
        <w:rPr>
          <w:rFonts w:ascii="Arial" w:eastAsia="Times New Roman" w:hAnsi="Arial" w:cs="Arial"/>
          <w:color w:val="000000"/>
        </w:rPr>
        <w:t>9</w:t>
      </w:r>
      <w:r w:rsidRPr="00894D7F">
        <w:rPr>
          <w:rFonts w:ascii="Arial" w:eastAsia="Times New Roman" w:hAnsi="Arial" w:cs="Arial"/>
          <w:color w:val="000000"/>
        </w:rPr>
        <w:t>0 minutes.</w:t>
      </w:r>
    </w:p>
    <w:p w14:paraId="6A38C8C4" w14:textId="175D93DA" w:rsidR="009C61C9" w:rsidRDefault="009C61C9"/>
    <w:p w14:paraId="7BFDD075" w14:textId="11D36193" w:rsidR="009C61C9" w:rsidRPr="00EE060B" w:rsidRDefault="00EE060B">
      <w:pPr>
        <w:rPr>
          <w:rFonts w:ascii="Arial" w:hAnsi="Arial" w:cs="Arial"/>
          <w:b/>
          <w:bCs/>
        </w:rPr>
      </w:pPr>
      <w:r w:rsidRPr="00EE060B">
        <w:rPr>
          <w:rFonts w:ascii="Arial" w:hAnsi="Arial" w:cs="Arial"/>
          <w:b/>
          <w:bCs/>
        </w:rPr>
        <w:t>Question 31</w:t>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t>(17 marks)</w:t>
      </w:r>
    </w:p>
    <w:p w14:paraId="54DE4B1E" w14:textId="5CE09297" w:rsidR="00092DAD" w:rsidRDefault="00092DAD" w:rsidP="00CA7979">
      <w:pPr>
        <w:rPr>
          <w:rFonts w:ascii="Arial" w:hAnsi="Arial" w:cs="Arial"/>
          <w:bCs/>
        </w:rPr>
      </w:pPr>
      <w:r>
        <w:rPr>
          <w:rFonts w:ascii="Arial" w:hAnsi="Arial" w:cs="Arial"/>
          <w:bCs/>
        </w:rPr>
        <w:t xml:space="preserve">Chronic fatigue is most common in people between 40 and 60 years of age. </w:t>
      </w:r>
      <w:r w:rsidR="008839DB">
        <w:rPr>
          <w:rFonts w:ascii="Arial" w:hAnsi="Arial" w:cs="Arial"/>
          <w:bCs/>
        </w:rPr>
        <w:t>D-ribose supplementation helps chronic fatigue by providing a substrate for cellular respiration to occur.</w:t>
      </w:r>
    </w:p>
    <w:p w14:paraId="385C82D5" w14:textId="3DC7EA65" w:rsidR="008839DB" w:rsidRPr="00840970" w:rsidRDefault="008839DB" w:rsidP="006B1486">
      <w:pPr>
        <w:pStyle w:val="ListParagraph"/>
        <w:numPr>
          <w:ilvl w:val="0"/>
          <w:numId w:val="8"/>
        </w:numPr>
        <w:rPr>
          <w:rFonts w:ascii="Arial" w:hAnsi="Arial" w:cs="Arial"/>
          <w:bCs/>
        </w:rPr>
      </w:pPr>
      <w:r>
        <w:rPr>
          <w:rFonts w:ascii="Arial" w:hAnsi="Arial" w:cs="Arial"/>
          <w:bCs/>
        </w:rPr>
        <w:t xml:space="preserve">Complete the </w:t>
      </w:r>
      <w:r w:rsidR="007A68BA">
        <w:rPr>
          <w:rFonts w:ascii="Arial" w:hAnsi="Arial" w:cs="Arial"/>
          <w:bCs/>
        </w:rPr>
        <w:t>word equation</w:t>
      </w:r>
      <w:r w:rsidR="00154EE6">
        <w:rPr>
          <w:rFonts w:ascii="Arial" w:hAnsi="Arial" w:cs="Arial"/>
          <w:bCs/>
        </w:rPr>
        <w:t xml:space="preserve"> </w:t>
      </w:r>
      <w:r>
        <w:rPr>
          <w:rFonts w:ascii="Arial" w:hAnsi="Arial" w:cs="Arial"/>
          <w:bCs/>
        </w:rPr>
        <w:t>for cellular respiration</w:t>
      </w:r>
      <w:r w:rsidR="00840970">
        <w:rPr>
          <w:rFonts w:ascii="Arial" w:hAnsi="Arial" w:cs="Arial"/>
          <w:bCs/>
        </w:rPr>
        <w:t xml:space="preserve"> which uses glucose as its substrate</w:t>
      </w:r>
      <w:r>
        <w:rPr>
          <w:rFonts w:ascii="Arial" w:hAnsi="Arial" w:cs="Arial"/>
          <w:bCs/>
        </w:rPr>
        <w:t>.</w:t>
      </w:r>
      <w:r w:rsidR="00840970">
        <w:rPr>
          <w:rFonts w:ascii="Arial" w:hAnsi="Arial" w:cs="Arial"/>
          <w:bCs/>
        </w:rPr>
        <w:tab/>
      </w:r>
      <w:r w:rsidR="00840970">
        <w:rPr>
          <w:rFonts w:ascii="Arial" w:hAnsi="Arial" w:cs="Arial"/>
          <w:bCs/>
        </w:rPr>
        <w:tab/>
      </w:r>
      <w:r w:rsidR="00840970">
        <w:rPr>
          <w:rFonts w:ascii="Arial" w:hAnsi="Arial" w:cs="Arial"/>
          <w:bCs/>
        </w:rPr>
        <w:tab/>
      </w:r>
      <w:r w:rsidR="00840970">
        <w:rPr>
          <w:rFonts w:ascii="Arial" w:hAnsi="Arial" w:cs="Arial"/>
          <w:bCs/>
        </w:rPr>
        <w:tab/>
      </w:r>
      <w:r w:rsidR="00840970">
        <w:rPr>
          <w:rFonts w:ascii="Arial" w:hAnsi="Arial" w:cs="Arial"/>
          <w:bCs/>
        </w:rPr>
        <w:tab/>
      </w:r>
      <w:r w:rsidR="00840970">
        <w:rPr>
          <w:rFonts w:ascii="Arial" w:hAnsi="Arial" w:cs="Arial"/>
          <w:bCs/>
        </w:rPr>
        <w:tab/>
        <w:t xml:space="preserve">    </w:t>
      </w:r>
      <w:r w:rsidR="00666E69">
        <w:rPr>
          <w:rFonts w:ascii="Arial" w:hAnsi="Arial" w:cs="Arial"/>
          <w:bCs/>
        </w:rPr>
        <w:tab/>
      </w:r>
      <w:r w:rsidR="00666E69">
        <w:rPr>
          <w:rFonts w:ascii="Arial" w:hAnsi="Arial" w:cs="Arial"/>
          <w:bCs/>
        </w:rPr>
        <w:tab/>
      </w:r>
      <w:r w:rsidR="00666E69">
        <w:rPr>
          <w:rFonts w:ascii="Arial" w:hAnsi="Arial" w:cs="Arial"/>
          <w:bCs/>
        </w:rPr>
        <w:tab/>
        <w:t xml:space="preserve">    </w:t>
      </w:r>
      <w:r w:rsidRPr="00840970">
        <w:rPr>
          <w:rFonts w:ascii="Arial" w:hAnsi="Arial" w:cs="Arial"/>
          <w:bCs/>
        </w:rPr>
        <w:t>(1 mark)</w:t>
      </w:r>
    </w:p>
    <w:p w14:paraId="5013EEA8" w14:textId="77777777" w:rsidR="008839DB" w:rsidRDefault="008839DB" w:rsidP="008839DB">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8839DB" w:rsidRPr="00E80B1A" w14:paraId="283BBAE2"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27B79599" w14:textId="77777777" w:rsidR="008839DB" w:rsidRPr="00E80B1A" w:rsidRDefault="008839DB" w:rsidP="009A0DC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8F2DE01" w14:textId="77777777" w:rsidR="008839DB" w:rsidRPr="00E80B1A" w:rsidRDefault="008839DB" w:rsidP="009A0DC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8839DB" w:rsidRPr="00E80B1A" w14:paraId="34529295"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7D46DF" w14:textId="5053A76C" w:rsidR="008839DB" w:rsidRPr="00105951" w:rsidRDefault="004259D4" w:rsidP="009A0DC1">
            <w:pPr>
              <w:pStyle w:val="ListParagraph"/>
              <w:spacing w:line="276" w:lineRule="auto"/>
              <w:ind w:left="0"/>
              <w:rPr>
                <w:rFonts w:ascii="Arial" w:hAnsi="Arial" w:cs="Arial"/>
                <w:color w:val="FF0000"/>
              </w:rPr>
            </w:pPr>
            <w:r w:rsidRPr="007A68BA">
              <w:rPr>
                <w:rFonts w:ascii="Arial" w:hAnsi="Arial" w:cs="Arial"/>
                <w:color w:val="FF0000"/>
                <w:u w:val="single"/>
              </w:rPr>
              <w:t>Glucose</w:t>
            </w:r>
            <w:r>
              <w:rPr>
                <w:rFonts w:ascii="Arial" w:hAnsi="Arial" w:cs="Arial"/>
                <w:color w:val="FF0000"/>
              </w:rPr>
              <w:t xml:space="preserve"> + Oxygen </w:t>
            </w:r>
            <w:r w:rsidRPr="004259D4">
              <w:rPr>
                <w:rFonts w:ascii="Arial" w:hAnsi="Arial" w:cs="Arial"/>
                <w:color w:val="FF0000"/>
              </w:rPr>
              <w:sym w:font="Wingdings" w:char="F0E0"/>
            </w:r>
            <w:r>
              <w:rPr>
                <w:rFonts w:ascii="Arial" w:hAnsi="Arial" w:cs="Arial"/>
                <w:color w:val="FF0000"/>
              </w:rPr>
              <w:t xml:space="preserve"> Water</w:t>
            </w:r>
            <w:r w:rsidR="007A68BA">
              <w:rPr>
                <w:rFonts w:ascii="Arial" w:hAnsi="Arial" w:cs="Arial"/>
                <w:color w:val="FF0000"/>
              </w:rPr>
              <w:t xml:space="preserve"> + </w:t>
            </w:r>
            <w:r w:rsidR="007A68BA" w:rsidRPr="007A68BA">
              <w:rPr>
                <w:rFonts w:ascii="Arial" w:hAnsi="Arial" w:cs="Arial"/>
                <w:color w:val="FF0000"/>
                <w:u w:val="single"/>
              </w:rPr>
              <w:t>Carbon Dioxide</w:t>
            </w:r>
            <w:r w:rsidR="007A68BA">
              <w:rPr>
                <w:rFonts w:ascii="Arial" w:hAnsi="Arial" w:cs="Arial"/>
                <w:color w:val="FF0000"/>
              </w:rPr>
              <w:t xml:space="preserve"> + ATP</w:t>
            </w:r>
          </w:p>
        </w:tc>
        <w:tc>
          <w:tcPr>
            <w:tcW w:w="1366" w:type="dxa"/>
            <w:tcBorders>
              <w:top w:val="single" w:sz="4" w:space="0" w:color="auto"/>
              <w:left w:val="single" w:sz="4" w:space="0" w:color="auto"/>
              <w:right w:val="single" w:sz="4" w:space="0" w:color="auto"/>
            </w:tcBorders>
            <w:shd w:val="clear" w:color="auto" w:fill="FFFFFF" w:themeFill="background1"/>
          </w:tcPr>
          <w:p w14:paraId="5F149986" w14:textId="77777777" w:rsidR="008839DB" w:rsidRDefault="008839DB"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8839DB" w:rsidRPr="00E80B1A" w14:paraId="0C13ADF5"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5ECE1CFE" w14:textId="77777777" w:rsidR="008839DB" w:rsidRPr="00E80B1A" w:rsidRDefault="008839DB" w:rsidP="009A0DC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43B2553" w14:textId="77777777" w:rsidR="008839DB" w:rsidRPr="00E80B1A" w:rsidRDefault="008839DB" w:rsidP="009A0DC1">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6A054A72" w14:textId="77777777" w:rsidR="008839DB" w:rsidRDefault="008839DB" w:rsidP="008839DB">
      <w:pPr>
        <w:pStyle w:val="ListParagraph"/>
        <w:rPr>
          <w:rFonts w:ascii="Arial" w:hAnsi="Arial" w:cs="Arial"/>
          <w:bCs/>
        </w:rPr>
      </w:pPr>
    </w:p>
    <w:p w14:paraId="799EF0EF" w14:textId="77777777" w:rsidR="00AC148D" w:rsidRDefault="00AC148D" w:rsidP="00AC148D">
      <w:pPr>
        <w:pStyle w:val="ListParagraph"/>
        <w:rPr>
          <w:rFonts w:ascii="Arial" w:hAnsi="Arial" w:cs="Arial"/>
          <w:bCs/>
        </w:rPr>
      </w:pPr>
    </w:p>
    <w:p w14:paraId="618DFCFB" w14:textId="39DD2401" w:rsidR="00AC148D" w:rsidRPr="00AC148D" w:rsidRDefault="00AC148D" w:rsidP="006B1486">
      <w:pPr>
        <w:pStyle w:val="ListParagraph"/>
        <w:numPr>
          <w:ilvl w:val="0"/>
          <w:numId w:val="8"/>
        </w:numPr>
        <w:rPr>
          <w:rFonts w:ascii="Arial" w:hAnsi="Arial" w:cs="Arial"/>
          <w:bCs/>
        </w:rPr>
      </w:pPr>
      <w:r w:rsidRPr="00AC148D">
        <w:rPr>
          <w:rFonts w:ascii="Arial" w:hAnsi="Arial" w:cs="Arial"/>
          <w:bCs/>
        </w:rPr>
        <w:t xml:space="preserve">Is the </w:t>
      </w:r>
      <w:r w:rsidR="0024593B">
        <w:rPr>
          <w:rFonts w:ascii="Arial" w:hAnsi="Arial" w:cs="Arial"/>
          <w:bCs/>
        </w:rPr>
        <w:t xml:space="preserve">equation </w:t>
      </w:r>
      <w:r w:rsidRPr="00AC148D">
        <w:rPr>
          <w:rFonts w:ascii="Arial" w:hAnsi="Arial" w:cs="Arial"/>
          <w:bCs/>
        </w:rPr>
        <w:t>in part (</w:t>
      </w:r>
      <w:r>
        <w:rPr>
          <w:rFonts w:ascii="Arial" w:hAnsi="Arial" w:cs="Arial"/>
          <w:bCs/>
        </w:rPr>
        <w:t>a</w:t>
      </w:r>
      <w:r w:rsidRPr="00AC148D">
        <w:rPr>
          <w:rFonts w:ascii="Arial" w:hAnsi="Arial" w:cs="Arial"/>
          <w:bCs/>
        </w:rPr>
        <w:t>) an example of a catabolic or anabolic reaction? Justify your answer.</w:t>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00854C40">
        <w:rPr>
          <w:rFonts w:ascii="Arial" w:hAnsi="Arial" w:cs="Arial"/>
          <w:bCs/>
        </w:rPr>
        <w:tab/>
      </w:r>
      <w:r w:rsidRPr="00AC148D">
        <w:rPr>
          <w:rFonts w:ascii="Arial" w:hAnsi="Arial" w:cs="Arial"/>
          <w:bCs/>
        </w:rPr>
        <w:t xml:space="preserve">  (2 marks)</w:t>
      </w:r>
    </w:p>
    <w:p w14:paraId="1F2F0247" w14:textId="77777777" w:rsidR="00AC148D" w:rsidRDefault="00AC148D" w:rsidP="00AC148D">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AC148D" w:rsidRPr="00E80B1A" w14:paraId="516BD8B0"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69771025" w14:textId="77777777" w:rsidR="00AC148D" w:rsidRPr="00E80B1A" w:rsidRDefault="00AC148D" w:rsidP="009A0DC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7B337AE" w14:textId="77777777" w:rsidR="00AC148D" w:rsidRPr="00E80B1A" w:rsidRDefault="00AC148D" w:rsidP="009A0DC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AC148D" w:rsidRPr="00E80B1A" w14:paraId="752DB249"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164C6E8" w14:textId="77777777" w:rsidR="00AC148D" w:rsidRPr="00105951" w:rsidRDefault="00AC148D" w:rsidP="009A0DC1">
            <w:pPr>
              <w:pStyle w:val="ListParagraph"/>
              <w:spacing w:line="276" w:lineRule="auto"/>
              <w:ind w:left="0"/>
              <w:rPr>
                <w:rFonts w:ascii="Arial" w:hAnsi="Arial" w:cs="Arial"/>
                <w:color w:val="FF0000"/>
              </w:rPr>
            </w:pPr>
            <w:r>
              <w:rPr>
                <w:rFonts w:ascii="Arial" w:hAnsi="Arial" w:cs="Arial"/>
                <w:color w:val="FF0000"/>
              </w:rPr>
              <w:t>Catabolic</w:t>
            </w:r>
          </w:p>
        </w:tc>
        <w:tc>
          <w:tcPr>
            <w:tcW w:w="1366" w:type="dxa"/>
            <w:tcBorders>
              <w:top w:val="single" w:sz="4" w:space="0" w:color="auto"/>
              <w:left w:val="single" w:sz="4" w:space="0" w:color="auto"/>
              <w:right w:val="single" w:sz="4" w:space="0" w:color="auto"/>
            </w:tcBorders>
            <w:shd w:val="clear" w:color="auto" w:fill="FFFFFF" w:themeFill="background1"/>
          </w:tcPr>
          <w:p w14:paraId="022F8C80" w14:textId="77777777" w:rsidR="00AC148D" w:rsidRDefault="00AC148D"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AC148D" w:rsidRPr="00E80B1A" w14:paraId="2A7FBA18"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51D85AB" w14:textId="77777777" w:rsidR="00AC148D" w:rsidRDefault="00AC148D" w:rsidP="009A0DC1">
            <w:pPr>
              <w:pStyle w:val="ListParagraph"/>
              <w:spacing w:line="276" w:lineRule="auto"/>
              <w:ind w:left="0"/>
              <w:rPr>
                <w:rFonts w:ascii="Arial" w:hAnsi="Arial" w:cs="Arial"/>
                <w:color w:val="FF0000"/>
              </w:rPr>
            </w:pPr>
            <w:r>
              <w:rPr>
                <w:rFonts w:ascii="Arial" w:hAnsi="Arial" w:cs="Arial"/>
                <w:color w:val="FF0000"/>
              </w:rPr>
              <w:t>A larger molecule is broken down into smaller ones / transfer energy from complex molecules to ATP</w:t>
            </w:r>
          </w:p>
        </w:tc>
        <w:tc>
          <w:tcPr>
            <w:tcW w:w="1366" w:type="dxa"/>
            <w:tcBorders>
              <w:top w:val="single" w:sz="4" w:space="0" w:color="auto"/>
              <w:left w:val="single" w:sz="4" w:space="0" w:color="auto"/>
              <w:right w:val="single" w:sz="4" w:space="0" w:color="auto"/>
            </w:tcBorders>
            <w:shd w:val="clear" w:color="auto" w:fill="FFFFFF" w:themeFill="background1"/>
          </w:tcPr>
          <w:p w14:paraId="089DD84D" w14:textId="77777777" w:rsidR="00AC148D" w:rsidRDefault="00AC148D"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AC148D" w:rsidRPr="00E80B1A" w14:paraId="2EB20B6C"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0113066F" w14:textId="77777777" w:rsidR="00AC148D" w:rsidRPr="00E80B1A" w:rsidRDefault="00AC148D" w:rsidP="009A0DC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51EA9063" w14:textId="77777777" w:rsidR="00AC148D" w:rsidRPr="00E80B1A" w:rsidRDefault="00AC148D" w:rsidP="009A0DC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7F6CEAEC" w14:textId="2E95974E" w:rsidR="00AC148D" w:rsidRDefault="00AC148D" w:rsidP="00AC148D">
      <w:pPr>
        <w:pStyle w:val="ListParagraph"/>
        <w:rPr>
          <w:rFonts w:ascii="Arial" w:hAnsi="Arial" w:cs="Arial"/>
          <w:bCs/>
        </w:rPr>
      </w:pPr>
    </w:p>
    <w:p w14:paraId="3BDA5B83" w14:textId="77777777" w:rsidR="00154EE6" w:rsidRDefault="00154EE6" w:rsidP="00AC148D">
      <w:pPr>
        <w:pStyle w:val="ListParagraph"/>
        <w:rPr>
          <w:rFonts w:ascii="Arial" w:hAnsi="Arial" w:cs="Arial"/>
          <w:bCs/>
        </w:rPr>
      </w:pPr>
    </w:p>
    <w:p w14:paraId="2DE628E7" w14:textId="77777777" w:rsidR="0024593B" w:rsidRDefault="0024593B" w:rsidP="006B1486">
      <w:pPr>
        <w:pStyle w:val="ListParagraph"/>
        <w:numPr>
          <w:ilvl w:val="0"/>
          <w:numId w:val="8"/>
        </w:numPr>
        <w:rPr>
          <w:rFonts w:ascii="Arial" w:hAnsi="Arial" w:cs="Arial"/>
          <w:bCs/>
        </w:rPr>
      </w:pPr>
      <w:r>
        <w:rPr>
          <w:rFonts w:ascii="Arial" w:hAnsi="Arial" w:cs="Arial"/>
          <w:bCs/>
        </w:rPr>
        <w:t xml:space="preserve">Wastes produced from cellular respiration need to be excreted from the body. </w:t>
      </w:r>
      <w:r w:rsidR="00154EE6" w:rsidRPr="00154EE6">
        <w:rPr>
          <w:rFonts w:ascii="Arial" w:hAnsi="Arial" w:cs="Arial"/>
          <w:bCs/>
        </w:rPr>
        <w:t>Identify which organ carbon dioxide is excreted from and describe how it is transported there</w:t>
      </w:r>
      <w:r>
        <w:rPr>
          <w:rFonts w:ascii="Arial" w:hAnsi="Arial" w:cs="Arial"/>
          <w:bCs/>
        </w:rPr>
        <w:t>.</w:t>
      </w:r>
    </w:p>
    <w:p w14:paraId="382F79CA" w14:textId="7BF2D519" w:rsidR="00154EE6" w:rsidRPr="00154EE6" w:rsidRDefault="00154EE6" w:rsidP="0024593B">
      <w:pPr>
        <w:pStyle w:val="ListParagraph"/>
        <w:jc w:val="right"/>
        <w:rPr>
          <w:rFonts w:ascii="Arial" w:hAnsi="Arial" w:cs="Arial"/>
          <w:bCs/>
        </w:rPr>
      </w:pPr>
      <w:r w:rsidRPr="00154EE6">
        <w:rPr>
          <w:rFonts w:ascii="Arial" w:hAnsi="Arial" w:cs="Arial"/>
          <w:bCs/>
        </w:rPr>
        <w:t>(5 marks)</w:t>
      </w:r>
    </w:p>
    <w:p w14:paraId="10601EDD" w14:textId="77777777" w:rsidR="00154EE6" w:rsidRPr="00F332AD" w:rsidRDefault="00154EE6" w:rsidP="00154EE6">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154EE6" w:rsidRPr="00E80B1A" w14:paraId="6329A581"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528CCE04" w14:textId="77777777" w:rsidR="00154EE6" w:rsidRPr="00E80B1A" w:rsidRDefault="00154EE6" w:rsidP="009A0DC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EC83F19" w14:textId="77777777" w:rsidR="00154EE6" w:rsidRPr="00E80B1A" w:rsidRDefault="00154EE6" w:rsidP="009A0DC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154EE6" w:rsidRPr="00E80B1A" w14:paraId="654FBB86"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FBF36C8" w14:textId="77777777" w:rsidR="00154EE6" w:rsidRPr="00105951" w:rsidRDefault="00154EE6" w:rsidP="009A0DC1">
            <w:pPr>
              <w:pStyle w:val="ListParagraph"/>
              <w:spacing w:line="276" w:lineRule="auto"/>
              <w:ind w:left="0"/>
              <w:rPr>
                <w:rFonts w:ascii="Arial" w:hAnsi="Arial" w:cs="Arial"/>
                <w:color w:val="FF0000"/>
              </w:rPr>
            </w:pPr>
            <w:r>
              <w:rPr>
                <w:rFonts w:ascii="Arial" w:hAnsi="Arial" w:cs="Arial"/>
                <w:color w:val="FF0000"/>
              </w:rPr>
              <w:t>Lungs</w:t>
            </w:r>
          </w:p>
        </w:tc>
        <w:tc>
          <w:tcPr>
            <w:tcW w:w="1366" w:type="dxa"/>
            <w:tcBorders>
              <w:top w:val="single" w:sz="4" w:space="0" w:color="auto"/>
              <w:left w:val="single" w:sz="4" w:space="0" w:color="auto"/>
              <w:right w:val="single" w:sz="4" w:space="0" w:color="auto"/>
            </w:tcBorders>
            <w:shd w:val="clear" w:color="auto" w:fill="FFFFFF" w:themeFill="background1"/>
          </w:tcPr>
          <w:p w14:paraId="75A5663A" w14:textId="77777777" w:rsidR="00154EE6" w:rsidRDefault="00154EE6"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154EE6" w:rsidRPr="00E80B1A" w14:paraId="563B67B8"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ED9F8A5" w14:textId="77777777" w:rsidR="00154EE6" w:rsidRDefault="00154EE6" w:rsidP="009A0DC1">
            <w:pPr>
              <w:pStyle w:val="ListParagraph"/>
              <w:spacing w:line="276" w:lineRule="auto"/>
              <w:ind w:left="0"/>
              <w:rPr>
                <w:rFonts w:ascii="Arial" w:hAnsi="Arial" w:cs="Arial"/>
                <w:color w:val="FF0000"/>
              </w:rPr>
            </w:pPr>
            <w:r>
              <w:rPr>
                <w:rFonts w:ascii="Arial" w:hAnsi="Arial" w:cs="Arial"/>
                <w:color w:val="FF0000"/>
              </w:rPr>
              <w:t>in the blood/cardiovascular system/blood vessels</w:t>
            </w:r>
          </w:p>
        </w:tc>
        <w:tc>
          <w:tcPr>
            <w:tcW w:w="1366" w:type="dxa"/>
            <w:tcBorders>
              <w:top w:val="single" w:sz="4" w:space="0" w:color="auto"/>
              <w:left w:val="single" w:sz="4" w:space="0" w:color="auto"/>
              <w:right w:val="single" w:sz="4" w:space="0" w:color="auto"/>
            </w:tcBorders>
            <w:shd w:val="clear" w:color="auto" w:fill="FFFFFF" w:themeFill="background1"/>
          </w:tcPr>
          <w:p w14:paraId="4B249A2C" w14:textId="77777777" w:rsidR="00154EE6" w:rsidRDefault="00154EE6"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154EE6" w:rsidRPr="00E80B1A" w14:paraId="41BC5144"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006E099" w14:textId="77777777" w:rsidR="00154EE6" w:rsidRDefault="00154EE6" w:rsidP="009A0DC1">
            <w:pPr>
              <w:pStyle w:val="ListParagraph"/>
              <w:spacing w:line="276" w:lineRule="auto"/>
              <w:ind w:left="0"/>
              <w:rPr>
                <w:rFonts w:ascii="Arial" w:hAnsi="Arial" w:cs="Arial"/>
                <w:color w:val="FF0000"/>
              </w:rPr>
            </w:pPr>
            <w:r>
              <w:rPr>
                <w:rFonts w:ascii="Arial" w:hAnsi="Arial" w:cs="Arial"/>
                <w:color w:val="FF0000"/>
              </w:rPr>
              <w:t>either bound to haemoglobin/carbaminohaemoglobin</w:t>
            </w:r>
          </w:p>
        </w:tc>
        <w:tc>
          <w:tcPr>
            <w:tcW w:w="1366" w:type="dxa"/>
            <w:tcBorders>
              <w:top w:val="single" w:sz="4" w:space="0" w:color="auto"/>
              <w:left w:val="single" w:sz="4" w:space="0" w:color="auto"/>
              <w:right w:val="single" w:sz="4" w:space="0" w:color="auto"/>
            </w:tcBorders>
            <w:shd w:val="clear" w:color="auto" w:fill="FFFFFF" w:themeFill="background1"/>
          </w:tcPr>
          <w:p w14:paraId="62E336DB" w14:textId="77777777" w:rsidR="00154EE6" w:rsidRDefault="00154EE6"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154EE6" w:rsidRPr="00E80B1A" w14:paraId="59914008"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0867225" w14:textId="59B0B665" w:rsidR="00154EE6" w:rsidRDefault="00154EE6" w:rsidP="009A0DC1">
            <w:pPr>
              <w:pStyle w:val="ListParagraph"/>
              <w:spacing w:line="276" w:lineRule="auto"/>
              <w:ind w:left="0"/>
              <w:rPr>
                <w:rFonts w:ascii="Arial" w:hAnsi="Arial" w:cs="Arial"/>
                <w:color w:val="FF0000"/>
              </w:rPr>
            </w:pPr>
            <w:r>
              <w:rPr>
                <w:rFonts w:ascii="Arial" w:hAnsi="Arial" w:cs="Arial"/>
                <w:color w:val="FF0000"/>
              </w:rPr>
              <w:t>as bicarbonate ion (HCO</w:t>
            </w:r>
            <w:r w:rsidRPr="004D6EA1">
              <w:rPr>
                <w:rFonts w:ascii="Arial" w:hAnsi="Arial" w:cs="Arial"/>
                <w:color w:val="FF0000"/>
                <w:vertAlign w:val="subscript"/>
              </w:rPr>
              <w:t>3</w:t>
            </w:r>
            <w:r w:rsidRPr="004D6EA1">
              <w:rPr>
                <w:rFonts w:ascii="Arial" w:hAnsi="Arial" w:cs="Arial"/>
                <w:color w:val="FF0000"/>
                <w:vertAlign w:val="superscript"/>
              </w:rPr>
              <w:t>-</w:t>
            </w:r>
            <w:r>
              <w:rPr>
                <w:rFonts w:ascii="Arial" w:hAnsi="Arial" w:cs="Arial"/>
                <w:color w:val="FF0000"/>
              </w:rPr>
              <w:t>) in the plasma</w:t>
            </w:r>
            <w:r w:rsidR="004906EA">
              <w:rPr>
                <w:rFonts w:ascii="Arial" w:hAnsi="Arial" w:cs="Arial"/>
                <w:color w:val="FF0000"/>
              </w:rPr>
              <w:t xml:space="preserve"> or</w:t>
            </w:r>
          </w:p>
        </w:tc>
        <w:tc>
          <w:tcPr>
            <w:tcW w:w="1366" w:type="dxa"/>
            <w:tcBorders>
              <w:top w:val="single" w:sz="4" w:space="0" w:color="auto"/>
              <w:left w:val="single" w:sz="4" w:space="0" w:color="auto"/>
              <w:right w:val="single" w:sz="4" w:space="0" w:color="auto"/>
            </w:tcBorders>
            <w:shd w:val="clear" w:color="auto" w:fill="FFFFFF" w:themeFill="background1"/>
          </w:tcPr>
          <w:p w14:paraId="70D5EA7A" w14:textId="77777777" w:rsidR="00154EE6" w:rsidRDefault="00154EE6"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154EE6" w:rsidRPr="00E80B1A" w14:paraId="6D38EDB8"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4525A88" w14:textId="77777777" w:rsidR="00154EE6" w:rsidRDefault="00154EE6" w:rsidP="009A0DC1">
            <w:pPr>
              <w:pStyle w:val="ListParagraph"/>
              <w:spacing w:line="276" w:lineRule="auto"/>
              <w:ind w:left="0"/>
              <w:rPr>
                <w:rFonts w:ascii="Arial" w:hAnsi="Arial" w:cs="Arial"/>
                <w:color w:val="FF0000"/>
              </w:rPr>
            </w:pPr>
            <w:r>
              <w:rPr>
                <w:rFonts w:ascii="Arial" w:hAnsi="Arial" w:cs="Arial"/>
                <w:color w:val="FF0000"/>
              </w:rPr>
              <w:t>dissolved directly into the blood/plasma</w:t>
            </w:r>
          </w:p>
        </w:tc>
        <w:tc>
          <w:tcPr>
            <w:tcW w:w="1366" w:type="dxa"/>
            <w:tcBorders>
              <w:top w:val="single" w:sz="4" w:space="0" w:color="auto"/>
              <w:left w:val="single" w:sz="4" w:space="0" w:color="auto"/>
              <w:right w:val="single" w:sz="4" w:space="0" w:color="auto"/>
            </w:tcBorders>
            <w:shd w:val="clear" w:color="auto" w:fill="FFFFFF" w:themeFill="background1"/>
          </w:tcPr>
          <w:p w14:paraId="5667F543" w14:textId="77777777" w:rsidR="00154EE6" w:rsidRDefault="00154EE6"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154EE6" w:rsidRPr="00E80B1A" w14:paraId="703B5C9D"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3C0498A4" w14:textId="77777777" w:rsidR="00154EE6" w:rsidRPr="00E80B1A" w:rsidRDefault="00154EE6" w:rsidP="009A0DC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7609B88" w14:textId="77777777" w:rsidR="00154EE6" w:rsidRPr="00E80B1A" w:rsidRDefault="00154EE6" w:rsidP="009A0DC1">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305CD352" w14:textId="77777777" w:rsidR="00154EE6" w:rsidRDefault="00154EE6" w:rsidP="00154EE6">
      <w:pPr>
        <w:rPr>
          <w:rFonts w:ascii="Arial" w:hAnsi="Arial" w:cs="Arial"/>
          <w:bCs/>
        </w:rPr>
      </w:pPr>
    </w:p>
    <w:p w14:paraId="2E6480CD" w14:textId="60ADF90F" w:rsidR="008839DB" w:rsidRDefault="008839DB" w:rsidP="00CA7979">
      <w:pPr>
        <w:rPr>
          <w:rFonts w:ascii="Arial" w:hAnsi="Arial" w:cs="Arial"/>
          <w:bCs/>
        </w:rPr>
      </w:pPr>
    </w:p>
    <w:p w14:paraId="4F1F3E2E" w14:textId="2D3E94C6" w:rsidR="00EC43D6" w:rsidRDefault="00D75BB8" w:rsidP="00CA7979">
      <w:pPr>
        <w:rPr>
          <w:rFonts w:ascii="Arial" w:hAnsi="Arial" w:cs="Arial"/>
          <w:bCs/>
        </w:rPr>
      </w:pPr>
      <w:r>
        <w:rPr>
          <w:rFonts w:ascii="Arial" w:hAnsi="Arial" w:cs="Arial"/>
          <w:bCs/>
        </w:rPr>
        <w:lastRenderedPageBreak/>
        <w:t>A study in Great Britain found that 70% of patients suffering from Chronic Fatigue Syndrome</w:t>
      </w:r>
      <w:r w:rsidR="00CA7979">
        <w:rPr>
          <w:rFonts w:ascii="Arial" w:hAnsi="Arial" w:cs="Arial"/>
          <w:bCs/>
        </w:rPr>
        <w:t xml:space="preserve"> </w:t>
      </w:r>
      <w:r>
        <w:rPr>
          <w:rFonts w:ascii="Arial" w:hAnsi="Arial" w:cs="Arial"/>
          <w:bCs/>
        </w:rPr>
        <w:t xml:space="preserve">had </w:t>
      </w:r>
      <w:r w:rsidR="00CA7979">
        <w:rPr>
          <w:rFonts w:ascii="Arial" w:hAnsi="Arial" w:cs="Arial"/>
          <w:bCs/>
        </w:rPr>
        <w:t>irregular</w:t>
      </w:r>
      <w:r>
        <w:rPr>
          <w:rFonts w:ascii="Arial" w:hAnsi="Arial" w:cs="Arial"/>
          <w:bCs/>
        </w:rPr>
        <w:t xml:space="preserve"> mitochondria</w:t>
      </w:r>
      <w:r w:rsidR="00CA7979">
        <w:rPr>
          <w:rFonts w:ascii="Arial" w:hAnsi="Arial" w:cs="Arial"/>
          <w:bCs/>
        </w:rPr>
        <w:t>l structures.</w:t>
      </w:r>
    </w:p>
    <w:p w14:paraId="477F0F25" w14:textId="5DAD3BC8" w:rsidR="00CA7979" w:rsidRPr="000750AF" w:rsidRDefault="00CA7979" w:rsidP="006B1486">
      <w:pPr>
        <w:pStyle w:val="ListParagraph"/>
        <w:numPr>
          <w:ilvl w:val="0"/>
          <w:numId w:val="8"/>
        </w:numPr>
        <w:rPr>
          <w:rFonts w:ascii="Arial" w:hAnsi="Arial" w:cs="Arial"/>
          <w:bCs/>
        </w:rPr>
      </w:pPr>
      <w:r>
        <w:rPr>
          <w:rFonts w:ascii="Arial" w:hAnsi="Arial" w:cs="Arial"/>
          <w:bCs/>
        </w:rPr>
        <w:t xml:space="preserve">Explain why </w:t>
      </w:r>
      <w:r w:rsidR="00BA756D">
        <w:rPr>
          <w:rFonts w:ascii="Arial" w:hAnsi="Arial" w:cs="Arial"/>
          <w:bCs/>
        </w:rPr>
        <w:t xml:space="preserve">an </w:t>
      </w:r>
      <w:r w:rsidR="00FB0E27">
        <w:rPr>
          <w:rFonts w:ascii="Arial" w:hAnsi="Arial" w:cs="Arial"/>
          <w:bCs/>
        </w:rPr>
        <w:t xml:space="preserve">abnormal </w:t>
      </w:r>
      <w:r w:rsidR="000750AF">
        <w:rPr>
          <w:rFonts w:ascii="Arial" w:hAnsi="Arial" w:cs="Arial"/>
          <w:bCs/>
        </w:rPr>
        <w:t xml:space="preserve">inner membrane </w:t>
      </w:r>
      <w:r w:rsidR="00FB0E27">
        <w:rPr>
          <w:rFonts w:ascii="Arial" w:hAnsi="Arial" w:cs="Arial"/>
          <w:bCs/>
        </w:rPr>
        <w:t xml:space="preserve">of </w:t>
      </w:r>
      <w:r w:rsidR="00BA756D">
        <w:rPr>
          <w:rFonts w:ascii="Arial" w:hAnsi="Arial" w:cs="Arial"/>
          <w:bCs/>
        </w:rPr>
        <w:t>a</w:t>
      </w:r>
      <w:r w:rsidR="00FB0E27">
        <w:rPr>
          <w:rFonts w:ascii="Arial" w:hAnsi="Arial" w:cs="Arial"/>
          <w:bCs/>
        </w:rPr>
        <w:t xml:space="preserve"> mitochondria</w:t>
      </w:r>
      <w:r>
        <w:rPr>
          <w:rFonts w:ascii="Arial" w:hAnsi="Arial" w:cs="Arial"/>
          <w:bCs/>
        </w:rPr>
        <w:t xml:space="preserve"> could lead to symptoms of fatigue</w:t>
      </w:r>
      <w:r w:rsidR="00FB0E27">
        <w:rPr>
          <w:rFonts w:ascii="Arial" w:hAnsi="Arial" w:cs="Arial"/>
          <w:bCs/>
        </w:rPr>
        <w:t>.</w:t>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t xml:space="preserve">  </w:t>
      </w:r>
      <w:r w:rsidR="00BA756D">
        <w:rPr>
          <w:rFonts w:ascii="Arial" w:hAnsi="Arial" w:cs="Arial"/>
          <w:bCs/>
        </w:rPr>
        <w:tab/>
        <w:t xml:space="preserve">  </w:t>
      </w:r>
      <w:r w:rsidRPr="000750AF">
        <w:rPr>
          <w:rFonts w:ascii="Arial" w:hAnsi="Arial" w:cs="Arial"/>
          <w:bCs/>
        </w:rPr>
        <w:t>(</w:t>
      </w:r>
      <w:r w:rsidR="00861CF9" w:rsidRPr="000750AF">
        <w:rPr>
          <w:rFonts w:ascii="Arial" w:hAnsi="Arial" w:cs="Arial"/>
          <w:bCs/>
        </w:rPr>
        <w:t>5</w:t>
      </w:r>
      <w:r w:rsidRPr="000750AF">
        <w:rPr>
          <w:rFonts w:ascii="Arial" w:hAnsi="Arial" w:cs="Arial"/>
          <w:bCs/>
        </w:rPr>
        <w:t xml:space="preserve"> marks)</w:t>
      </w:r>
    </w:p>
    <w:p w14:paraId="63CF78C6" w14:textId="6223D513" w:rsidR="00CA7979" w:rsidRDefault="00CA7979" w:rsidP="00CA7979">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CA7979" w:rsidRPr="00E80B1A" w14:paraId="2F8E62FA" w14:textId="77777777" w:rsidTr="00396DC1">
        <w:tc>
          <w:tcPr>
            <w:tcW w:w="6930" w:type="dxa"/>
            <w:tcBorders>
              <w:top w:val="single" w:sz="4" w:space="0" w:color="auto"/>
              <w:left w:val="single" w:sz="4" w:space="0" w:color="auto"/>
              <w:bottom w:val="single" w:sz="4" w:space="0" w:color="auto"/>
              <w:right w:val="single" w:sz="4" w:space="0" w:color="auto"/>
            </w:tcBorders>
            <w:hideMark/>
          </w:tcPr>
          <w:p w14:paraId="3413617C" w14:textId="77777777" w:rsidR="00CA7979" w:rsidRPr="00E80B1A" w:rsidRDefault="00CA7979" w:rsidP="00396DC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68FA3DE" w14:textId="77777777" w:rsidR="00CA7979" w:rsidRPr="00E80B1A" w:rsidRDefault="00CA7979" w:rsidP="00396DC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861CF9" w:rsidRPr="00E80B1A" w14:paraId="464443C8" w14:textId="77777777" w:rsidTr="00396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035DEAC4" w14:textId="62800A6C" w:rsidR="00861CF9" w:rsidRDefault="00861CF9" w:rsidP="00396DC1">
            <w:pPr>
              <w:pStyle w:val="ListParagraph"/>
              <w:spacing w:line="276" w:lineRule="auto"/>
              <w:ind w:left="0"/>
              <w:rPr>
                <w:rFonts w:ascii="Arial" w:hAnsi="Arial" w:cs="Arial"/>
                <w:color w:val="FF0000"/>
              </w:rPr>
            </w:pPr>
            <w:r>
              <w:rPr>
                <w:rFonts w:ascii="Arial" w:hAnsi="Arial" w:cs="Arial"/>
                <w:color w:val="FF0000"/>
              </w:rPr>
              <w:t xml:space="preserve">site of electron chain </w:t>
            </w:r>
            <w:r w:rsidR="000750AF">
              <w:rPr>
                <w:rFonts w:ascii="Arial" w:hAnsi="Arial" w:cs="Arial"/>
                <w:color w:val="FF0000"/>
              </w:rPr>
              <w:t>transport</w:t>
            </w:r>
          </w:p>
        </w:tc>
        <w:tc>
          <w:tcPr>
            <w:tcW w:w="1366" w:type="dxa"/>
            <w:tcBorders>
              <w:top w:val="single" w:sz="4" w:space="0" w:color="auto"/>
              <w:left w:val="single" w:sz="4" w:space="0" w:color="auto"/>
              <w:right w:val="single" w:sz="4" w:space="0" w:color="auto"/>
            </w:tcBorders>
            <w:shd w:val="clear" w:color="auto" w:fill="FFFFFF" w:themeFill="background1"/>
          </w:tcPr>
          <w:p w14:paraId="45040518" w14:textId="1037AD3C" w:rsidR="00861CF9" w:rsidRDefault="00861CF9" w:rsidP="00661420">
            <w:pPr>
              <w:pStyle w:val="ListParagraph"/>
              <w:spacing w:line="276" w:lineRule="auto"/>
              <w:ind w:left="0"/>
              <w:jc w:val="center"/>
              <w:rPr>
                <w:rFonts w:ascii="Arial" w:hAnsi="Arial" w:cs="Arial"/>
                <w:color w:val="FF0000"/>
              </w:rPr>
            </w:pPr>
            <w:r>
              <w:rPr>
                <w:rFonts w:ascii="Arial" w:hAnsi="Arial" w:cs="Arial"/>
                <w:color w:val="FF0000"/>
              </w:rPr>
              <w:t>1</w:t>
            </w:r>
          </w:p>
        </w:tc>
      </w:tr>
      <w:tr w:rsidR="00CA7979" w:rsidRPr="00E80B1A" w14:paraId="14C79245" w14:textId="77777777" w:rsidTr="00396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A6DF38B" w14:textId="76A3E907" w:rsidR="00CA7979" w:rsidRDefault="00861CF9" w:rsidP="00396DC1">
            <w:pPr>
              <w:pStyle w:val="ListParagraph"/>
              <w:spacing w:line="276" w:lineRule="auto"/>
              <w:ind w:left="0"/>
              <w:rPr>
                <w:rFonts w:ascii="Arial" w:hAnsi="Arial" w:cs="Arial"/>
                <w:color w:val="FF0000"/>
              </w:rPr>
            </w:pPr>
            <w:r>
              <w:rPr>
                <w:rFonts w:ascii="Arial" w:hAnsi="Arial" w:cs="Arial"/>
                <w:color w:val="FF0000"/>
              </w:rPr>
              <w:t xml:space="preserve">which </w:t>
            </w:r>
            <w:r w:rsidR="00661420">
              <w:rPr>
                <w:rFonts w:ascii="Arial" w:hAnsi="Arial" w:cs="Arial"/>
                <w:color w:val="FF0000"/>
              </w:rPr>
              <w:t>produce</w:t>
            </w:r>
            <w:r w:rsidR="000750AF">
              <w:rPr>
                <w:rFonts w:ascii="Arial" w:hAnsi="Arial" w:cs="Arial"/>
                <w:color w:val="FF0000"/>
              </w:rPr>
              <w:t>s</w:t>
            </w:r>
            <w:r w:rsidR="00661420">
              <w:rPr>
                <w:rFonts w:ascii="Arial" w:hAnsi="Arial" w:cs="Arial"/>
                <w:color w:val="FF0000"/>
              </w:rPr>
              <w:t xml:space="preserve"> </w:t>
            </w:r>
            <w:r w:rsidR="000750AF">
              <w:rPr>
                <w:rFonts w:ascii="Arial" w:hAnsi="Arial" w:cs="Arial"/>
                <w:color w:val="FF0000"/>
              </w:rPr>
              <w:t xml:space="preserve">most of the </w:t>
            </w:r>
            <w:r w:rsidR="00661420">
              <w:rPr>
                <w:rFonts w:ascii="Arial" w:hAnsi="Arial" w:cs="Arial"/>
                <w:color w:val="FF0000"/>
              </w:rPr>
              <w:t>ATP</w:t>
            </w:r>
          </w:p>
        </w:tc>
        <w:tc>
          <w:tcPr>
            <w:tcW w:w="1366" w:type="dxa"/>
            <w:tcBorders>
              <w:top w:val="single" w:sz="4" w:space="0" w:color="auto"/>
              <w:left w:val="single" w:sz="4" w:space="0" w:color="auto"/>
              <w:right w:val="single" w:sz="4" w:space="0" w:color="auto"/>
            </w:tcBorders>
            <w:shd w:val="clear" w:color="auto" w:fill="FFFFFF" w:themeFill="background1"/>
          </w:tcPr>
          <w:p w14:paraId="267C975D" w14:textId="0AB2D20C" w:rsidR="00CA7979" w:rsidRDefault="00661420" w:rsidP="00661420">
            <w:pPr>
              <w:pStyle w:val="ListParagraph"/>
              <w:spacing w:line="276" w:lineRule="auto"/>
              <w:ind w:left="0"/>
              <w:jc w:val="center"/>
              <w:rPr>
                <w:rFonts w:ascii="Arial" w:hAnsi="Arial" w:cs="Arial"/>
                <w:color w:val="FF0000"/>
              </w:rPr>
            </w:pPr>
            <w:r>
              <w:rPr>
                <w:rFonts w:ascii="Arial" w:hAnsi="Arial" w:cs="Arial"/>
                <w:color w:val="FF0000"/>
              </w:rPr>
              <w:t>1</w:t>
            </w:r>
          </w:p>
        </w:tc>
      </w:tr>
      <w:tr w:rsidR="00CA7979" w:rsidRPr="00E80B1A" w14:paraId="3E87B10C" w14:textId="77777777" w:rsidTr="00396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7431F7B" w14:textId="733E423F" w:rsidR="00CA7979" w:rsidRDefault="00980D13" w:rsidP="00396DC1">
            <w:pPr>
              <w:pStyle w:val="ListParagraph"/>
              <w:spacing w:line="276" w:lineRule="auto"/>
              <w:ind w:left="0"/>
              <w:rPr>
                <w:rFonts w:ascii="Arial" w:hAnsi="Arial" w:cs="Arial"/>
                <w:color w:val="FF0000"/>
              </w:rPr>
            </w:pPr>
            <w:r>
              <w:rPr>
                <w:rFonts w:ascii="Arial" w:hAnsi="Arial" w:cs="Arial"/>
                <w:color w:val="FF0000"/>
              </w:rPr>
              <w:t>a</w:t>
            </w:r>
            <w:r w:rsidR="00396DC1">
              <w:rPr>
                <w:rFonts w:ascii="Arial" w:hAnsi="Arial" w:cs="Arial"/>
                <w:color w:val="FF0000"/>
              </w:rPr>
              <w:t xml:space="preserve">bnormal </w:t>
            </w:r>
            <w:r>
              <w:rPr>
                <w:rFonts w:ascii="Arial" w:hAnsi="Arial" w:cs="Arial"/>
                <w:color w:val="FF0000"/>
              </w:rPr>
              <w:t>inner membrane</w:t>
            </w:r>
            <w:r w:rsidR="00D054CE">
              <w:rPr>
                <w:rFonts w:ascii="Arial" w:hAnsi="Arial" w:cs="Arial"/>
                <w:color w:val="FF0000"/>
              </w:rPr>
              <w:t xml:space="preserve"> will </w:t>
            </w:r>
            <w:r w:rsidR="000750AF">
              <w:rPr>
                <w:rFonts w:ascii="Arial" w:hAnsi="Arial" w:cs="Arial"/>
                <w:color w:val="FF0000"/>
              </w:rPr>
              <w:t>result in</w:t>
            </w:r>
            <w:r w:rsidR="00396DC1">
              <w:rPr>
                <w:rFonts w:ascii="Arial" w:hAnsi="Arial" w:cs="Arial"/>
                <w:color w:val="FF0000"/>
              </w:rPr>
              <w:t xml:space="preserve"> less ATP</w:t>
            </w:r>
          </w:p>
        </w:tc>
        <w:tc>
          <w:tcPr>
            <w:tcW w:w="1366" w:type="dxa"/>
            <w:tcBorders>
              <w:left w:val="single" w:sz="4" w:space="0" w:color="auto"/>
              <w:right w:val="single" w:sz="4" w:space="0" w:color="auto"/>
            </w:tcBorders>
            <w:shd w:val="clear" w:color="auto" w:fill="FFFFFF" w:themeFill="background1"/>
          </w:tcPr>
          <w:p w14:paraId="751B9749" w14:textId="0930BA8E" w:rsidR="00CA7979" w:rsidRDefault="00661420" w:rsidP="00396DC1">
            <w:pPr>
              <w:pStyle w:val="ListParagraph"/>
              <w:spacing w:line="276" w:lineRule="auto"/>
              <w:ind w:left="0"/>
              <w:jc w:val="center"/>
              <w:rPr>
                <w:rFonts w:ascii="Arial" w:hAnsi="Arial" w:cs="Arial"/>
                <w:color w:val="FF0000"/>
              </w:rPr>
            </w:pPr>
            <w:r>
              <w:rPr>
                <w:rFonts w:ascii="Arial" w:hAnsi="Arial" w:cs="Arial"/>
                <w:color w:val="FF0000"/>
              </w:rPr>
              <w:t>1</w:t>
            </w:r>
          </w:p>
        </w:tc>
      </w:tr>
      <w:tr w:rsidR="00661420" w:rsidRPr="00E80B1A" w14:paraId="73151425" w14:textId="77777777" w:rsidTr="00396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808CD74" w14:textId="0F75F81A" w:rsidR="00661420" w:rsidRDefault="000750AF" w:rsidP="00396DC1">
            <w:pPr>
              <w:pStyle w:val="ListParagraph"/>
              <w:spacing w:line="276" w:lineRule="auto"/>
              <w:ind w:left="0"/>
              <w:rPr>
                <w:rFonts w:ascii="Arial" w:hAnsi="Arial" w:cs="Arial"/>
                <w:color w:val="FF0000"/>
              </w:rPr>
            </w:pPr>
            <w:r>
              <w:rPr>
                <w:rFonts w:ascii="Arial" w:hAnsi="Arial" w:cs="Arial"/>
                <w:color w:val="FF0000"/>
              </w:rPr>
              <w:t>causing m</w:t>
            </w:r>
            <w:r w:rsidR="00505469">
              <w:rPr>
                <w:rFonts w:ascii="Arial" w:hAnsi="Arial" w:cs="Arial"/>
                <w:color w:val="FF0000"/>
              </w:rPr>
              <w:t>etabolism/c</w:t>
            </w:r>
            <w:r w:rsidR="00D054CE">
              <w:rPr>
                <w:rFonts w:ascii="Arial" w:hAnsi="Arial" w:cs="Arial"/>
                <w:color w:val="FF0000"/>
              </w:rPr>
              <w:t xml:space="preserve">ell </w:t>
            </w:r>
            <w:r>
              <w:rPr>
                <w:rFonts w:ascii="Arial" w:hAnsi="Arial" w:cs="Arial"/>
                <w:color w:val="FF0000"/>
              </w:rPr>
              <w:t>function to be reduced</w:t>
            </w:r>
          </w:p>
        </w:tc>
        <w:tc>
          <w:tcPr>
            <w:tcW w:w="1366" w:type="dxa"/>
            <w:tcBorders>
              <w:left w:val="single" w:sz="4" w:space="0" w:color="auto"/>
              <w:right w:val="single" w:sz="4" w:space="0" w:color="auto"/>
            </w:tcBorders>
            <w:shd w:val="clear" w:color="auto" w:fill="FFFFFF" w:themeFill="background1"/>
          </w:tcPr>
          <w:p w14:paraId="14BEB43C" w14:textId="2D7182CC" w:rsidR="00661420" w:rsidRDefault="00661420" w:rsidP="00396DC1">
            <w:pPr>
              <w:pStyle w:val="ListParagraph"/>
              <w:spacing w:line="276" w:lineRule="auto"/>
              <w:ind w:left="0"/>
              <w:jc w:val="center"/>
              <w:rPr>
                <w:rFonts w:ascii="Arial" w:hAnsi="Arial" w:cs="Arial"/>
                <w:color w:val="FF0000"/>
              </w:rPr>
            </w:pPr>
            <w:r>
              <w:rPr>
                <w:rFonts w:ascii="Arial" w:hAnsi="Arial" w:cs="Arial"/>
                <w:color w:val="FF0000"/>
              </w:rPr>
              <w:t>1</w:t>
            </w:r>
          </w:p>
        </w:tc>
      </w:tr>
      <w:tr w:rsidR="00D054CE" w:rsidRPr="00E80B1A" w14:paraId="3AB8CAC4" w14:textId="77777777" w:rsidTr="00396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D3D2" w14:textId="00F9F21B" w:rsidR="00D054CE" w:rsidRDefault="00980D13" w:rsidP="00396DC1">
            <w:pPr>
              <w:pStyle w:val="ListParagraph"/>
              <w:spacing w:line="276" w:lineRule="auto"/>
              <w:ind w:left="0"/>
              <w:rPr>
                <w:rFonts w:ascii="Arial" w:hAnsi="Arial" w:cs="Arial"/>
                <w:color w:val="FF0000"/>
              </w:rPr>
            </w:pPr>
            <w:r>
              <w:rPr>
                <w:rFonts w:ascii="Arial" w:hAnsi="Arial" w:cs="Arial"/>
                <w:color w:val="FF0000"/>
              </w:rPr>
              <w:t>r</w:t>
            </w:r>
            <w:r w:rsidR="000750AF">
              <w:rPr>
                <w:rFonts w:ascii="Arial" w:hAnsi="Arial" w:cs="Arial"/>
                <w:color w:val="FF0000"/>
              </w:rPr>
              <w:t>esulting in bodily</w:t>
            </w:r>
            <w:r w:rsidR="00D054CE">
              <w:rPr>
                <w:rFonts w:ascii="Arial" w:hAnsi="Arial" w:cs="Arial"/>
                <w:color w:val="FF0000"/>
              </w:rPr>
              <w:t xml:space="preserve"> functions reduc</w:t>
            </w:r>
            <w:r w:rsidR="000750AF">
              <w:rPr>
                <w:rFonts w:ascii="Arial" w:hAnsi="Arial" w:cs="Arial"/>
                <w:color w:val="FF0000"/>
              </w:rPr>
              <w:t>ing</w:t>
            </w:r>
            <w:r w:rsidR="00D054CE">
              <w:rPr>
                <w:rFonts w:ascii="Arial" w:hAnsi="Arial" w:cs="Arial"/>
                <w:color w:val="FF0000"/>
              </w:rPr>
              <w:t>/slow</w:t>
            </w:r>
            <w:r w:rsidR="000750AF">
              <w:rPr>
                <w:rFonts w:ascii="Arial" w:hAnsi="Arial" w:cs="Arial"/>
                <w:color w:val="FF0000"/>
              </w:rPr>
              <w:t>ing</w:t>
            </w:r>
            <w:r w:rsidR="00D054CE">
              <w:rPr>
                <w:rFonts w:ascii="Arial" w:hAnsi="Arial" w:cs="Arial"/>
                <w:color w:val="FF0000"/>
              </w:rPr>
              <w:t xml:space="preserve"> down</w:t>
            </w:r>
          </w:p>
        </w:tc>
        <w:tc>
          <w:tcPr>
            <w:tcW w:w="1366" w:type="dxa"/>
            <w:tcBorders>
              <w:left w:val="single" w:sz="4" w:space="0" w:color="auto"/>
              <w:right w:val="single" w:sz="4" w:space="0" w:color="auto"/>
            </w:tcBorders>
            <w:shd w:val="clear" w:color="auto" w:fill="FFFFFF" w:themeFill="background1"/>
          </w:tcPr>
          <w:p w14:paraId="3AFDEEA4" w14:textId="3B66F452" w:rsidR="00D054CE" w:rsidRDefault="00D054CE" w:rsidP="00396DC1">
            <w:pPr>
              <w:pStyle w:val="ListParagraph"/>
              <w:spacing w:line="276" w:lineRule="auto"/>
              <w:ind w:left="0"/>
              <w:jc w:val="center"/>
              <w:rPr>
                <w:rFonts w:ascii="Arial" w:hAnsi="Arial" w:cs="Arial"/>
                <w:color w:val="FF0000"/>
              </w:rPr>
            </w:pPr>
            <w:r>
              <w:rPr>
                <w:rFonts w:ascii="Arial" w:hAnsi="Arial" w:cs="Arial"/>
                <w:color w:val="FF0000"/>
              </w:rPr>
              <w:t>1</w:t>
            </w:r>
          </w:p>
        </w:tc>
      </w:tr>
      <w:tr w:rsidR="00CA7979" w:rsidRPr="00E80B1A" w14:paraId="2839FC77" w14:textId="77777777" w:rsidTr="00396DC1">
        <w:tc>
          <w:tcPr>
            <w:tcW w:w="6930" w:type="dxa"/>
            <w:tcBorders>
              <w:top w:val="single" w:sz="4" w:space="0" w:color="auto"/>
              <w:left w:val="single" w:sz="4" w:space="0" w:color="auto"/>
              <w:bottom w:val="single" w:sz="4" w:space="0" w:color="auto"/>
              <w:right w:val="single" w:sz="4" w:space="0" w:color="auto"/>
            </w:tcBorders>
            <w:hideMark/>
          </w:tcPr>
          <w:p w14:paraId="5FD26EE5" w14:textId="77777777" w:rsidR="00CA7979" w:rsidRPr="00E80B1A" w:rsidRDefault="00CA7979" w:rsidP="00396DC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6F53689" w14:textId="427EC9A6" w:rsidR="00CA7979" w:rsidRPr="00E80B1A" w:rsidRDefault="00FB0E27" w:rsidP="00396DC1">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13B223C8" w14:textId="77777777" w:rsidR="00CA7979" w:rsidRDefault="00CA7979" w:rsidP="00CA7979">
      <w:pPr>
        <w:pStyle w:val="ListParagraph"/>
        <w:rPr>
          <w:rFonts w:ascii="Arial" w:hAnsi="Arial" w:cs="Arial"/>
          <w:bCs/>
        </w:rPr>
      </w:pPr>
    </w:p>
    <w:p w14:paraId="5E39194F" w14:textId="11F94C09" w:rsidR="00CA7979" w:rsidRDefault="00CA7979" w:rsidP="00CA7979">
      <w:pPr>
        <w:pStyle w:val="ListParagraph"/>
        <w:rPr>
          <w:rFonts w:ascii="Arial" w:hAnsi="Arial" w:cs="Arial"/>
          <w:bCs/>
        </w:rPr>
      </w:pPr>
    </w:p>
    <w:p w14:paraId="1D285D20" w14:textId="6EB269EC" w:rsidR="00DF5706" w:rsidRDefault="0085043B" w:rsidP="006B1486">
      <w:pPr>
        <w:pStyle w:val="ListParagraph"/>
        <w:numPr>
          <w:ilvl w:val="0"/>
          <w:numId w:val="8"/>
        </w:numPr>
        <w:rPr>
          <w:rFonts w:ascii="Arial" w:hAnsi="Arial" w:cs="Arial"/>
          <w:bCs/>
        </w:rPr>
      </w:pPr>
      <w:r>
        <w:rPr>
          <w:rFonts w:ascii="Arial" w:hAnsi="Arial" w:cs="Arial"/>
          <w:bCs/>
        </w:rPr>
        <w:t xml:space="preserve">During exercise, chronic fatigue patients often experience a </w:t>
      </w:r>
      <w:r w:rsidR="00DF5706" w:rsidRPr="00DF5706">
        <w:rPr>
          <w:rFonts w:ascii="Arial" w:hAnsi="Arial" w:cs="Arial"/>
          <w:bCs/>
        </w:rPr>
        <w:t>burning sensation</w:t>
      </w:r>
      <w:r>
        <w:rPr>
          <w:rFonts w:ascii="Arial" w:hAnsi="Arial" w:cs="Arial"/>
          <w:bCs/>
        </w:rPr>
        <w:t xml:space="preserve"> in their muscles</w:t>
      </w:r>
      <w:r w:rsidR="00DF5706" w:rsidRPr="00DF5706">
        <w:rPr>
          <w:rFonts w:ascii="Arial" w:hAnsi="Arial" w:cs="Arial"/>
          <w:bCs/>
        </w:rPr>
        <w:t xml:space="preserve"> </w:t>
      </w:r>
      <w:r>
        <w:rPr>
          <w:rFonts w:ascii="Arial" w:hAnsi="Arial" w:cs="Arial"/>
          <w:bCs/>
        </w:rPr>
        <w:t xml:space="preserve">along with </w:t>
      </w:r>
      <w:r w:rsidR="00AF2486">
        <w:rPr>
          <w:rFonts w:ascii="Arial" w:hAnsi="Arial" w:cs="Arial"/>
          <w:bCs/>
        </w:rPr>
        <w:t xml:space="preserve">a </w:t>
      </w:r>
      <w:r w:rsidR="00DF5706" w:rsidRPr="00DF5706">
        <w:rPr>
          <w:rFonts w:ascii="Arial" w:hAnsi="Arial" w:cs="Arial"/>
          <w:bCs/>
        </w:rPr>
        <w:t>lack of strength.</w:t>
      </w:r>
      <w:r w:rsidR="00DF5706">
        <w:rPr>
          <w:rFonts w:ascii="Arial" w:hAnsi="Arial" w:cs="Arial"/>
          <w:bCs/>
        </w:rPr>
        <w:t xml:space="preserve"> Explain why this occurs.</w:t>
      </w:r>
      <w:r w:rsidR="00DF5706">
        <w:rPr>
          <w:rFonts w:ascii="Arial" w:hAnsi="Arial" w:cs="Arial"/>
          <w:bCs/>
        </w:rPr>
        <w:tab/>
      </w:r>
      <w:r w:rsidR="00DF5706">
        <w:rPr>
          <w:rFonts w:ascii="Arial" w:hAnsi="Arial" w:cs="Arial"/>
          <w:bCs/>
        </w:rPr>
        <w:tab/>
        <w:t xml:space="preserve">  (4 marks)</w:t>
      </w:r>
    </w:p>
    <w:p w14:paraId="2D23E7C9" w14:textId="77777777" w:rsidR="00DF5706" w:rsidRPr="00DF5706" w:rsidRDefault="00DF5706" w:rsidP="00DF5706">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DF5706" w:rsidRPr="00E80B1A" w14:paraId="672FA166"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19CB6A72" w14:textId="77777777" w:rsidR="00DF5706" w:rsidRPr="00E80B1A" w:rsidRDefault="00DF5706" w:rsidP="005D0B5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BBF5BC0" w14:textId="77777777" w:rsidR="00DF5706" w:rsidRPr="00E80B1A" w:rsidRDefault="00DF5706" w:rsidP="005D0B5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DF5706" w:rsidRPr="00E80B1A" w14:paraId="507F78DD"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94FBF4A" w14:textId="74936233" w:rsidR="00DF5706" w:rsidRPr="00105951" w:rsidRDefault="00DF5706" w:rsidP="005D0B51">
            <w:pPr>
              <w:pStyle w:val="ListParagraph"/>
              <w:spacing w:line="276" w:lineRule="auto"/>
              <w:ind w:left="0"/>
              <w:rPr>
                <w:rFonts w:ascii="Arial" w:hAnsi="Arial" w:cs="Arial"/>
                <w:color w:val="FF0000"/>
              </w:rPr>
            </w:pPr>
            <w:r>
              <w:rPr>
                <w:rFonts w:ascii="Arial" w:hAnsi="Arial" w:cs="Arial"/>
                <w:color w:val="FF0000"/>
              </w:rPr>
              <w:t>Lack of/limited oxygen supply</w:t>
            </w:r>
          </w:p>
        </w:tc>
        <w:tc>
          <w:tcPr>
            <w:tcW w:w="1366" w:type="dxa"/>
            <w:tcBorders>
              <w:top w:val="single" w:sz="4" w:space="0" w:color="auto"/>
              <w:left w:val="single" w:sz="4" w:space="0" w:color="auto"/>
              <w:right w:val="single" w:sz="4" w:space="0" w:color="auto"/>
            </w:tcBorders>
            <w:shd w:val="clear" w:color="auto" w:fill="FFFFFF" w:themeFill="background1"/>
          </w:tcPr>
          <w:p w14:paraId="736A4FAC" w14:textId="3FA4B484" w:rsidR="00DF5706" w:rsidRDefault="00DF5706"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DF5706" w:rsidRPr="00E80B1A" w14:paraId="6784A9CE"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54C8808" w14:textId="26ABB106" w:rsidR="00DF5706" w:rsidRDefault="00DF5706" w:rsidP="005D0B51">
            <w:pPr>
              <w:pStyle w:val="ListParagraph"/>
              <w:spacing w:line="276" w:lineRule="auto"/>
              <w:ind w:left="0"/>
              <w:rPr>
                <w:rFonts w:ascii="Arial" w:hAnsi="Arial" w:cs="Arial"/>
                <w:color w:val="FF0000"/>
              </w:rPr>
            </w:pPr>
            <w:r>
              <w:rPr>
                <w:rFonts w:ascii="Arial" w:hAnsi="Arial" w:cs="Arial"/>
                <w:color w:val="FF0000"/>
              </w:rPr>
              <w:t>Anaerobic respiration takes place</w:t>
            </w:r>
          </w:p>
        </w:tc>
        <w:tc>
          <w:tcPr>
            <w:tcW w:w="1366" w:type="dxa"/>
            <w:tcBorders>
              <w:top w:val="single" w:sz="4" w:space="0" w:color="auto"/>
              <w:left w:val="single" w:sz="4" w:space="0" w:color="auto"/>
              <w:right w:val="single" w:sz="4" w:space="0" w:color="auto"/>
            </w:tcBorders>
            <w:shd w:val="clear" w:color="auto" w:fill="FFFFFF" w:themeFill="background1"/>
          </w:tcPr>
          <w:p w14:paraId="240B7B44" w14:textId="2CAE0BCA" w:rsidR="00DF5706" w:rsidRDefault="00DF5706"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DF5706" w:rsidRPr="00E80B1A" w14:paraId="49B0A8BC"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7733653" w14:textId="5683D0FC" w:rsidR="00DF5706" w:rsidRDefault="00DF5706" w:rsidP="005D0B51">
            <w:pPr>
              <w:pStyle w:val="ListParagraph"/>
              <w:spacing w:line="276" w:lineRule="auto"/>
              <w:ind w:left="0"/>
              <w:rPr>
                <w:rFonts w:ascii="Arial" w:hAnsi="Arial" w:cs="Arial"/>
                <w:color w:val="FF0000"/>
              </w:rPr>
            </w:pPr>
            <w:r>
              <w:rPr>
                <w:rFonts w:ascii="Arial" w:hAnsi="Arial" w:cs="Arial"/>
                <w:color w:val="FF0000"/>
              </w:rPr>
              <w:t>Lactic acid is produced</w:t>
            </w:r>
          </w:p>
        </w:tc>
        <w:tc>
          <w:tcPr>
            <w:tcW w:w="1366" w:type="dxa"/>
            <w:tcBorders>
              <w:top w:val="single" w:sz="4" w:space="0" w:color="auto"/>
              <w:left w:val="single" w:sz="4" w:space="0" w:color="auto"/>
              <w:right w:val="single" w:sz="4" w:space="0" w:color="auto"/>
            </w:tcBorders>
            <w:shd w:val="clear" w:color="auto" w:fill="FFFFFF" w:themeFill="background1"/>
          </w:tcPr>
          <w:p w14:paraId="49F7FCF9" w14:textId="2C070413" w:rsidR="00DF5706" w:rsidRDefault="00DF5706"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DF5706" w:rsidRPr="00E80B1A" w14:paraId="50BB7662"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9460AB1" w14:textId="272020D3" w:rsidR="00DF5706" w:rsidRDefault="00DF5706" w:rsidP="005D0B51">
            <w:pPr>
              <w:pStyle w:val="ListParagraph"/>
              <w:spacing w:line="276" w:lineRule="auto"/>
              <w:ind w:left="0"/>
              <w:rPr>
                <w:rFonts w:ascii="Arial" w:hAnsi="Arial" w:cs="Arial"/>
                <w:color w:val="FF0000"/>
              </w:rPr>
            </w:pPr>
            <w:r>
              <w:rPr>
                <w:rFonts w:ascii="Arial" w:hAnsi="Arial" w:cs="Arial"/>
                <w:color w:val="FF0000"/>
              </w:rPr>
              <w:t>Less ATP is produced</w:t>
            </w:r>
          </w:p>
        </w:tc>
        <w:tc>
          <w:tcPr>
            <w:tcW w:w="1366" w:type="dxa"/>
            <w:tcBorders>
              <w:top w:val="single" w:sz="4" w:space="0" w:color="auto"/>
              <w:left w:val="single" w:sz="4" w:space="0" w:color="auto"/>
              <w:right w:val="single" w:sz="4" w:space="0" w:color="auto"/>
            </w:tcBorders>
            <w:shd w:val="clear" w:color="auto" w:fill="FFFFFF" w:themeFill="background1"/>
          </w:tcPr>
          <w:p w14:paraId="2F14EC56" w14:textId="24340F84" w:rsidR="00DF5706" w:rsidRDefault="00DF5706"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DF5706" w:rsidRPr="00E80B1A" w14:paraId="3580E5BD"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2D9B528F" w14:textId="77777777" w:rsidR="00DF5706" w:rsidRPr="00E80B1A" w:rsidRDefault="00DF5706" w:rsidP="005D0B5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ABB10D1" w14:textId="2A7C754C" w:rsidR="00DF5706" w:rsidRPr="00E80B1A" w:rsidRDefault="00DF5706" w:rsidP="005D0B51">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3547AD2D" w14:textId="77777777" w:rsidR="00DF5706" w:rsidRDefault="00DF5706" w:rsidP="00EE060B">
      <w:pPr>
        <w:rPr>
          <w:rFonts w:ascii="Arial" w:hAnsi="Arial" w:cs="Arial"/>
          <w:bCs/>
        </w:rPr>
      </w:pPr>
    </w:p>
    <w:p w14:paraId="37A336B6" w14:textId="77777777" w:rsidR="00AC4194" w:rsidRDefault="00AC4194" w:rsidP="00EE060B">
      <w:pPr>
        <w:rPr>
          <w:rFonts w:ascii="Arial" w:hAnsi="Arial" w:cs="Arial"/>
          <w:bCs/>
        </w:rPr>
      </w:pPr>
    </w:p>
    <w:p w14:paraId="63E10301" w14:textId="77777777" w:rsidR="00AC4194" w:rsidRDefault="00AC4194" w:rsidP="00EE060B">
      <w:pPr>
        <w:rPr>
          <w:rFonts w:ascii="Arial" w:hAnsi="Arial" w:cs="Arial"/>
          <w:bCs/>
        </w:rPr>
      </w:pPr>
    </w:p>
    <w:p w14:paraId="26E35E37" w14:textId="2A5D0D7A" w:rsidR="00AC4194" w:rsidRDefault="00AC4194" w:rsidP="00EE060B">
      <w:pPr>
        <w:rPr>
          <w:rFonts w:ascii="Arial" w:hAnsi="Arial" w:cs="Arial"/>
          <w:bCs/>
        </w:rPr>
      </w:pPr>
    </w:p>
    <w:p w14:paraId="4EDACF65" w14:textId="3B5339DF" w:rsidR="00EE07BA" w:rsidRDefault="00EE07BA" w:rsidP="00EE060B">
      <w:pPr>
        <w:rPr>
          <w:rFonts w:ascii="Arial" w:hAnsi="Arial" w:cs="Arial"/>
          <w:bCs/>
        </w:rPr>
      </w:pPr>
    </w:p>
    <w:p w14:paraId="02DFF43C" w14:textId="64A95B91" w:rsidR="00EE07BA" w:rsidRDefault="00EE07BA" w:rsidP="00EE060B">
      <w:pPr>
        <w:rPr>
          <w:rFonts w:ascii="Arial" w:hAnsi="Arial" w:cs="Arial"/>
          <w:bCs/>
        </w:rPr>
      </w:pPr>
    </w:p>
    <w:p w14:paraId="502AA53D" w14:textId="0F1204A8" w:rsidR="00EE07BA" w:rsidRDefault="00EE07BA" w:rsidP="00EE060B">
      <w:pPr>
        <w:rPr>
          <w:rFonts w:ascii="Arial" w:hAnsi="Arial" w:cs="Arial"/>
          <w:bCs/>
        </w:rPr>
      </w:pPr>
    </w:p>
    <w:p w14:paraId="41495F4C" w14:textId="36D9BE47" w:rsidR="00EE07BA" w:rsidRDefault="00EE07BA" w:rsidP="00EE060B">
      <w:pPr>
        <w:rPr>
          <w:rFonts w:ascii="Arial" w:hAnsi="Arial" w:cs="Arial"/>
          <w:bCs/>
        </w:rPr>
      </w:pPr>
    </w:p>
    <w:p w14:paraId="5A657133" w14:textId="00B48F57" w:rsidR="00EE07BA" w:rsidRDefault="00EE07BA" w:rsidP="00EE060B">
      <w:pPr>
        <w:rPr>
          <w:rFonts w:ascii="Arial" w:hAnsi="Arial" w:cs="Arial"/>
          <w:bCs/>
        </w:rPr>
      </w:pPr>
    </w:p>
    <w:p w14:paraId="29EBBFF8" w14:textId="54304BE2" w:rsidR="00EE07BA" w:rsidRDefault="00EE07BA" w:rsidP="00EE060B">
      <w:pPr>
        <w:rPr>
          <w:rFonts w:ascii="Arial" w:hAnsi="Arial" w:cs="Arial"/>
          <w:bCs/>
        </w:rPr>
      </w:pPr>
    </w:p>
    <w:p w14:paraId="5BDC0AAF" w14:textId="2392BB2F" w:rsidR="00EE07BA" w:rsidRDefault="00EE07BA" w:rsidP="00EE060B">
      <w:pPr>
        <w:rPr>
          <w:rFonts w:ascii="Arial" w:hAnsi="Arial" w:cs="Arial"/>
          <w:bCs/>
        </w:rPr>
      </w:pPr>
    </w:p>
    <w:p w14:paraId="4F23CB39" w14:textId="2B3818AF" w:rsidR="00EE07BA" w:rsidRDefault="00EE07BA" w:rsidP="00EE060B">
      <w:pPr>
        <w:rPr>
          <w:rFonts w:ascii="Arial" w:hAnsi="Arial" w:cs="Arial"/>
          <w:bCs/>
        </w:rPr>
      </w:pPr>
    </w:p>
    <w:p w14:paraId="2217B649" w14:textId="02B8D7A7" w:rsidR="00EE07BA" w:rsidRDefault="00EE07BA" w:rsidP="00EE060B">
      <w:pPr>
        <w:rPr>
          <w:rFonts w:ascii="Arial" w:hAnsi="Arial" w:cs="Arial"/>
          <w:bCs/>
        </w:rPr>
      </w:pPr>
    </w:p>
    <w:p w14:paraId="0835DFF0" w14:textId="15DCAB7F" w:rsidR="00EE07BA" w:rsidRDefault="00EE07BA" w:rsidP="00EE060B">
      <w:pPr>
        <w:rPr>
          <w:rFonts w:ascii="Arial" w:hAnsi="Arial" w:cs="Arial"/>
          <w:bCs/>
        </w:rPr>
      </w:pPr>
    </w:p>
    <w:p w14:paraId="4DABDF2C" w14:textId="559D86D8" w:rsidR="00EE07BA" w:rsidRDefault="00EE07BA" w:rsidP="00EE060B">
      <w:pPr>
        <w:rPr>
          <w:rFonts w:ascii="Arial" w:hAnsi="Arial" w:cs="Arial"/>
          <w:bCs/>
        </w:rPr>
      </w:pPr>
    </w:p>
    <w:p w14:paraId="174AE530" w14:textId="2F471850" w:rsidR="00EE07BA" w:rsidRDefault="00EE07BA" w:rsidP="00EE060B">
      <w:pPr>
        <w:rPr>
          <w:rFonts w:ascii="Arial" w:hAnsi="Arial" w:cs="Arial"/>
          <w:bCs/>
        </w:rPr>
      </w:pPr>
    </w:p>
    <w:p w14:paraId="0D384AAD" w14:textId="1E0B1253" w:rsidR="00EE07BA" w:rsidRPr="00EE060B" w:rsidRDefault="00EE07BA" w:rsidP="00EE07BA">
      <w:pPr>
        <w:rPr>
          <w:rFonts w:ascii="Arial" w:hAnsi="Arial" w:cs="Arial"/>
          <w:b/>
          <w:bCs/>
        </w:rPr>
      </w:pPr>
      <w:r w:rsidRPr="00EE060B">
        <w:rPr>
          <w:rFonts w:ascii="Arial" w:hAnsi="Arial" w:cs="Arial"/>
          <w:b/>
          <w:bCs/>
        </w:rPr>
        <w:lastRenderedPageBreak/>
        <w:t>Question 3</w:t>
      </w:r>
      <w:r>
        <w:rPr>
          <w:rFonts w:ascii="Arial" w:hAnsi="Arial" w:cs="Arial"/>
          <w:b/>
          <w:bCs/>
        </w:rPr>
        <w:t>2</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w:t>
      </w:r>
      <w:proofErr w:type="gramStart"/>
      <w:r>
        <w:rPr>
          <w:rFonts w:ascii="Arial" w:hAnsi="Arial" w:cs="Arial"/>
          <w:b/>
          <w:bCs/>
        </w:rPr>
        <w:t xml:space="preserve">   (</w:t>
      </w:r>
      <w:proofErr w:type="gramEnd"/>
      <w:r w:rsidR="00BD07FF">
        <w:rPr>
          <w:rFonts w:ascii="Arial" w:hAnsi="Arial" w:cs="Arial"/>
          <w:b/>
          <w:bCs/>
        </w:rPr>
        <w:t>1</w:t>
      </w:r>
      <w:r w:rsidR="00AF2486">
        <w:rPr>
          <w:rFonts w:ascii="Arial" w:hAnsi="Arial" w:cs="Arial"/>
          <w:b/>
          <w:bCs/>
        </w:rPr>
        <w:t>2</w:t>
      </w:r>
      <w:r>
        <w:rPr>
          <w:rFonts w:ascii="Arial" w:hAnsi="Arial" w:cs="Arial"/>
          <w:b/>
          <w:bCs/>
        </w:rPr>
        <w:t xml:space="preserve"> marks)</w:t>
      </w:r>
    </w:p>
    <w:p w14:paraId="6CDB1FDC" w14:textId="0C4E0C5E" w:rsidR="004356B0" w:rsidRDefault="004356B0" w:rsidP="00EE060B">
      <w:pPr>
        <w:rPr>
          <w:rFonts w:ascii="Arial" w:hAnsi="Arial" w:cs="Arial"/>
          <w:bCs/>
        </w:rPr>
      </w:pPr>
      <w:r>
        <w:rPr>
          <w:rFonts w:ascii="Arial" w:hAnsi="Arial" w:cs="Arial"/>
          <w:bCs/>
        </w:rPr>
        <w:t>The diagram below shows a cross section of an organ within the digestive system.</w:t>
      </w:r>
      <w:r w:rsidR="005B7C0A">
        <w:rPr>
          <w:rFonts w:ascii="Arial" w:hAnsi="Arial" w:cs="Arial"/>
          <w:bCs/>
        </w:rPr>
        <w:t xml:space="preserve"> </w:t>
      </w:r>
    </w:p>
    <w:p w14:paraId="446D3C12" w14:textId="610288BE" w:rsidR="004356B0" w:rsidRDefault="004356B0" w:rsidP="004356B0">
      <w:pPr>
        <w:jc w:val="center"/>
        <w:rPr>
          <w:rFonts w:ascii="Arial" w:hAnsi="Arial" w:cs="Arial"/>
          <w:bCs/>
        </w:rPr>
      </w:pPr>
      <w:r>
        <w:rPr>
          <w:noProof/>
        </w:rPr>
        <w:drawing>
          <wp:inline distT="0" distB="0" distL="0" distR="0" wp14:anchorId="72D36E2D" wp14:editId="1FAC312B">
            <wp:extent cx="1905533" cy="2916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1868" cy="2941633"/>
                    </a:xfrm>
                    <a:prstGeom prst="rect">
                      <a:avLst/>
                    </a:prstGeom>
                    <a:noFill/>
                    <a:ln>
                      <a:noFill/>
                    </a:ln>
                  </pic:spPr>
                </pic:pic>
              </a:graphicData>
            </a:graphic>
          </wp:inline>
        </w:drawing>
      </w:r>
    </w:p>
    <w:p w14:paraId="28428E49" w14:textId="0AF906BA" w:rsidR="004356B0" w:rsidRPr="002260BA" w:rsidRDefault="004356B0" w:rsidP="006B1486">
      <w:pPr>
        <w:pStyle w:val="ListParagraph"/>
        <w:numPr>
          <w:ilvl w:val="0"/>
          <w:numId w:val="9"/>
        </w:numPr>
        <w:rPr>
          <w:rFonts w:ascii="Arial" w:hAnsi="Arial" w:cs="Arial"/>
          <w:bCs/>
        </w:rPr>
      </w:pPr>
      <w:r>
        <w:rPr>
          <w:rFonts w:ascii="Arial" w:hAnsi="Arial" w:cs="Arial"/>
          <w:bCs/>
        </w:rPr>
        <w:t xml:space="preserve">Identify the organ of the digestive system </w:t>
      </w:r>
      <w:r w:rsidR="002260BA">
        <w:rPr>
          <w:rFonts w:ascii="Arial" w:hAnsi="Arial" w:cs="Arial"/>
          <w:bCs/>
        </w:rPr>
        <w:t>illustrated in the diagram</w:t>
      </w:r>
      <w:r w:rsidR="00472F91">
        <w:rPr>
          <w:rFonts w:ascii="Arial" w:hAnsi="Arial" w:cs="Arial"/>
          <w:bCs/>
        </w:rPr>
        <w:t xml:space="preserve"> above</w:t>
      </w:r>
      <w:r w:rsidR="000F19DB">
        <w:rPr>
          <w:rFonts w:ascii="Arial" w:hAnsi="Arial" w:cs="Arial"/>
          <w:bCs/>
        </w:rPr>
        <w:t>. J</w:t>
      </w:r>
      <w:r>
        <w:rPr>
          <w:rFonts w:ascii="Arial" w:hAnsi="Arial" w:cs="Arial"/>
          <w:bCs/>
        </w:rPr>
        <w:t>ustify your answer.</w:t>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t xml:space="preserve">  </w:t>
      </w:r>
      <w:r w:rsidRPr="002260BA">
        <w:rPr>
          <w:rFonts w:ascii="Arial" w:hAnsi="Arial" w:cs="Arial"/>
          <w:bCs/>
        </w:rPr>
        <w:t>(2 marks)</w:t>
      </w:r>
    </w:p>
    <w:p w14:paraId="15DCD841" w14:textId="424F30AF" w:rsidR="004356B0" w:rsidRDefault="004356B0" w:rsidP="004356B0">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4356B0" w:rsidRPr="00E80B1A" w14:paraId="580BCDCD"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5817494B" w14:textId="77777777" w:rsidR="004356B0" w:rsidRPr="00E80B1A" w:rsidRDefault="004356B0" w:rsidP="005D0B5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06399B1" w14:textId="77777777" w:rsidR="004356B0" w:rsidRPr="00E80B1A" w:rsidRDefault="004356B0" w:rsidP="005D0B5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4356B0" w:rsidRPr="00E80B1A" w14:paraId="5F18AAD9"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7E31BA5" w14:textId="79597FEF" w:rsidR="004356B0" w:rsidRPr="00105951" w:rsidRDefault="004356B0" w:rsidP="005D0B51">
            <w:pPr>
              <w:pStyle w:val="ListParagraph"/>
              <w:spacing w:line="276" w:lineRule="auto"/>
              <w:ind w:left="0"/>
              <w:rPr>
                <w:rFonts w:ascii="Arial" w:hAnsi="Arial" w:cs="Arial"/>
                <w:color w:val="FF0000"/>
              </w:rPr>
            </w:pPr>
            <w:r>
              <w:rPr>
                <w:rFonts w:ascii="Arial" w:hAnsi="Arial" w:cs="Arial"/>
                <w:color w:val="FF0000"/>
              </w:rPr>
              <w:t>Small intestine</w:t>
            </w:r>
          </w:p>
        </w:tc>
        <w:tc>
          <w:tcPr>
            <w:tcW w:w="1366" w:type="dxa"/>
            <w:tcBorders>
              <w:top w:val="single" w:sz="4" w:space="0" w:color="auto"/>
              <w:left w:val="single" w:sz="4" w:space="0" w:color="auto"/>
              <w:right w:val="single" w:sz="4" w:space="0" w:color="auto"/>
            </w:tcBorders>
            <w:shd w:val="clear" w:color="auto" w:fill="FFFFFF" w:themeFill="background1"/>
          </w:tcPr>
          <w:p w14:paraId="3EA8718B" w14:textId="77777777" w:rsidR="004356B0" w:rsidRDefault="004356B0"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4356B0" w:rsidRPr="00E80B1A" w14:paraId="26BC5067"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6BA9AD4" w14:textId="37F1BBDC" w:rsidR="004356B0" w:rsidRDefault="004356B0" w:rsidP="005D0B51">
            <w:pPr>
              <w:pStyle w:val="ListParagraph"/>
              <w:spacing w:line="276" w:lineRule="auto"/>
              <w:ind w:left="0"/>
              <w:rPr>
                <w:rFonts w:ascii="Arial" w:hAnsi="Arial" w:cs="Arial"/>
                <w:color w:val="FF0000"/>
              </w:rPr>
            </w:pPr>
            <w:r>
              <w:rPr>
                <w:rFonts w:ascii="Arial" w:hAnsi="Arial" w:cs="Arial"/>
                <w:color w:val="FF0000"/>
              </w:rPr>
              <w:t>Presence of villi</w:t>
            </w:r>
            <w:r w:rsidR="005B7C0A">
              <w:rPr>
                <w:rFonts w:ascii="Arial" w:hAnsi="Arial" w:cs="Arial"/>
                <w:color w:val="FF0000"/>
              </w:rPr>
              <w:t>/contains lacteal</w:t>
            </w:r>
            <w:r w:rsidR="000F19DB">
              <w:rPr>
                <w:rFonts w:ascii="Arial" w:hAnsi="Arial" w:cs="Arial"/>
                <w:color w:val="FF0000"/>
              </w:rPr>
              <w:t>s</w:t>
            </w:r>
          </w:p>
        </w:tc>
        <w:tc>
          <w:tcPr>
            <w:tcW w:w="1366" w:type="dxa"/>
            <w:tcBorders>
              <w:top w:val="single" w:sz="4" w:space="0" w:color="auto"/>
              <w:left w:val="single" w:sz="4" w:space="0" w:color="auto"/>
              <w:right w:val="single" w:sz="4" w:space="0" w:color="auto"/>
            </w:tcBorders>
            <w:shd w:val="clear" w:color="auto" w:fill="FFFFFF" w:themeFill="background1"/>
          </w:tcPr>
          <w:p w14:paraId="5FD26D69" w14:textId="6188E71B" w:rsidR="004356B0" w:rsidRDefault="005B7C0A"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4356B0" w:rsidRPr="00E80B1A" w14:paraId="6C4FAD6A"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5C8A45C2" w14:textId="77777777" w:rsidR="004356B0" w:rsidRPr="00E80B1A" w:rsidRDefault="004356B0" w:rsidP="005D0B5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FA306FB" w14:textId="76D88DBA" w:rsidR="004356B0" w:rsidRPr="00E80B1A" w:rsidRDefault="005B7C0A" w:rsidP="005D0B5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24DDC8E6" w14:textId="77777777" w:rsidR="004356B0" w:rsidRPr="004356B0" w:rsidRDefault="004356B0" w:rsidP="004356B0">
      <w:pPr>
        <w:pStyle w:val="ListParagraph"/>
        <w:rPr>
          <w:rFonts w:ascii="Arial" w:hAnsi="Arial" w:cs="Arial"/>
          <w:bCs/>
        </w:rPr>
      </w:pPr>
    </w:p>
    <w:p w14:paraId="2754AED3" w14:textId="6CC20909" w:rsidR="004356B0" w:rsidRDefault="004356B0" w:rsidP="004356B0">
      <w:pPr>
        <w:pStyle w:val="ListParagraph"/>
        <w:rPr>
          <w:rFonts w:ascii="Arial" w:hAnsi="Arial" w:cs="Arial"/>
          <w:bCs/>
        </w:rPr>
      </w:pPr>
    </w:p>
    <w:p w14:paraId="6AE190D5" w14:textId="71D35644" w:rsidR="005B7C0A" w:rsidRDefault="00AF2486" w:rsidP="006B1486">
      <w:pPr>
        <w:pStyle w:val="ListParagraph"/>
        <w:numPr>
          <w:ilvl w:val="0"/>
          <w:numId w:val="9"/>
        </w:numPr>
        <w:rPr>
          <w:rFonts w:ascii="Arial" w:hAnsi="Arial" w:cs="Arial"/>
          <w:bCs/>
        </w:rPr>
      </w:pPr>
      <w:r>
        <w:rPr>
          <w:rFonts w:ascii="Arial" w:hAnsi="Arial" w:cs="Arial"/>
          <w:bCs/>
        </w:rPr>
        <w:t>Name</w:t>
      </w:r>
      <w:r w:rsidR="005B7C0A">
        <w:rPr>
          <w:rFonts w:ascii="Arial" w:hAnsi="Arial" w:cs="Arial"/>
          <w:bCs/>
        </w:rPr>
        <w:t xml:space="preserve"> the cell identified </w:t>
      </w:r>
      <w:r w:rsidR="0077013D">
        <w:rPr>
          <w:rFonts w:ascii="Arial" w:hAnsi="Arial" w:cs="Arial"/>
          <w:bCs/>
        </w:rPr>
        <w:t>by</w:t>
      </w:r>
      <w:r w:rsidR="005B7C0A">
        <w:rPr>
          <w:rFonts w:ascii="Arial" w:hAnsi="Arial" w:cs="Arial"/>
          <w:bCs/>
        </w:rPr>
        <w:t xml:space="preserve"> </w:t>
      </w:r>
      <w:r w:rsidR="00C86808">
        <w:rPr>
          <w:rFonts w:ascii="Arial" w:hAnsi="Arial" w:cs="Arial"/>
          <w:bCs/>
        </w:rPr>
        <w:t>label</w:t>
      </w:r>
      <w:r w:rsidR="005B7C0A">
        <w:rPr>
          <w:rFonts w:ascii="Arial" w:hAnsi="Arial" w:cs="Arial"/>
          <w:bCs/>
        </w:rPr>
        <w:t xml:space="preserve"> 1 and </w:t>
      </w:r>
      <w:r>
        <w:rPr>
          <w:rFonts w:ascii="Arial" w:hAnsi="Arial" w:cs="Arial"/>
          <w:bCs/>
        </w:rPr>
        <w:t>explain</w:t>
      </w:r>
      <w:r w:rsidR="005B7C0A">
        <w:rPr>
          <w:rFonts w:ascii="Arial" w:hAnsi="Arial" w:cs="Arial"/>
          <w:bCs/>
        </w:rPr>
        <w:t xml:space="preserve"> why these cells are lined with microvilli. </w:t>
      </w:r>
      <w:r w:rsidR="005B7C0A">
        <w:rPr>
          <w:rFonts w:ascii="Arial" w:hAnsi="Arial" w:cs="Arial"/>
          <w:bCs/>
        </w:rPr>
        <w:tab/>
      </w:r>
      <w:r w:rsidR="005B7C0A">
        <w:rPr>
          <w:rFonts w:ascii="Arial" w:hAnsi="Arial" w:cs="Arial"/>
          <w:bCs/>
        </w:rPr>
        <w:tab/>
      </w:r>
      <w:r w:rsidR="005B7C0A">
        <w:rPr>
          <w:rFonts w:ascii="Arial" w:hAnsi="Arial" w:cs="Arial"/>
          <w:bCs/>
        </w:rPr>
        <w:tab/>
      </w:r>
      <w:r w:rsidR="005B7C0A">
        <w:rPr>
          <w:rFonts w:ascii="Arial" w:hAnsi="Arial" w:cs="Arial"/>
          <w:bCs/>
        </w:rPr>
        <w:tab/>
        <w:t xml:space="preserve">  </w:t>
      </w:r>
      <w:r w:rsidR="005B7C0A">
        <w:rPr>
          <w:rFonts w:ascii="Arial" w:hAnsi="Arial" w:cs="Arial"/>
          <w:bCs/>
        </w:rPr>
        <w:tab/>
        <w:t xml:space="preserve">   </w:t>
      </w:r>
      <w:r w:rsidR="005B7C0A">
        <w:rPr>
          <w:rFonts w:ascii="Arial" w:hAnsi="Arial" w:cs="Arial"/>
          <w:bCs/>
        </w:rPr>
        <w:tab/>
      </w:r>
      <w:r w:rsidR="005B7C0A">
        <w:rPr>
          <w:rFonts w:ascii="Arial" w:hAnsi="Arial" w:cs="Arial"/>
          <w:bCs/>
        </w:rPr>
        <w:tab/>
      </w:r>
      <w:r w:rsidR="005B7C0A">
        <w:rPr>
          <w:rFonts w:ascii="Arial" w:hAnsi="Arial" w:cs="Arial"/>
          <w:bCs/>
        </w:rPr>
        <w:tab/>
      </w:r>
      <w:r w:rsidR="005B7C0A">
        <w:rPr>
          <w:rFonts w:ascii="Arial" w:hAnsi="Arial" w:cs="Arial"/>
          <w:bCs/>
        </w:rPr>
        <w:tab/>
        <w:t xml:space="preserve">  (3 marks)</w:t>
      </w:r>
    </w:p>
    <w:p w14:paraId="47265BE8" w14:textId="25A09CCA" w:rsidR="005B7C0A" w:rsidRDefault="005B7C0A" w:rsidP="005B7C0A">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5B7C0A" w:rsidRPr="00E80B1A" w14:paraId="2A43357D"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29DAC479" w14:textId="77777777" w:rsidR="005B7C0A" w:rsidRPr="00E80B1A" w:rsidRDefault="005B7C0A" w:rsidP="005D0B5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8B0308C" w14:textId="77777777" w:rsidR="005B7C0A" w:rsidRPr="00E80B1A" w:rsidRDefault="005B7C0A" w:rsidP="005D0B5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5B7C0A" w:rsidRPr="00E80B1A" w14:paraId="1D2ED216"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F67D2F3" w14:textId="3994F8D0" w:rsidR="005B7C0A" w:rsidRPr="00105951" w:rsidRDefault="005B7C0A" w:rsidP="005D0B51">
            <w:pPr>
              <w:pStyle w:val="ListParagraph"/>
              <w:spacing w:line="276" w:lineRule="auto"/>
              <w:ind w:left="0"/>
              <w:rPr>
                <w:rFonts w:ascii="Arial" w:hAnsi="Arial" w:cs="Arial"/>
                <w:color w:val="FF0000"/>
              </w:rPr>
            </w:pPr>
            <w:r>
              <w:rPr>
                <w:rFonts w:ascii="Arial" w:hAnsi="Arial" w:cs="Arial"/>
                <w:color w:val="FF0000"/>
              </w:rPr>
              <w:t>Enterocyte / epithelial cell</w:t>
            </w:r>
          </w:p>
        </w:tc>
        <w:tc>
          <w:tcPr>
            <w:tcW w:w="1366" w:type="dxa"/>
            <w:tcBorders>
              <w:top w:val="single" w:sz="4" w:space="0" w:color="auto"/>
              <w:left w:val="single" w:sz="4" w:space="0" w:color="auto"/>
              <w:right w:val="single" w:sz="4" w:space="0" w:color="auto"/>
            </w:tcBorders>
            <w:shd w:val="clear" w:color="auto" w:fill="FFFFFF" w:themeFill="background1"/>
          </w:tcPr>
          <w:p w14:paraId="7D14AC9C" w14:textId="77777777" w:rsidR="005B7C0A" w:rsidRDefault="005B7C0A"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5B7C0A" w:rsidRPr="00E80B1A" w14:paraId="1AF892EE"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E5078D1" w14:textId="64CA461F" w:rsidR="005B7C0A" w:rsidRDefault="005B7C0A" w:rsidP="005D0B51">
            <w:pPr>
              <w:pStyle w:val="ListParagraph"/>
              <w:spacing w:line="276" w:lineRule="auto"/>
              <w:ind w:left="0"/>
              <w:rPr>
                <w:rFonts w:ascii="Arial" w:hAnsi="Arial" w:cs="Arial"/>
                <w:color w:val="FF0000"/>
              </w:rPr>
            </w:pPr>
            <w:r>
              <w:rPr>
                <w:rFonts w:ascii="Arial" w:hAnsi="Arial" w:cs="Arial"/>
                <w:color w:val="FF0000"/>
              </w:rPr>
              <w:t>Increase surface area</w:t>
            </w:r>
          </w:p>
        </w:tc>
        <w:tc>
          <w:tcPr>
            <w:tcW w:w="1366" w:type="dxa"/>
            <w:tcBorders>
              <w:top w:val="single" w:sz="4" w:space="0" w:color="auto"/>
              <w:left w:val="single" w:sz="4" w:space="0" w:color="auto"/>
              <w:right w:val="single" w:sz="4" w:space="0" w:color="auto"/>
            </w:tcBorders>
            <w:shd w:val="clear" w:color="auto" w:fill="FFFFFF" w:themeFill="background1"/>
          </w:tcPr>
          <w:p w14:paraId="2037E27D" w14:textId="31C58DE2" w:rsidR="005B7C0A" w:rsidRDefault="005B7C0A"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5B7C0A" w:rsidRPr="00E80B1A" w14:paraId="05F4AC4F"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A6656DB" w14:textId="62A3E23A" w:rsidR="005B7C0A" w:rsidRDefault="005B7C0A" w:rsidP="005D0B51">
            <w:pPr>
              <w:pStyle w:val="ListParagraph"/>
              <w:spacing w:line="276" w:lineRule="auto"/>
              <w:ind w:left="0"/>
              <w:rPr>
                <w:rFonts w:ascii="Arial" w:hAnsi="Arial" w:cs="Arial"/>
                <w:color w:val="FF0000"/>
              </w:rPr>
            </w:pPr>
            <w:r>
              <w:rPr>
                <w:rFonts w:ascii="Arial" w:hAnsi="Arial" w:cs="Arial"/>
                <w:color w:val="FF0000"/>
              </w:rPr>
              <w:t>for absorption</w:t>
            </w:r>
          </w:p>
        </w:tc>
        <w:tc>
          <w:tcPr>
            <w:tcW w:w="1366" w:type="dxa"/>
            <w:tcBorders>
              <w:top w:val="single" w:sz="4" w:space="0" w:color="auto"/>
              <w:left w:val="single" w:sz="4" w:space="0" w:color="auto"/>
              <w:right w:val="single" w:sz="4" w:space="0" w:color="auto"/>
            </w:tcBorders>
            <w:shd w:val="clear" w:color="auto" w:fill="FFFFFF" w:themeFill="background1"/>
          </w:tcPr>
          <w:p w14:paraId="731EF6F3" w14:textId="4EA7F556" w:rsidR="005B7C0A" w:rsidRDefault="005B7C0A"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5B7C0A" w:rsidRPr="00E80B1A" w14:paraId="543D30AD"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2347ECB8" w14:textId="77777777" w:rsidR="005B7C0A" w:rsidRPr="00E80B1A" w:rsidRDefault="005B7C0A" w:rsidP="005D0B5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9510518" w14:textId="33168F8B" w:rsidR="005B7C0A" w:rsidRPr="00E80B1A" w:rsidRDefault="005B7C0A" w:rsidP="005D0B51">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1DABAC21" w14:textId="2BE6F71E" w:rsidR="005B7C0A" w:rsidRDefault="005B7C0A" w:rsidP="005B7C0A">
      <w:pPr>
        <w:pStyle w:val="ListParagraph"/>
        <w:rPr>
          <w:rFonts w:ascii="Arial" w:hAnsi="Arial" w:cs="Arial"/>
          <w:bCs/>
        </w:rPr>
      </w:pPr>
    </w:p>
    <w:p w14:paraId="56A31217" w14:textId="48F9CE2D" w:rsidR="0028457F" w:rsidRDefault="0028457F" w:rsidP="005B7C0A">
      <w:pPr>
        <w:pStyle w:val="ListParagraph"/>
        <w:rPr>
          <w:rFonts w:ascii="Arial" w:hAnsi="Arial" w:cs="Arial"/>
          <w:bCs/>
        </w:rPr>
      </w:pPr>
    </w:p>
    <w:p w14:paraId="29423788" w14:textId="1E67D0C2" w:rsidR="00B0459B" w:rsidRDefault="00B0459B" w:rsidP="006B1486">
      <w:pPr>
        <w:pStyle w:val="ListParagraph"/>
        <w:numPr>
          <w:ilvl w:val="0"/>
          <w:numId w:val="9"/>
        </w:numPr>
        <w:rPr>
          <w:rFonts w:ascii="Arial" w:hAnsi="Arial" w:cs="Arial"/>
          <w:bCs/>
        </w:rPr>
      </w:pPr>
      <w:r>
        <w:rPr>
          <w:rFonts w:ascii="Arial" w:hAnsi="Arial" w:cs="Arial"/>
          <w:bCs/>
        </w:rPr>
        <w:t>Describe the shape and appearance of the muscle cells you would find in this digestive organ</w:t>
      </w:r>
      <w:r w:rsidR="00FC1F96">
        <w:rPr>
          <w:rFonts w:ascii="Arial" w:hAnsi="Arial" w:cs="Arial"/>
          <w:bCs/>
        </w:rPr>
        <w:t>, as identified by labels 6 and 7</w:t>
      </w:r>
      <w:r>
        <w:rPr>
          <w:rFonts w:ascii="Arial" w:hAnsi="Arial" w:cs="Arial"/>
          <w:bCs/>
        </w:rPr>
        <w:t>.</w:t>
      </w:r>
      <w:r>
        <w:rPr>
          <w:rFonts w:ascii="Arial" w:hAnsi="Arial" w:cs="Arial"/>
          <w:bCs/>
        </w:rPr>
        <w:tab/>
      </w:r>
      <w:r>
        <w:rPr>
          <w:rFonts w:ascii="Arial" w:hAnsi="Arial" w:cs="Arial"/>
          <w:bCs/>
        </w:rPr>
        <w:tab/>
      </w:r>
      <w:r>
        <w:rPr>
          <w:rFonts w:ascii="Arial" w:hAnsi="Arial" w:cs="Arial"/>
          <w:bCs/>
        </w:rPr>
        <w:tab/>
      </w:r>
      <w:proofErr w:type="gramStart"/>
      <w:r>
        <w:rPr>
          <w:rFonts w:ascii="Arial" w:hAnsi="Arial" w:cs="Arial"/>
          <w:bCs/>
        </w:rPr>
        <w:tab/>
        <w:t xml:space="preserve">  (</w:t>
      </w:r>
      <w:proofErr w:type="gramEnd"/>
      <w:r>
        <w:rPr>
          <w:rFonts w:ascii="Arial" w:hAnsi="Arial" w:cs="Arial"/>
          <w:bCs/>
        </w:rPr>
        <w:t xml:space="preserve">3 marks) </w:t>
      </w:r>
    </w:p>
    <w:p w14:paraId="7AD7DC35" w14:textId="4627D7FD" w:rsidR="00B0459B" w:rsidRDefault="00B0459B" w:rsidP="00B0459B">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B0459B" w:rsidRPr="00E80B1A" w14:paraId="392B37CB"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427432A1" w14:textId="77777777" w:rsidR="00B0459B" w:rsidRPr="00E80B1A" w:rsidRDefault="00B0459B" w:rsidP="005D0B5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EC726DF" w14:textId="77777777" w:rsidR="00B0459B" w:rsidRPr="00E80B1A" w:rsidRDefault="00B0459B" w:rsidP="005D0B5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BD07FF" w:rsidRPr="00E80B1A" w14:paraId="36635DD3" w14:textId="77777777" w:rsidTr="00BD07FF">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A08271C" w14:textId="597FB8A7" w:rsidR="00BD07FF" w:rsidRPr="00105951" w:rsidRDefault="00BD07FF" w:rsidP="005D0B51">
            <w:pPr>
              <w:pStyle w:val="ListParagraph"/>
              <w:spacing w:line="276" w:lineRule="auto"/>
              <w:ind w:left="0"/>
              <w:rPr>
                <w:rFonts w:ascii="Arial" w:hAnsi="Arial" w:cs="Arial"/>
                <w:color w:val="FF0000"/>
              </w:rPr>
            </w:pPr>
            <w:r>
              <w:rPr>
                <w:rFonts w:ascii="Arial" w:hAnsi="Arial" w:cs="Arial"/>
                <w:color w:val="FF0000"/>
              </w:rPr>
              <w:t>Single</w:t>
            </w:r>
          </w:p>
        </w:tc>
        <w:tc>
          <w:tcPr>
            <w:tcW w:w="1366" w:type="dxa"/>
            <w:vMerge w:val="restart"/>
            <w:tcBorders>
              <w:top w:val="single" w:sz="4" w:space="0" w:color="auto"/>
              <w:left w:val="single" w:sz="4" w:space="0" w:color="auto"/>
              <w:right w:val="single" w:sz="4" w:space="0" w:color="auto"/>
            </w:tcBorders>
            <w:shd w:val="clear" w:color="auto" w:fill="FFFFFF" w:themeFill="background1"/>
            <w:vAlign w:val="center"/>
          </w:tcPr>
          <w:p w14:paraId="35D13823" w14:textId="6F404891" w:rsidR="00BD07FF" w:rsidRDefault="00BD07FF" w:rsidP="005D0B51">
            <w:pPr>
              <w:pStyle w:val="ListParagraph"/>
              <w:spacing w:line="276" w:lineRule="auto"/>
              <w:ind w:left="0"/>
              <w:jc w:val="center"/>
              <w:rPr>
                <w:rFonts w:ascii="Arial" w:hAnsi="Arial" w:cs="Arial"/>
                <w:color w:val="FF0000"/>
              </w:rPr>
            </w:pPr>
            <w:r>
              <w:rPr>
                <w:rFonts w:ascii="Arial" w:hAnsi="Arial" w:cs="Arial"/>
                <w:color w:val="FF0000"/>
              </w:rPr>
              <w:t>1-3</w:t>
            </w:r>
          </w:p>
        </w:tc>
      </w:tr>
      <w:tr w:rsidR="00BD07FF" w:rsidRPr="00E80B1A" w14:paraId="4A910BAF"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132997" w14:textId="7AF46E59" w:rsidR="00BD07FF" w:rsidRDefault="00BD07FF" w:rsidP="005D0B51">
            <w:pPr>
              <w:pStyle w:val="ListParagraph"/>
              <w:spacing w:line="276" w:lineRule="auto"/>
              <w:ind w:left="0"/>
              <w:rPr>
                <w:rFonts w:ascii="Arial" w:hAnsi="Arial" w:cs="Arial"/>
                <w:color w:val="FF0000"/>
              </w:rPr>
            </w:pPr>
            <w:r>
              <w:rPr>
                <w:rFonts w:ascii="Arial" w:hAnsi="Arial" w:cs="Arial"/>
                <w:color w:val="FF0000"/>
              </w:rPr>
              <w:t>Uninucleate</w:t>
            </w:r>
          </w:p>
        </w:tc>
        <w:tc>
          <w:tcPr>
            <w:tcW w:w="1366" w:type="dxa"/>
            <w:vMerge/>
            <w:tcBorders>
              <w:left w:val="single" w:sz="4" w:space="0" w:color="auto"/>
              <w:right w:val="single" w:sz="4" w:space="0" w:color="auto"/>
            </w:tcBorders>
            <w:shd w:val="clear" w:color="auto" w:fill="FFFFFF" w:themeFill="background1"/>
          </w:tcPr>
          <w:p w14:paraId="032F59B4" w14:textId="34FDD88E" w:rsidR="00BD07FF" w:rsidRDefault="00BD07FF" w:rsidP="005D0B51">
            <w:pPr>
              <w:pStyle w:val="ListParagraph"/>
              <w:spacing w:line="276" w:lineRule="auto"/>
              <w:ind w:left="0"/>
              <w:jc w:val="center"/>
              <w:rPr>
                <w:rFonts w:ascii="Arial" w:hAnsi="Arial" w:cs="Arial"/>
                <w:color w:val="FF0000"/>
              </w:rPr>
            </w:pPr>
          </w:p>
        </w:tc>
      </w:tr>
      <w:tr w:rsidR="00BD07FF" w:rsidRPr="00E80B1A" w14:paraId="39F137CC"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97A0262" w14:textId="1091379F" w:rsidR="00BD07FF" w:rsidRDefault="00BD07FF" w:rsidP="005D0B51">
            <w:pPr>
              <w:pStyle w:val="ListParagraph"/>
              <w:spacing w:line="276" w:lineRule="auto"/>
              <w:ind w:left="0"/>
              <w:rPr>
                <w:rFonts w:ascii="Arial" w:hAnsi="Arial" w:cs="Arial"/>
                <w:color w:val="FF0000"/>
              </w:rPr>
            </w:pPr>
            <w:r>
              <w:rPr>
                <w:rFonts w:ascii="Arial" w:hAnsi="Arial" w:cs="Arial"/>
                <w:color w:val="FF0000"/>
              </w:rPr>
              <w:t>No striations</w:t>
            </w:r>
            <w:r w:rsidR="003C468F">
              <w:rPr>
                <w:rFonts w:ascii="Arial" w:hAnsi="Arial" w:cs="Arial"/>
                <w:color w:val="FF0000"/>
              </w:rPr>
              <w:t xml:space="preserve"> / smooth</w:t>
            </w:r>
          </w:p>
        </w:tc>
        <w:tc>
          <w:tcPr>
            <w:tcW w:w="1366" w:type="dxa"/>
            <w:vMerge/>
            <w:tcBorders>
              <w:left w:val="single" w:sz="4" w:space="0" w:color="auto"/>
              <w:right w:val="single" w:sz="4" w:space="0" w:color="auto"/>
            </w:tcBorders>
            <w:shd w:val="clear" w:color="auto" w:fill="FFFFFF" w:themeFill="background1"/>
          </w:tcPr>
          <w:p w14:paraId="18BA30DC" w14:textId="648196ED" w:rsidR="00BD07FF" w:rsidRDefault="00BD07FF" w:rsidP="005D0B51">
            <w:pPr>
              <w:pStyle w:val="ListParagraph"/>
              <w:spacing w:line="276" w:lineRule="auto"/>
              <w:ind w:left="0"/>
              <w:jc w:val="center"/>
              <w:rPr>
                <w:rFonts w:ascii="Arial" w:hAnsi="Arial" w:cs="Arial"/>
                <w:color w:val="FF0000"/>
              </w:rPr>
            </w:pPr>
          </w:p>
        </w:tc>
      </w:tr>
      <w:tr w:rsidR="00BD07FF" w:rsidRPr="00E80B1A" w14:paraId="30A228C2"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BBA7110" w14:textId="68A50A38" w:rsidR="00BD07FF" w:rsidRDefault="00BD07FF" w:rsidP="005D0B51">
            <w:pPr>
              <w:pStyle w:val="ListParagraph"/>
              <w:spacing w:line="276" w:lineRule="auto"/>
              <w:ind w:left="0"/>
              <w:rPr>
                <w:rFonts w:ascii="Arial" w:hAnsi="Arial" w:cs="Arial"/>
                <w:color w:val="FF0000"/>
              </w:rPr>
            </w:pPr>
            <w:r>
              <w:rPr>
                <w:rFonts w:ascii="Arial" w:hAnsi="Arial" w:cs="Arial"/>
                <w:color w:val="FF0000"/>
              </w:rPr>
              <w:t>Tapers at each end/fusiform</w:t>
            </w:r>
          </w:p>
        </w:tc>
        <w:tc>
          <w:tcPr>
            <w:tcW w:w="1366" w:type="dxa"/>
            <w:vMerge/>
            <w:tcBorders>
              <w:left w:val="single" w:sz="4" w:space="0" w:color="auto"/>
              <w:right w:val="single" w:sz="4" w:space="0" w:color="auto"/>
            </w:tcBorders>
            <w:shd w:val="clear" w:color="auto" w:fill="FFFFFF" w:themeFill="background1"/>
          </w:tcPr>
          <w:p w14:paraId="1A9065E8" w14:textId="2E608A67" w:rsidR="00BD07FF" w:rsidRDefault="00BD07FF" w:rsidP="005D0B51">
            <w:pPr>
              <w:pStyle w:val="ListParagraph"/>
              <w:spacing w:line="276" w:lineRule="auto"/>
              <w:ind w:left="0"/>
              <w:jc w:val="center"/>
              <w:rPr>
                <w:rFonts w:ascii="Arial" w:hAnsi="Arial" w:cs="Arial"/>
                <w:color w:val="FF0000"/>
              </w:rPr>
            </w:pPr>
          </w:p>
        </w:tc>
      </w:tr>
      <w:tr w:rsidR="00B0459B" w:rsidRPr="00E80B1A" w14:paraId="76580FD1"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70108FD1" w14:textId="77777777" w:rsidR="00B0459B" w:rsidRPr="00E80B1A" w:rsidRDefault="00B0459B" w:rsidP="005D0B5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66A47FA" w14:textId="4A49F97B" w:rsidR="00B0459B" w:rsidRPr="00E80B1A" w:rsidRDefault="00B0459B" w:rsidP="005D0B51">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59060D52" w14:textId="0FDC0D54" w:rsidR="00F223EC" w:rsidRDefault="009752E0" w:rsidP="006B1486">
      <w:pPr>
        <w:pStyle w:val="ListParagraph"/>
        <w:numPr>
          <w:ilvl w:val="0"/>
          <w:numId w:val="9"/>
        </w:numPr>
        <w:rPr>
          <w:rFonts w:ascii="Arial" w:hAnsi="Arial" w:cs="Arial"/>
          <w:bCs/>
        </w:rPr>
      </w:pPr>
      <w:r>
        <w:rPr>
          <w:rFonts w:ascii="Arial" w:hAnsi="Arial" w:cs="Arial"/>
          <w:bCs/>
        </w:rPr>
        <w:lastRenderedPageBreak/>
        <w:t>Describe</w:t>
      </w:r>
      <w:r w:rsidR="00F223EC">
        <w:rPr>
          <w:rFonts w:ascii="Arial" w:hAnsi="Arial" w:cs="Arial"/>
          <w:bCs/>
        </w:rPr>
        <w:t xml:space="preserve"> how the longitudinal and circular (transverse) muscles move ingested food</w:t>
      </w:r>
      <w:r w:rsidR="003C468F">
        <w:rPr>
          <w:rFonts w:ascii="Arial" w:hAnsi="Arial" w:cs="Arial"/>
          <w:bCs/>
        </w:rPr>
        <w:t xml:space="preserve"> through the digestive system</w:t>
      </w:r>
      <w:r w:rsidR="00F223EC">
        <w:rPr>
          <w:rFonts w:ascii="Arial" w:hAnsi="Arial" w:cs="Arial"/>
          <w:bCs/>
        </w:rPr>
        <w:t>.</w:t>
      </w:r>
      <w:r w:rsidR="00F223EC">
        <w:rPr>
          <w:rFonts w:ascii="Arial" w:hAnsi="Arial" w:cs="Arial"/>
          <w:bCs/>
        </w:rPr>
        <w:tab/>
      </w:r>
      <w:r w:rsidR="00F223EC">
        <w:rPr>
          <w:rFonts w:ascii="Arial" w:hAnsi="Arial" w:cs="Arial"/>
          <w:bCs/>
        </w:rPr>
        <w:tab/>
      </w:r>
      <w:r w:rsidR="00F223EC">
        <w:rPr>
          <w:rFonts w:ascii="Arial" w:hAnsi="Arial" w:cs="Arial"/>
          <w:bCs/>
        </w:rPr>
        <w:tab/>
      </w:r>
      <w:r w:rsidR="00F223EC">
        <w:rPr>
          <w:rFonts w:ascii="Arial" w:hAnsi="Arial" w:cs="Arial"/>
          <w:bCs/>
        </w:rPr>
        <w:tab/>
        <w:t xml:space="preserve">  </w:t>
      </w:r>
      <w:r w:rsidR="00BB4B70">
        <w:rPr>
          <w:rFonts w:ascii="Arial" w:hAnsi="Arial" w:cs="Arial"/>
          <w:bCs/>
        </w:rPr>
        <w:tab/>
      </w:r>
      <w:r w:rsidR="00BB4B70">
        <w:rPr>
          <w:rFonts w:ascii="Arial" w:hAnsi="Arial" w:cs="Arial"/>
          <w:bCs/>
        </w:rPr>
        <w:tab/>
      </w:r>
      <w:r w:rsidR="00BB4B70">
        <w:rPr>
          <w:rFonts w:ascii="Arial" w:hAnsi="Arial" w:cs="Arial"/>
          <w:bCs/>
        </w:rPr>
        <w:tab/>
        <w:t xml:space="preserve">  </w:t>
      </w:r>
      <w:r w:rsidR="00F223EC">
        <w:rPr>
          <w:rFonts w:ascii="Arial" w:hAnsi="Arial" w:cs="Arial"/>
          <w:bCs/>
        </w:rPr>
        <w:t>(</w:t>
      </w:r>
      <w:r>
        <w:rPr>
          <w:rFonts w:ascii="Arial" w:hAnsi="Arial" w:cs="Arial"/>
          <w:bCs/>
        </w:rPr>
        <w:t>4</w:t>
      </w:r>
      <w:r w:rsidR="00F223EC">
        <w:rPr>
          <w:rFonts w:ascii="Arial" w:hAnsi="Arial" w:cs="Arial"/>
          <w:bCs/>
        </w:rPr>
        <w:t xml:space="preserve"> marks)</w:t>
      </w:r>
    </w:p>
    <w:p w14:paraId="472361E6" w14:textId="77777777" w:rsidR="00F223EC" w:rsidRDefault="00F223EC" w:rsidP="00F223EC">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F223EC" w:rsidRPr="00E80B1A" w14:paraId="6CB00320" w14:textId="77777777" w:rsidTr="00F223EC">
        <w:tc>
          <w:tcPr>
            <w:tcW w:w="6930" w:type="dxa"/>
            <w:tcBorders>
              <w:top w:val="single" w:sz="4" w:space="0" w:color="auto"/>
              <w:left w:val="single" w:sz="4" w:space="0" w:color="auto"/>
              <w:bottom w:val="single" w:sz="4" w:space="0" w:color="auto"/>
              <w:right w:val="single" w:sz="4" w:space="0" w:color="auto"/>
            </w:tcBorders>
            <w:hideMark/>
          </w:tcPr>
          <w:p w14:paraId="3A03B6B3" w14:textId="77777777" w:rsidR="00F223EC" w:rsidRPr="00E80B1A" w:rsidRDefault="00F223EC" w:rsidP="00F223E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B84B211" w14:textId="77777777" w:rsidR="00F223EC" w:rsidRPr="00E80B1A" w:rsidRDefault="00F223EC" w:rsidP="00F223E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F223EC" w:rsidRPr="00E80B1A" w14:paraId="2E2C888C"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774D15F" w14:textId="33C705C9" w:rsidR="00F223EC" w:rsidRPr="00105951" w:rsidRDefault="00587815" w:rsidP="00F223EC">
            <w:pPr>
              <w:pStyle w:val="ListParagraph"/>
              <w:spacing w:line="276" w:lineRule="auto"/>
              <w:ind w:left="0"/>
              <w:rPr>
                <w:rFonts w:ascii="Arial" w:hAnsi="Arial" w:cs="Arial"/>
                <w:color w:val="FF0000"/>
              </w:rPr>
            </w:pPr>
            <w:r>
              <w:rPr>
                <w:rFonts w:ascii="Arial" w:hAnsi="Arial" w:cs="Arial"/>
                <w:color w:val="FF0000"/>
              </w:rPr>
              <w:t>P</w:t>
            </w:r>
            <w:r w:rsidR="00F223EC">
              <w:rPr>
                <w:rFonts w:ascii="Arial" w:hAnsi="Arial" w:cs="Arial"/>
                <w:color w:val="FF0000"/>
              </w:rPr>
              <w:t>eristalsis</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1790EEF9" w14:textId="6236AF39" w:rsidR="00F223EC" w:rsidRDefault="00F223EC" w:rsidP="00F223EC">
            <w:pPr>
              <w:pStyle w:val="ListParagraph"/>
              <w:spacing w:line="276" w:lineRule="auto"/>
              <w:ind w:left="0"/>
              <w:jc w:val="center"/>
              <w:rPr>
                <w:rFonts w:ascii="Arial" w:hAnsi="Arial" w:cs="Arial"/>
                <w:color w:val="FF0000"/>
              </w:rPr>
            </w:pPr>
            <w:r>
              <w:rPr>
                <w:rFonts w:ascii="Arial" w:hAnsi="Arial" w:cs="Arial"/>
                <w:color w:val="FF0000"/>
              </w:rPr>
              <w:t>1</w:t>
            </w:r>
          </w:p>
        </w:tc>
      </w:tr>
      <w:tr w:rsidR="00F223EC" w:rsidRPr="00E80B1A" w14:paraId="336C6CCF"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F1E46" w14:textId="3F7C69D4" w:rsidR="00F223EC" w:rsidRDefault="00F223EC" w:rsidP="00F223EC">
            <w:pPr>
              <w:pStyle w:val="ListParagraph"/>
              <w:spacing w:line="276" w:lineRule="auto"/>
              <w:ind w:left="0"/>
              <w:rPr>
                <w:rFonts w:ascii="Arial" w:hAnsi="Arial" w:cs="Arial"/>
                <w:color w:val="FF0000"/>
              </w:rPr>
            </w:pPr>
            <w:r>
              <w:rPr>
                <w:rFonts w:ascii="Arial" w:hAnsi="Arial" w:cs="Arial"/>
                <w:color w:val="FF0000"/>
              </w:rPr>
              <w:t>occurs in waves</w:t>
            </w:r>
          </w:p>
        </w:tc>
        <w:tc>
          <w:tcPr>
            <w:tcW w:w="1366" w:type="dxa"/>
            <w:tcBorders>
              <w:left w:val="single" w:sz="4" w:space="0" w:color="auto"/>
              <w:right w:val="single" w:sz="4" w:space="0" w:color="auto"/>
            </w:tcBorders>
            <w:shd w:val="clear" w:color="auto" w:fill="FFFFFF" w:themeFill="background1"/>
          </w:tcPr>
          <w:p w14:paraId="10B96535" w14:textId="7DBBF9A7" w:rsidR="00F223EC" w:rsidRDefault="00F223EC" w:rsidP="00F223EC">
            <w:pPr>
              <w:pStyle w:val="ListParagraph"/>
              <w:spacing w:line="276" w:lineRule="auto"/>
              <w:ind w:left="0"/>
              <w:jc w:val="center"/>
              <w:rPr>
                <w:rFonts w:ascii="Arial" w:hAnsi="Arial" w:cs="Arial"/>
                <w:color w:val="FF0000"/>
              </w:rPr>
            </w:pPr>
            <w:r>
              <w:rPr>
                <w:rFonts w:ascii="Arial" w:hAnsi="Arial" w:cs="Arial"/>
                <w:color w:val="FF0000"/>
              </w:rPr>
              <w:t>1</w:t>
            </w:r>
          </w:p>
        </w:tc>
      </w:tr>
      <w:tr w:rsidR="00F223EC" w:rsidRPr="00E80B1A" w14:paraId="5F367EB4"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19710C5" w14:textId="64E0379B" w:rsidR="00F223EC" w:rsidRDefault="00F223EC" w:rsidP="00F223EC">
            <w:pPr>
              <w:pStyle w:val="ListParagraph"/>
              <w:spacing w:line="276" w:lineRule="auto"/>
              <w:ind w:left="0"/>
              <w:rPr>
                <w:rFonts w:ascii="Arial" w:hAnsi="Arial" w:cs="Arial"/>
                <w:color w:val="FF0000"/>
              </w:rPr>
            </w:pPr>
            <w:r>
              <w:rPr>
                <w:rFonts w:ascii="Arial" w:hAnsi="Arial" w:cs="Arial"/>
                <w:color w:val="FF0000"/>
              </w:rPr>
              <w:t>circular contracts behind</w:t>
            </w:r>
          </w:p>
        </w:tc>
        <w:tc>
          <w:tcPr>
            <w:tcW w:w="1366" w:type="dxa"/>
            <w:tcBorders>
              <w:left w:val="single" w:sz="4" w:space="0" w:color="auto"/>
              <w:right w:val="single" w:sz="4" w:space="0" w:color="auto"/>
            </w:tcBorders>
            <w:shd w:val="clear" w:color="auto" w:fill="FFFFFF" w:themeFill="background1"/>
          </w:tcPr>
          <w:p w14:paraId="7B6B5205" w14:textId="14C8FDC4" w:rsidR="00F223EC" w:rsidRDefault="00F223EC" w:rsidP="00F223EC">
            <w:pPr>
              <w:pStyle w:val="ListParagraph"/>
              <w:spacing w:line="276" w:lineRule="auto"/>
              <w:ind w:left="0"/>
              <w:jc w:val="center"/>
              <w:rPr>
                <w:rFonts w:ascii="Arial" w:hAnsi="Arial" w:cs="Arial"/>
                <w:color w:val="FF0000"/>
              </w:rPr>
            </w:pPr>
            <w:r>
              <w:rPr>
                <w:rFonts w:ascii="Arial" w:hAnsi="Arial" w:cs="Arial"/>
                <w:color w:val="FF0000"/>
              </w:rPr>
              <w:t>1</w:t>
            </w:r>
          </w:p>
        </w:tc>
      </w:tr>
      <w:tr w:rsidR="00F223EC" w:rsidRPr="00E80B1A" w14:paraId="5A2D8714"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8A7A704" w14:textId="0CF99AF5" w:rsidR="00F223EC" w:rsidRDefault="00F223EC" w:rsidP="00F223EC">
            <w:pPr>
              <w:pStyle w:val="ListParagraph"/>
              <w:spacing w:line="276" w:lineRule="auto"/>
              <w:ind w:left="0"/>
              <w:rPr>
                <w:rFonts w:ascii="Arial" w:hAnsi="Arial" w:cs="Arial"/>
                <w:color w:val="FF0000"/>
              </w:rPr>
            </w:pPr>
            <w:r>
              <w:rPr>
                <w:rFonts w:ascii="Arial" w:hAnsi="Arial" w:cs="Arial"/>
                <w:color w:val="FF0000"/>
              </w:rPr>
              <w:t>longitudinal relaxes in front</w:t>
            </w:r>
          </w:p>
        </w:tc>
        <w:tc>
          <w:tcPr>
            <w:tcW w:w="1366" w:type="dxa"/>
            <w:tcBorders>
              <w:left w:val="single" w:sz="4" w:space="0" w:color="auto"/>
              <w:right w:val="single" w:sz="4" w:space="0" w:color="auto"/>
            </w:tcBorders>
            <w:shd w:val="clear" w:color="auto" w:fill="FFFFFF" w:themeFill="background1"/>
          </w:tcPr>
          <w:p w14:paraId="62BF264F" w14:textId="7FE035FF" w:rsidR="00F223EC" w:rsidRDefault="00F223EC" w:rsidP="00F223EC">
            <w:pPr>
              <w:pStyle w:val="ListParagraph"/>
              <w:spacing w:line="276" w:lineRule="auto"/>
              <w:ind w:left="0"/>
              <w:jc w:val="center"/>
              <w:rPr>
                <w:rFonts w:ascii="Arial" w:hAnsi="Arial" w:cs="Arial"/>
                <w:color w:val="FF0000"/>
              </w:rPr>
            </w:pPr>
            <w:r>
              <w:rPr>
                <w:rFonts w:ascii="Arial" w:hAnsi="Arial" w:cs="Arial"/>
                <w:color w:val="FF0000"/>
              </w:rPr>
              <w:t>1</w:t>
            </w:r>
          </w:p>
        </w:tc>
      </w:tr>
      <w:tr w:rsidR="00F223EC" w:rsidRPr="00E80B1A" w14:paraId="5FA63B69" w14:textId="77777777" w:rsidTr="00F223EC">
        <w:tc>
          <w:tcPr>
            <w:tcW w:w="6930" w:type="dxa"/>
            <w:tcBorders>
              <w:top w:val="single" w:sz="4" w:space="0" w:color="auto"/>
              <w:left w:val="single" w:sz="4" w:space="0" w:color="auto"/>
              <w:bottom w:val="single" w:sz="4" w:space="0" w:color="auto"/>
              <w:right w:val="single" w:sz="4" w:space="0" w:color="auto"/>
            </w:tcBorders>
            <w:hideMark/>
          </w:tcPr>
          <w:p w14:paraId="1FA3F710" w14:textId="77777777" w:rsidR="00F223EC" w:rsidRPr="00E80B1A" w:rsidRDefault="00F223EC" w:rsidP="00F223E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049F0C2" w14:textId="1C697854" w:rsidR="00F223EC" w:rsidRPr="00E80B1A" w:rsidRDefault="009752E0" w:rsidP="00F223EC">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A6ADFC6" w14:textId="18AAE38C" w:rsidR="004D0CA6" w:rsidRDefault="004D0CA6" w:rsidP="00EE060B">
      <w:pPr>
        <w:rPr>
          <w:rFonts w:ascii="Arial" w:hAnsi="Arial" w:cs="Arial"/>
          <w:bCs/>
        </w:rPr>
      </w:pPr>
    </w:p>
    <w:p w14:paraId="6EE8390A" w14:textId="5DE123E6" w:rsidR="004E7036" w:rsidRDefault="004E7036" w:rsidP="00EE060B">
      <w:pPr>
        <w:rPr>
          <w:rFonts w:ascii="Arial" w:hAnsi="Arial" w:cs="Arial"/>
          <w:bCs/>
        </w:rPr>
      </w:pPr>
    </w:p>
    <w:p w14:paraId="212B24B8" w14:textId="0F2C6B7B" w:rsidR="004E7036" w:rsidRDefault="004E7036" w:rsidP="00EE060B">
      <w:pPr>
        <w:rPr>
          <w:rFonts w:ascii="Arial" w:hAnsi="Arial" w:cs="Arial"/>
          <w:bCs/>
        </w:rPr>
      </w:pPr>
    </w:p>
    <w:p w14:paraId="36240FD9" w14:textId="2080BA39" w:rsidR="004E7036" w:rsidRDefault="004E7036" w:rsidP="00EE060B">
      <w:pPr>
        <w:rPr>
          <w:rFonts w:ascii="Arial" w:hAnsi="Arial" w:cs="Arial"/>
          <w:bCs/>
        </w:rPr>
      </w:pPr>
    </w:p>
    <w:p w14:paraId="0574CDA4" w14:textId="6D01B124" w:rsidR="004E7036" w:rsidRDefault="004E7036" w:rsidP="00EE060B">
      <w:pPr>
        <w:rPr>
          <w:rFonts w:ascii="Arial" w:hAnsi="Arial" w:cs="Arial"/>
          <w:bCs/>
        </w:rPr>
      </w:pPr>
    </w:p>
    <w:p w14:paraId="74F5A47E" w14:textId="0EB45DB4" w:rsidR="004E7036" w:rsidRDefault="004E7036" w:rsidP="00EE060B">
      <w:pPr>
        <w:rPr>
          <w:rFonts w:ascii="Arial" w:hAnsi="Arial" w:cs="Arial"/>
          <w:bCs/>
        </w:rPr>
      </w:pPr>
    </w:p>
    <w:p w14:paraId="387B7378" w14:textId="73099B75" w:rsidR="004E7036" w:rsidRDefault="004E7036" w:rsidP="00EE060B">
      <w:pPr>
        <w:rPr>
          <w:rFonts w:ascii="Arial" w:hAnsi="Arial" w:cs="Arial"/>
          <w:bCs/>
        </w:rPr>
      </w:pPr>
    </w:p>
    <w:p w14:paraId="529DC1AD" w14:textId="7FD80857" w:rsidR="004E7036" w:rsidRDefault="004E7036" w:rsidP="00EE060B">
      <w:pPr>
        <w:rPr>
          <w:rFonts w:ascii="Arial" w:hAnsi="Arial" w:cs="Arial"/>
          <w:bCs/>
        </w:rPr>
      </w:pPr>
    </w:p>
    <w:p w14:paraId="1DC4EEBD" w14:textId="4A422AF3" w:rsidR="006A0C1F" w:rsidRDefault="006A0C1F" w:rsidP="00EE060B">
      <w:pPr>
        <w:rPr>
          <w:rFonts w:ascii="Arial" w:hAnsi="Arial" w:cs="Arial"/>
          <w:bCs/>
        </w:rPr>
      </w:pPr>
    </w:p>
    <w:p w14:paraId="67768990" w14:textId="4988389F" w:rsidR="00A15D0B" w:rsidRDefault="00A15D0B" w:rsidP="00EE060B">
      <w:pPr>
        <w:rPr>
          <w:rFonts w:ascii="Arial" w:hAnsi="Arial" w:cs="Arial"/>
          <w:bCs/>
        </w:rPr>
      </w:pPr>
    </w:p>
    <w:p w14:paraId="09F10767" w14:textId="7EB5B383" w:rsidR="00A15D0B" w:rsidRDefault="00A15D0B" w:rsidP="00EE060B">
      <w:pPr>
        <w:rPr>
          <w:rFonts w:ascii="Arial" w:hAnsi="Arial" w:cs="Arial"/>
          <w:bCs/>
        </w:rPr>
      </w:pPr>
    </w:p>
    <w:p w14:paraId="1BB4922B" w14:textId="79582C8C" w:rsidR="00A15D0B" w:rsidRDefault="00A15D0B" w:rsidP="00EE060B">
      <w:pPr>
        <w:rPr>
          <w:rFonts w:ascii="Arial" w:hAnsi="Arial" w:cs="Arial"/>
          <w:bCs/>
        </w:rPr>
      </w:pPr>
    </w:p>
    <w:p w14:paraId="46B1E827" w14:textId="3223EC39" w:rsidR="00A15D0B" w:rsidRDefault="00A15D0B" w:rsidP="00EE060B">
      <w:pPr>
        <w:rPr>
          <w:rFonts w:ascii="Arial" w:hAnsi="Arial" w:cs="Arial"/>
          <w:bCs/>
        </w:rPr>
      </w:pPr>
    </w:p>
    <w:p w14:paraId="272A0832" w14:textId="12893691" w:rsidR="00A15D0B" w:rsidRDefault="00A15D0B" w:rsidP="00EE060B">
      <w:pPr>
        <w:rPr>
          <w:rFonts w:ascii="Arial" w:hAnsi="Arial" w:cs="Arial"/>
          <w:bCs/>
        </w:rPr>
      </w:pPr>
    </w:p>
    <w:p w14:paraId="34FF0855" w14:textId="36EF6C70" w:rsidR="00A15D0B" w:rsidRDefault="00A15D0B" w:rsidP="00EE060B">
      <w:pPr>
        <w:rPr>
          <w:rFonts w:ascii="Arial" w:hAnsi="Arial" w:cs="Arial"/>
          <w:bCs/>
        </w:rPr>
      </w:pPr>
    </w:p>
    <w:p w14:paraId="1A1FCA13" w14:textId="5097F605" w:rsidR="00A15D0B" w:rsidRDefault="00A15D0B" w:rsidP="00EE060B">
      <w:pPr>
        <w:rPr>
          <w:rFonts w:ascii="Arial" w:hAnsi="Arial" w:cs="Arial"/>
          <w:bCs/>
        </w:rPr>
      </w:pPr>
    </w:p>
    <w:p w14:paraId="70C603B7" w14:textId="778984E1" w:rsidR="00A15D0B" w:rsidRDefault="00A15D0B" w:rsidP="00EE060B">
      <w:pPr>
        <w:rPr>
          <w:rFonts w:ascii="Arial" w:hAnsi="Arial" w:cs="Arial"/>
          <w:bCs/>
        </w:rPr>
      </w:pPr>
    </w:p>
    <w:p w14:paraId="71BBA040" w14:textId="45FFA279" w:rsidR="00A15D0B" w:rsidRDefault="00A15D0B" w:rsidP="00EE060B">
      <w:pPr>
        <w:rPr>
          <w:rFonts w:ascii="Arial" w:hAnsi="Arial" w:cs="Arial"/>
          <w:bCs/>
        </w:rPr>
      </w:pPr>
    </w:p>
    <w:p w14:paraId="7B08D318" w14:textId="78B932C4" w:rsidR="00A15D0B" w:rsidRDefault="00A15D0B" w:rsidP="00EE060B">
      <w:pPr>
        <w:rPr>
          <w:rFonts w:ascii="Arial" w:hAnsi="Arial" w:cs="Arial"/>
          <w:bCs/>
        </w:rPr>
      </w:pPr>
    </w:p>
    <w:p w14:paraId="73DD8282" w14:textId="13E4B86E" w:rsidR="005F7482" w:rsidRDefault="005F7482" w:rsidP="00EE060B">
      <w:pPr>
        <w:rPr>
          <w:rFonts w:ascii="Arial" w:hAnsi="Arial" w:cs="Arial"/>
          <w:bCs/>
        </w:rPr>
      </w:pPr>
    </w:p>
    <w:p w14:paraId="48840989" w14:textId="0C6EA1BE" w:rsidR="005F7482" w:rsidRDefault="005F7482" w:rsidP="00EE060B">
      <w:pPr>
        <w:rPr>
          <w:rFonts w:ascii="Arial" w:hAnsi="Arial" w:cs="Arial"/>
          <w:bCs/>
        </w:rPr>
      </w:pPr>
    </w:p>
    <w:p w14:paraId="0B3FA8C1" w14:textId="2439A678" w:rsidR="005F7482" w:rsidRDefault="005F7482" w:rsidP="00EE060B">
      <w:pPr>
        <w:rPr>
          <w:rFonts w:ascii="Arial" w:hAnsi="Arial" w:cs="Arial"/>
          <w:bCs/>
        </w:rPr>
      </w:pPr>
    </w:p>
    <w:p w14:paraId="52B3FF77" w14:textId="5E5C6912" w:rsidR="005F7482" w:rsidRDefault="005F7482" w:rsidP="00EE060B">
      <w:pPr>
        <w:rPr>
          <w:rFonts w:ascii="Arial" w:hAnsi="Arial" w:cs="Arial"/>
          <w:bCs/>
        </w:rPr>
      </w:pPr>
    </w:p>
    <w:p w14:paraId="1A37C683" w14:textId="68C74370" w:rsidR="005F7482" w:rsidRDefault="005F7482" w:rsidP="00EE060B">
      <w:pPr>
        <w:rPr>
          <w:rFonts w:ascii="Arial" w:hAnsi="Arial" w:cs="Arial"/>
          <w:bCs/>
        </w:rPr>
      </w:pPr>
    </w:p>
    <w:p w14:paraId="3F731434" w14:textId="3CDAD3AD" w:rsidR="005F7482" w:rsidRDefault="005F7482" w:rsidP="00EE060B">
      <w:pPr>
        <w:rPr>
          <w:rFonts w:ascii="Arial" w:hAnsi="Arial" w:cs="Arial"/>
          <w:bCs/>
        </w:rPr>
      </w:pPr>
    </w:p>
    <w:p w14:paraId="31F763F2" w14:textId="77777777" w:rsidR="005F7482" w:rsidRDefault="005F7482" w:rsidP="00EE060B">
      <w:pPr>
        <w:rPr>
          <w:rFonts w:ascii="Arial" w:hAnsi="Arial" w:cs="Arial"/>
          <w:bCs/>
        </w:rPr>
      </w:pPr>
    </w:p>
    <w:p w14:paraId="7993794A" w14:textId="0C85819F" w:rsidR="00120C37" w:rsidRDefault="00120C37" w:rsidP="00120C37">
      <w:pPr>
        <w:rPr>
          <w:rFonts w:ascii="Arial" w:hAnsi="Arial" w:cs="Arial"/>
          <w:b/>
        </w:rPr>
      </w:pPr>
      <w:r w:rsidRPr="003C24C9">
        <w:rPr>
          <w:rFonts w:ascii="Arial" w:hAnsi="Arial" w:cs="Arial"/>
          <w:b/>
        </w:rPr>
        <w:lastRenderedPageBreak/>
        <w:t>Question 33</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537BCC">
        <w:rPr>
          <w:rFonts w:ascii="Arial" w:hAnsi="Arial" w:cs="Arial"/>
          <w:b/>
        </w:rPr>
        <w:t>1</w:t>
      </w:r>
      <w:r w:rsidR="00E87F99">
        <w:rPr>
          <w:rFonts w:ascii="Arial" w:hAnsi="Arial" w:cs="Arial"/>
          <w:b/>
        </w:rPr>
        <w:t>7</w:t>
      </w:r>
      <w:r>
        <w:rPr>
          <w:rFonts w:ascii="Arial" w:hAnsi="Arial" w:cs="Arial"/>
          <w:b/>
        </w:rPr>
        <w:t xml:space="preserve"> marks)</w:t>
      </w:r>
    </w:p>
    <w:p w14:paraId="6EDC7319" w14:textId="5E45BEC4" w:rsidR="00120C37" w:rsidRDefault="00F179C3" w:rsidP="00120C37">
      <w:pPr>
        <w:rPr>
          <w:rFonts w:ascii="Arial" w:hAnsi="Arial" w:cs="Arial"/>
          <w:bCs/>
        </w:rPr>
      </w:pPr>
      <w:r>
        <w:rPr>
          <w:rFonts w:ascii="Arial" w:hAnsi="Arial" w:cs="Arial"/>
          <w:bCs/>
        </w:rPr>
        <w:t xml:space="preserve">In 2010, a patient at Westmead hospital in New South Wales, Australia, </w:t>
      </w:r>
      <w:r w:rsidR="00D378D0">
        <w:rPr>
          <w:rFonts w:ascii="Arial" w:hAnsi="Arial" w:cs="Arial"/>
          <w:bCs/>
        </w:rPr>
        <w:t xml:space="preserve">received the incorrect blood during a transfusion resulting in </w:t>
      </w:r>
      <w:r w:rsidR="00BB1653">
        <w:rPr>
          <w:rFonts w:ascii="Arial" w:hAnsi="Arial" w:cs="Arial"/>
          <w:bCs/>
        </w:rPr>
        <w:t>an ABO incompatibility reaction.</w:t>
      </w:r>
    </w:p>
    <w:p w14:paraId="5165581A" w14:textId="2A2590C3" w:rsidR="00BB1653" w:rsidRDefault="00ED6492" w:rsidP="006B1486">
      <w:pPr>
        <w:pStyle w:val="ListParagraph"/>
        <w:numPr>
          <w:ilvl w:val="0"/>
          <w:numId w:val="11"/>
        </w:numPr>
        <w:rPr>
          <w:rFonts w:ascii="Arial" w:hAnsi="Arial" w:cs="Arial"/>
          <w:bCs/>
        </w:rPr>
      </w:pPr>
      <w:r>
        <w:rPr>
          <w:rFonts w:ascii="Arial" w:hAnsi="Arial" w:cs="Arial"/>
          <w:bCs/>
        </w:rPr>
        <w:t>Describe</w:t>
      </w:r>
      <w:r w:rsidR="00BB1653">
        <w:rPr>
          <w:rFonts w:ascii="Arial" w:hAnsi="Arial" w:cs="Arial"/>
          <w:bCs/>
        </w:rPr>
        <w:t xml:space="preserve"> how </w:t>
      </w:r>
      <w:r w:rsidR="00D378D0">
        <w:rPr>
          <w:rFonts w:ascii="Arial" w:hAnsi="Arial" w:cs="Arial"/>
          <w:bCs/>
        </w:rPr>
        <w:t>type A and type B</w:t>
      </w:r>
      <w:r w:rsidR="00BB1653">
        <w:rPr>
          <w:rFonts w:ascii="Arial" w:hAnsi="Arial" w:cs="Arial"/>
          <w:bCs/>
        </w:rPr>
        <w:t xml:space="preserve"> blood types differ.</w:t>
      </w:r>
      <w:r w:rsidR="00BB1653">
        <w:rPr>
          <w:rFonts w:ascii="Arial" w:hAnsi="Arial" w:cs="Arial"/>
          <w:bCs/>
        </w:rPr>
        <w:tab/>
      </w:r>
      <w:r w:rsidR="00BB1653">
        <w:rPr>
          <w:rFonts w:ascii="Arial" w:hAnsi="Arial" w:cs="Arial"/>
          <w:bCs/>
        </w:rPr>
        <w:tab/>
      </w:r>
      <w:r w:rsidR="00BB1653">
        <w:rPr>
          <w:rFonts w:ascii="Arial" w:hAnsi="Arial" w:cs="Arial"/>
          <w:bCs/>
        </w:rPr>
        <w:tab/>
      </w:r>
      <w:r w:rsidR="00BB1653">
        <w:rPr>
          <w:rFonts w:ascii="Arial" w:hAnsi="Arial" w:cs="Arial"/>
          <w:bCs/>
        </w:rPr>
        <w:tab/>
        <w:t xml:space="preserve">  (</w:t>
      </w:r>
      <w:r w:rsidR="00E70B14">
        <w:rPr>
          <w:rFonts w:ascii="Arial" w:hAnsi="Arial" w:cs="Arial"/>
          <w:bCs/>
        </w:rPr>
        <w:t>4</w:t>
      </w:r>
      <w:r w:rsidR="00BB1653">
        <w:rPr>
          <w:rFonts w:ascii="Arial" w:hAnsi="Arial" w:cs="Arial"/>
          <w:bCs/>
        </w:rPr>
        <w:t xml:space="preserve"> marks)</w:t>
      </w:r>
    </w:p>
    <w:p w14:paraId="50157645" w14:textId="1E678B52" w:rsidR="00BB1653" w:rsidRDefault="00BB1653" w:rsidP="00BB1653">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BB1653" w:rsidRPr="00E80B1A" w14:paraId="587AE9A2"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2357CDDF" w14:textId="77777777" w:rsidR="00BB1653" w:rsidRPr="00E80B1A" w:rsidRDefault="00BB1653" w:rsidP="005D0B5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A819696" w14:textId="77777777" w:rsidR="00BB1653" w:rsidRPr="00E80B1A" w:rsidRDefault="00BB1653" w:rsidP="005D0B5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BB1653" w:rsidRPr="00E80B1A" w14:paraId="3B370241"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E61D07A" w14:textId="70F0E7C3" w:rsidR="00BB1653" w:rsidRPr="00105951" w:rsidRDefault="00BB1653" w:rsidP="005D0B51">
            <w:pPr>
              <w:pStyle w:val="ListParagraph"/>
              <w:spacing w:line="276" w:lineRule="auto"/>
              <w:ind w:left="0"/>
              <w:rPr>
                <w:rFonts w:ascii="Arial" w:hAnsi="Arial" w:cs="Arial"/>
                <w:color w:val="FF0000"/>
              </w:rPr>
            </w:pPr>
            <w:r>
              <w:rPr>
                <w:rFonts w:ascii="Arial" w:hAnsi="Arial" w:cs="Arial"/>
                <w:color w:val="FF0000"/>
              </w:rPr>
              <w:t>Type A has A antigens</w:t>
            </w:r>
            <w:r w:rsidR="00DC4D15">
              <w:rPr>
                <w:rFonts w:ascii="Arial" w:hAnsi="Arial" w:cs="Arial"/>
                <w:color w:val="FF0000"/>
              </w:rPr>
              <w:t xml:space="preserve"> </w:t>
            </w:r>
          </w:p>
        </w:tc>
        <w:tc>
          <w:tcPr>
            <w:tcW w:w="1366" w:type="dxa"/>
            <w:tcBorders>
              <w:top w:val="single" w:sz="4" w:space="0" w:color="auto"/>
              <w:left w:val="single" w:sz="4" w:space="0" w:color="auto"/>
              <w:right w:val="single" w:sz="4" w:space="0" w:color="auto"/>
            </w:tcBorders>
            <w:shd w:val="clear" w:color="auto" w:fill="FFFFFF" w:themeFill="background1"/>
          </w:tcPr>
          <w:p w14:paraId="0987D65A" w14:textId="77777777" w:rsidR="00BB1653" w:rsidRDefault="00BB1653"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BB1653" w:rsidRPr="00E80B1A" w14:paraId="3A7A38CD"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85E3CFF" w14:textId="74F8358E" w:rsidR="00BB1653" w:rsidRDefault="00E70B14" w:rsidP="005D0B51">
            <w:pPr>
              <w:pStyle w:val="ListParagraph"/>
              <w:spacing w:line="276" w:lineRule="auto"/>
              <w:ind w:left="0"/>
              <w:rPr>
                <w:rFonts w:ascii="Arial" w:hAnsi="Arial" w:cs="Arial"/>
                <w:color w:val="FF0000"/>
              </w:rPr>
            </w:pPr>
            <w:r>
              <w:rPr>
                <w:rFonts w:ascii="Arial" w:hAnsi="Arial" w:cs="Arial"/>
                <w:color w:val="FF0000"/>
              </w:rPr>
              <w:t xml:space="preserve">Type B has B antigens </w:t>
            </w:r>
          </w:p>
        </w:tc>
        <w:tc>
          <w:tcPr>
            <w:tcW w:w="1366" w:type="dxa"/>
            <w:tcBorders>
              <w:top w:val="single" w:sz="4" w:space="0" w:color="auto"/>
              <w:left w:val="single" w:sz="4" w:space="0" w:color="auto"/>
              <w:right w:val="single" w:sz="4" w:space="0" w:color="auto"/>
            </w:tcBorders>
            <w:shd w:val="clear" w:color="auto" w:fill="FFFFFF" w:themeFill="background1"/>
          </w:tcPr>
          <w:p w14:paraId="6256E41E" w14:textId="1CA153AF" w:rsidR="00BB1653" w:rsidRDefault="00BB1653"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E70B14" w:rsidRPr="00E80B1A" w14:paraId="46D7FB3D"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B4F082C" w14:textId="3ADA4250" w:rsidR="00E70B14" w:rsidRDefault="00E70B14" w:rsidP="00E70B14">
            <w:pPr>
              <w:pStyle w:val="ListParagraph"/>
              <w:spacing w:line="276" w:lineRule="auto"/>
              <w:ind w:left="0"/>
              <w:rPr>
                <w:rFonts w:ascii="Arial" w:hAnsi="Arial" w:cs="Arial"/>
                <w:color w:val="FF0000"/>
              </w:rPr>
            </w:pPr>
            <w:r>
              <w:rPr>
                <w:rFonts w:ascii="Arial" w:hAnsi="Arial" w:cs="Arial"/>
                <w:color w:val="FF0000"/>
              </w:rPr>
              <w:t>Type A has B antibodies</w:t>
            </w:r>
            <w:r w:rsidR="00DC4D15">
              <w:rPr>
                <w:rFonts w:ascii="Arial" w:hAnsi="Arial" w:cs="Arial"/>
                <w:color w:val="FF0000"/>
              </w:rPr>
              <w:t xml:space="preserve"> </w:t>
            </w:r>
          </w:p>
        </w:tc>
        <w:tc>
          <w:tcPr>
            <w:tcW w:w="1366" w:type="dxa"/>
            <w:tcBorders>
              <w:top w:val="single" w:sz="4" w:space="0" w:color="auto"/>
              <w:left w:val="single" w:sz="4" w:space="0" w:color="auto"/>
              <w:right w:val="single" w:sz="4" w:space="0" w:color="auto"/>
            </w:tcBorders>
            <w:shd w:val="clear" w:color="auto" w:fill="FFFFFF" w:themeFill="background1"/>
          </w:tcPr>
          <w:p w14:paraId="31F95FAB" w14:textId="78DD6833" w:rsidR="00E70B14" w:rsidRDefault="00E70B14" w:rsidP="00E70B14">
            <w:pPr>
              <w:pStyle w:val="ListParagraph"/>
              <w:spacing w:line="276" w:lineRule="auto"/>
              <w:ind w:left="0"/>
              <w:jc w:val="center"/>
              <w:rPr>
                <w:rFonts w:ascii="Arial" w:hAnsi="Arial" w:cs="Arial"/>
                <w:color w:val="FF0000"/>
              </w:rPr>
            </w:pPr>
            <w:r>
              <w:rPr>
                <w:rFonts w:ascii="Arial" w:hAnsi="Arial" w:cs="Arial"/>
                <w:color w:val="FF0000"/>
              </w:rPr>
              <w:t>1</w:t>
            </w:r>
          </w:p>
        </w:tc>
      </w:tr>
      <w:tr w:rsidR="00E70B14" w:rsidRPr="00E80B1A" w14:paraId="30EC27BE"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6CE1E03" w14:textId="22F15894" w:rsidR="00E70B14" w:rsidRDefault="00E70B14" w:rsidP="00E70B14">
            <w:pPr>
              <w:pStyle w:val="ListParagraph"/>
              <w:spacing w:line="276" w:lineRule="auto"/>
              <w:ind w:left="0"/>
              <w:rPr>
                <w:rFonts w:ascii="Arial" w:hAnsi="Arial" w:cs="Arial"/>
                <w:color w:val="FF0000"/>
              </w:rPr>
            </w:pPr>
            <w:r>
              <w:rPr>
                <w:rFonts w:ascii="Arial" w:hAnsi="Arial" w:cs="Arial"/>
                <w:color w:val="FF0000"/>
              </w:rPr>
              <w:t xml:space="preserve">Type B has A antibodies </w:t>
            </w:r>
          </w:p>
        </w:tc>
        <w:tc>
          <w:tcPr>
            <w:tcW w:w="1366" w:type="dxa"/>
            <w:tcBorders>
              <w:top w:val="single" w:sz="4" w:space="0" w:color="auto"/>
              <w:left w:val="single" w:sz="4" w:space="0" w:color="auto"/>
              <w:right w:val="single" w:sz="4" w:space="0" w:color="auto"/>
            </w:tcBorders>
            <w:shd w:val="clear" w:color="auto" w:fill="FFFFFF" w:themeFill="background1"/>
          </w:tcPr>
          <w:p w14:paraId="0C62448A" w14:textId="60F3641C" w:rsidR="00E70B14" w:rsidRDefault="00E70B14" w:rsidP="00E70B14">
            <w:pPr>
              <w:pStyle w:val="ListParagraph"/>
              <w:spacing w:line="276" w:lineRule="auto"/>
              <w:ind w:left="0"/>
              <w:jc w:val="center"/>
              <w:rPr>
                <w:rFonts w:ascii="Arial" w:hAnsi="Arial" w:cs="Arial"/>
                <w:color w:val="FF0000"/>
              </w:rPr>
            </w:pPr>
            <w:r>
              <w:rPr>
                <w:rFonts w:ascii="Arial" w:hAnsi="Arial" w:cs="Arial"/>
                <w:color w:val="FF0000"/>
              </w:rPr>
              <w:t>1</w:t>
            </w:r>
          </w:p>
        </w:tc>
      </w:tr>
      <w:tr w:rsidR="00E70B14" w:rsidRPr="00E80B1A" w14:paraId="589D5DAE"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3F619B45" w14:textId="77777777" w:rsidR="00E70B14" w:rsidRPr="00E80B1A" w:rsidRDefault="00E70B14" w:rsidP="00E70B14">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E8E6AA1" w14:textId="691E6945" w:rsidR="00E70B14" w:rsidRPr="00E80B1A" w:rsidRDefault="00E70B14" w:rsidP="00E70B14">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055886FC" w14:textId="77777777" w:rsidR="00BB1653" w:rsidRDefault="00BB1653" w:rsidP="00BB1653">
      <w:pPr>
        <w:pStyle w:val="ListParagraph"/>
        <w:rPr>
          <w:rFonts w:ascii="Arial" w:hAnsi="Arial" w:cs="Arial"/>
          <w:bCs/>
        </w:rPr>
      </w:pPr>
    </w:p>
    <w:p w14:paraId="28855701" w14:textId="77777777" w:rsidR="00BB1653" w:rsidRDefault="00BB1653" w:rsidP="00BB1653">
      <w:pPr>
        <w:pStyle w:val="ListParagraph"/>
        <w:rPr>
          <w:rFonts w:ascii="Arial" w:hAnsi="Arial" w:cs="Arial"/>
          <w:bCs/>
        </w:rPr>
      </w:pPr>
    </w:p>
    <w:p w14:paraId="5B796845" w14:textId="13C5C4C7" w:rsidR="00BB1653" w:rsidRPr="00BB1653" w:rsidRDefault="00BB1653" w:rsidP="006B1486">
      <w:pPr>
        <w:pStyle w:val="ListParagraph"/>
        <w:numPr>
          <w:ilvl w:val="0"/>
          <w:numId w:val="11"/>
        </w:numPr>
        <w:rPr>
          <w:rFonts w:ascii="Arial" w:hAnsi="Arial" w:cs="Arial"/>
          <w:bCs/>
        </w:rPr>
      </w:pPr>
      <w:r>
        <w:rPr>
          <w:rFonts w:ascii="Arial" w:hAnsi="Arial" w:cs="Arial"/>
          <w:bCs/>
        </w:rPr>
        <w:t>Describe what occur</w:t>
      </w:r>
      <w:r w:rsidR="00135A58">
        <w:rPr>
          <w:rFonts w:ascii="Arial" w:hAnsi="Arial" w:cs="Arial"/>
          <w:bCs/>
        </w:rPr>
        <w:t>s</w:t>
      </w:r>
      <w:r>
        <w:rPr>
          <w:rFonts w:ascii="Arial" w:hAnsi="Arial" w:cs="Arial"/>
          <w:bCs/>
        </w:rPr>
        <w:t xml:space="preserve"> to the newly transfused blood</w:t>
      </w:r>
      <w:r w:rsidR="00135A58">
        <w:rPr>
          <w:rFonts w:ascii="Arial" w:hAnsi="Arial" w:cs="Arial"/>
          <w:bCs/>
        </w:rPr>
        <w:t xml:space="preserve"> during an ABO incompatibility reaction.</w:t>
      </w:r>
      <w:r w:rsidR="006B050D">
        <w:rPr>
          <w:rFonts w:ascii="Arial" w:hAnsi="Arial" w:cs="Arial"/>
          <w:bCs/>
        </w:rPr>
        <w:tab/>
        <w:t xml:space="preserve"> </w:t>
      </w:r>
      <w:r>
        <w:rPr>
          <w:rFonts w:ascii="Arial" w:hAnsi="Arial" w:cs="Arial"/>
          <w:bCs/>
        </w:rPr>
        <w:tab/>
      </w:r>
      <w:r>
        <w:rPr>
          <w:rFonts w:ascii="Arial" w:hAnsi="Arial" w:cs="Arial"/>
          <w:bCs/>
        </w:rPr>
        <w:tab/>
        <w:t xml:space="preserve">  </w:t>
      </w:r>
      <w:r w:rsidR="00135A58">
        <w:rPr>
          <w:rFonts w:ascii="Arial" w:hAnsi="Arial" w:cs="Arial"/>
          <w:bCs/>
        </w:rPr>
        <w:tab/>
      </w:r>
      <w:r w:rsidR="00135A58">
        <w:rPr>
          <w:rFonts w:ascii="Arial" w:hAnsi="Arial" w:cs="Arial"/>
          <w:bCs/>
        </w:rPr>
        <w:tab/>
      </w:r>
      <w:r w:rsidR="00135A58">
        <w:rPr>
          <w:rFonts w:ascii="Arial" w:hAnsi="Arial" w:cs="Arial"/>
          <w:bCs/>
        </w:rPr>
        <w:tab/>
      </w:r>
      <w:r w:rsidR="00135A58">
        <w:rPr>
          <w:rFonts w:ascii="Arial" w:hAnsi="Arial" w:cs="Arial"/>
          <w:bCs/>
        </w:rPr>
        <w:tab/>
      </w:r>
      <w:r w:rsidR="00135A58">
        <w:rPr>
          <w:rFonts w:ascii="Arial" w:hAnsi="Arial" w:cs="Arial"/>
          <w:bCs/>
        </w:rPr>
        <w:tab/>
      </w:r>
      <w:r w:rsidR="00135A58">
        <w:rPr>
          <w:rFonts w:ascii="Arial" w:hAnsi="Arial" w:cs="Arial"/>
          <w:bCs/>
        </w:rPr>
        <w:tab/>
        <w:t xml:space="preserve">  </w:t>
      </w:r>
      <w:r w:rsidR="009C3BF0">
        <w:rPr>
          <w:rFonts w:ascii="Arial" w:hAnsi="Arial" w:cs="Arial"/>
          <w:bCs/>
        </w:rPr>
        <w:t xml:space="preserve">  </w:t>
      </w:r>
      <w:r w:rsidRPr="00BB1653">
        <w:rPr>
          <w:rFonts w:ascii="Arial" w:hAnsi="Arial" w:cs="Arial"/>
          <w:bCs/>
        </w:rPr>
        <w:t>(</w:t>
      </w:r>
      <w:r w:rsidR="009C3BF0">
        <w:rPr>
          <w:rFonts w:ascii="Arial" w:hAnsi="Arial" w:cs="Arial"/>
          <w:bCs/>
        </w:rPr>
        <w:t>1</w:t>
      </w:r>
      <w:r w:rsidRPr="00BB1653">
        <w:rPr>
          <w:rFonts w:ascii="Arial" w:hAnsi="Arial" w:cs="Arial"/>
          <w:bCs/>
        </w:rPr>
        <w:t xml:space="preserve"> mark)</w:t>
      </w:r>
    </w:p>
    <w:p w14:paraId="52A190B0" w14:textId="77777777" w:rsidR="00BB1653" w:rsidRDefault="00BB1653" w:rsidP="00BB1653">
      <w:pPr>
        <w:pStyle w:val="ListParagraph"/>
        <w:jc w:val="right"/>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BB1653" w:rsidRPr="00E80B1A" w14:paraId="423A7E6F"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001E2342" w14:textId="77777777" w:rsidR="00BB1653" w:rsidRPr="00E80B1A" w:rsidRDefault="00BB1653" w:rsidP="005D0B5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F3B550C" w14:textId="77777777" w:rsidR="00BB1653" w:rsidRPr="00E80B1A" w:rsidRDefault="00BB1653" w:rsidP="005D0B5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BB1653" w:rsidRPr="00E80B1A" w14:paraId="1F190845" w14:textId="77777777" w:rsidTr="005D0B5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81BED17" w14:textId="671DDDEF" w:rsidR="00BB1653" w:rsidRDefault="006A0C1F" w:rsidP="005D0B51">
            <w:pPr>
              <w:pStyle w:val="ListParagraph"/>
              <w:spacing w:line="276" w:lineRule="auto"/>
              <w:ind w:left="0"/>
              <w:rPr>
                <w:rFonts w:ascii="Arial" w:hAnsi="Arial" w:cs="Arial"/>
                <w:color w:val="FF0000"/>
              </w:rPr>
            </w:pPr>
            <w:r>
              <w:rPr>
                <w:rFonts w:ascii="Arial" w:hAnsi="Arial" w:cs="Arial"/>
                <w:color w:val="FF0000"/>
              </w:rPr>
              <w:t>Erythrocytes/RBCs</w:t>
            </w:r>
            <w:r w:rsidR="00BB1653">
              <w:rPr>
                <w:rFonts w:ascii="Arial" w:hAnsi="Arial" w:cs="Arial"/>
                <w:color w:val="FF0000"/>
              </w:rPr>
              <w:t xml:space="preserve"> agglutinate/clump together/coagulate</w:t>
            </w:r>
          </w:p>
        </w:tc>
        <w:tc>
          <w:tcPr>
            <w:tcW w:w="1366" w:type="dxa"/>
            <w:tcBorders>
              <w:top w:val="single" w:sz="4" w:space="0" w:color="auto"/>
              <w:left w:val="single" w:sz="4" w:space="0" w:color="auto"/>
              <w:right w:val="single" w:sz="4" w:space="0" w:color="auto"/>
            </w:tcBorders>
            <w:shd w:val="clear" w:color="auto" w:fill="FFFFFF" w:themeFill="background1"/>
          </w:tcPr>
          <w:p w14:paraId="62638603" w14:textId="76330DC0" w:rsidR="00BB1653" w:rsidRDefault="00BB1653" w:rsidP="005D0B51">
            <w:pPr>
              <w:pStyle w:val="ListParagraph"/>
              <w:spacing w:line="276" w:lineRule="auto"/>
              <w:ind w:left="0"/>
              <w:jc w:val="center"/>
              <w:rPr>
                <w:rFonts w:ascii="Arial" w:hAnsi="Arial" w:cs="Arial"/>
                <w:color w:val="FF0000"/>
              </w:rPr>
            </w:pPr>
            <w:r>
              <w:rPr>
                <w:rFonts w:ascii="Arial" w:hAnsi="Arial" w:cs="Arial"/>
                <w:color w:val="FF0000"/>
              </w:rPr>
              <w:t>1</w:t>
            </w:r>
          </w:p>
        </w:tc>
      </w:tr>
      <w:tr w:rsidR="00BB1653" w:rsidRPr="00E80B1A" w14:paraId="3AEDD657" w14:textId="77777777" w:rsidTr="005D0B51">
        <w:tc>
          <w:tcPr>
            <w:tcW w:w="6930" w:type="dxa"/>
            <w:tcBorders>
              <w:top w:val="single" w:sz="4" w:space="0" w:color="auto"/>
              <w:left w:val="single" w:sz="4" w:space="0" w:color="auto"/>
              <w:bottom w:val="single" w:sz="4" w:space="0" w:color="auto"/>
              <w:right w:val="single" w:sz="4" w:space="0" w:color="auto"/>
            </w:tcBorders>
            <w:hideMark/>
          </w:tcPr>
          <w:p w14:paraId="1E5EF71D" w14:textId="77777777" w:rsidR="00BB1653" w:rsidRPr="00E80B1A" w:rsidRDefault="00BB1653" w:rsidP="005D0B5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C3AE848" w14:textId="0D91F7E5" w:rsidR="00BB1653" w:rsidRPr="00E80B1A" w:rsidRDefault="009C3BF0" w:rsidP="005D0B51">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64829CF" w14:textId="44F9EB86" w:rsidR="00BB1653" w:rsidRDefault="00BB1653" w:rsidP="00047D98">
      <w:pPr>
        <w:rPr>
          <w:rFonts w:ascii="Arial" w:hAnsi="Arial" w:cs="Arial"/>
          <w:bCs/>
        </w:rPr>
      </w:pPr>
    </w:p>
    <w:p w14:paraId="523C5E83" w14:textId="192049FB" w:rsidR="00047D98" w:rsidRPr="007B3A78" w:rsidRDefault="009A5088" w:rsidP="007B3A78">
      <w:pPr>
        <w:pStyle w:val="ListParagraph"/>
        <w:numPr>
          <w:ilvl w:val="0"/>
          <w:numId w:val="11"/>
        </w:numPr>
        <w:rPr>
          <w:rFonts w:ascii="Arial" w:hAnsi="Arial" w:cs="Arial"/>
          <w:bCs/>
        </w:rPr>
      </w:pPr>
      <w:r w:rsidRPr="009A5088">
        <w:rPr>
          <w:rFonts w:ascii="Arial" w:hAnsi="Arial" w:cs="Arial"/>
          <w:bCs/>
        </w:rPr>
        <w:t>Treatment of ABO incompatibility reactions aim to prevent kidney failure. The presence of glucose in the urine suggests decreased function of the kidneys.</w:t>
      </w:r>
      <w:r w:rsidR="007B3A78">
        <w:rPr>
          <w:rFonts w:ascii="Arial" w:hAnsi="Arial" w:cs="Arial"/>
          <w:bCs/>
        </w:rPr>
        <w:t xml:space="preserve"> </w:t>
      </w:r>
      <w:r w:rsidR="00047D98" w:rsidRPr="007B3A78">
        <w:rPr>
          <w:rFonts w:ascii="Arial" w:hAnsi="Arial" w:cs="Arial"/>
          <w:bCs/>
        </w:rPr>
        <w:t>Identify the part of the nephron that is responsible for glucose reabsorption.</w:t>
      </w:r>
    </w:p>
    <w:p w14:paraId="1D74D710" w14:textId="2E036915" w:rsidR="00675A64" w:rsidRDefault="00675A64" w:rsidP="00675A64">
      <w:pPr>
        <w:pStyle w:val="ListParagraph"/>
        <w:jc w:val="right"/>
        <w:rPr>
          <w:rFonts w:ascii="Arial" w:hAnsi="Arial" w:cs="Arial"/>
          <w:bCs/>
        </w:rPr>
      </w:pPr>
      <w:r>
        <w:rPr>
          <w:rFonts w:ascii="Arial" w:hAnsi="Arial" w:cs="Arial"/>
          <w:bCs/>
        </w:rPr>
        <w:t>(1 mark)</w:t>
      </w:r>
    </w:p>
    <w:p w14:paraId="66A3AD00" w14:textId="65FDAA1B" w:rsidR="00F04A99" w:rsidRDefault="00F04A99" w:rsidP="00F04A99">
      <w:pPr>
        <w:pStyle w:val="ListParagraph"/>
        <w:rPr>
          <w:rFonts w:ascii="Arial" w:hAnsi="Arial" w:cs="Arial"/>
        </w:rPr>
      </w:pPr>
    </w:p>
    <w:tbl>
      <w:tblPr>
        <w:tblStyle w:val="TableGrid"/>
        <w:tblW w:w="0" w:type="auto"/>
        <w:tblInd w:w="846" w:type="dxa"/>
        <w:tblLook w:val="04A0" w:firstRow="1" w:lastRow="0" w:firstColumn="1" w:lastColumn="0" w:noHBand="0" w:noVBand="1"/>
      </w:tblPr>
      <w:tblGrid>
        <w:gridCol w:w="6804"/>
        <w:gridCol w:w="1366"/>
      </w:tblGrid>
      <w:tr w:rsidR="00675A64" w:rsidRPr="00E80B1A" w14:paraId="35253055" w14:textId="77777777" w:rsidTr="007B3A78">
        <w:tc>
          <w:tcPr>
            <w:tcW w:w="6804" w:type="dxa"/>
            <w:tcBorders>
              <w:top w:val="single" w:sz="4" w:space="0" w:color="auto"/>
              <w:left w:val="single" w:sz="4" w:space="0" w:color="auto"/>
              <w:bottom w:val="single" w:sz="4" w:space="0" w:color="auto"/>
              <w:right w:val="single" w:sz="4" w:space="0" w:color="auto"/>
            </w:tcBorders>
            <w:hideMark/>
          </w:tcPr>
          <w:p w14:paraId="282EE0B6" w14:textId="77777777" w:rsidR="00675A64" w:rsidRPr="00E80B1A" w:rsidRDefault="00675A64" w:rsidP="00F223E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96F7D43" w14:textId="77777777" w:rsidR="00675A64" w:rsidRPr="00E80B1A" w:rsidRDefault="00675A64" w:rsidP="00F223E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675A64" w:rsidRPr="00E80B1A" w14:paraId="53590F6F" w14:textId="77777777" w:rsidTr="007B3A7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EBC012C" w14:textId="7EB713DB" w:rsidR="00675A64" w:rsidRPr="00105951" w:rsidRDefault="00675A64" w:rsidP="00F223EC">
            <w:pPr>
              <w:pStyle w:val="ListParagraph"/>
              <w:spacing w:line="276" w:lineRule="auto"/>
              <w:ind w:left="0"/>
              <w:rPr>
                <w:rFonts w:ascii="Arial" w:hAnsi="Arial" w:cs="Arial"/>
                <w:color w:val="FF0000"/>
              </w:rPr>
            </w:pPr>
            <w:r>
              <w:rPr>
                <w:rFonts w:ascii="Arial" w:hAnsi="Arial" w:cs="Arial"/>
                <w:color w:val="FF0000"/>
              </w:rPr>
              <w:t>Proximal convoluted tubule</w:t>
            </w:r>
          </w:p>
        </w:tc>
        <w:tc>
          <w:tcPr>
            <w:tcW w:w="1366" w:type="dxa"/>
            <w:tcBorders>
              <w:top w:val="single" w:sz="4" w:space="0" w:color="auto"/>
              <w:left w:val="single" w:sz="4" w:space="0" w:color="auto"/>
              <w:right w:val="single" w:sz="4" w:space="0" w:color="auto"/>
            </w:tcBorders>
            <w:shd w:val="clear" w:color="auto" w:fill="FFFFFF" w:themeFill="background1"/>
          </w:tcPr>
          <w:p w14:paraId="3D85DC16" w14:textId="77777777" w:rsidR="00675A64" w:rsidRDefault="00675A64" w:rsidP="00F223EC">
            <w:pPr>
              <w:pStyle w:val="ListParagraph"/>
              <w:spacing w:line="276" w:lineRule="auto"/>
              <w:ind w:left="0"/>
              <w:jc w:val="center"/>
              <w:rPr>
                <w:rFonts w:ascii="Arial" w:hAnsi="Arial" w:cs="Arial"/>
                <w:color w:val="FF0000"/>
              </w:rPr>
            </w:pPr>
            <w:r>
              <w:rPr>
                <w:rFonts w:ascii="Arial" w:hAnsi="Arial" w:cs="Arial"/>
                <w:color w:val="FF0000"/>
              </w:rPr>
              <w:t>1</w:t>
            </w:r>
          </w:p>
        </w:tc>
      </w:tr>
      <w:tr w:rsidR="00675A64" w:rsidRPr="00E80B1A" w14:paraId="4B13D11A" w14:textId="77777777" w:rsidTr="007B3A78">
        <w:tc>
          <w:tcPr>
            <w:tcW w:w="6804" w:type="dxa"/>
            <w:tcBorders>
              <w:top w:val="single" w:sz="4" w:space="0" w:color="auto"/>
              <w:left w:val="single" w:sz="4" w:space="0" w:color="auto"/>
              <w:bottom w:val="single" w:sz="4" w:space="0" w:color="auto"/>
              <w:right w:val="single" w:sz="4" w:space="0" w:color="auto"/>
            </w:tcBorders>
            <w:hideMark/>
          </w:tcPr>
          <w:p w14:paraId="4B3DA4C9" w14:textId="77777777" w:rsidR="00675A64" w:rsidRPr="00E80B1A" w:rsidRDefault="00675A64" w:rsidP="00F223E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6E78631" w14:textId="195DDC40" w:rsidR="00675A64" w:rsidRPr="00E80B1A" w:rsidRDefault="00675A64" w:rsidP="00F223EC">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4F73CA90" w14:textId="581D0F28" w:rsidR="00675A64" w:rsidRDefault="00675A64" w:rsidP="007B3A78">
      <w:pPr>
        <w:pStyle w:val="ListParagraph"/>
        <w:spacing w:after="0"/>
        <w:rPr>
          <w:rFonts w:ascii="Arial" w:hAnsi="Arial" w:cs="Arial"/>
        </w:rPr>
      </w:pPr>
    </w:p>
    <w:p w14:paraId="6DDB4EB4" w14:textId="77777777" w:rsidR="007B3A78" w:rsidRDefault="007B3A78" w:rsidP="007B3A78">
      <w:pPr>
        <w:pStyle w:val="ListParagraph"/>
        <w:spacing w:after="0"/>
        <w:rPr>
          <w:rFonts w:ascii="Arial" w:hAnsi="Arial" w:cs="Arial"/>
        </w:rPr>
      </w:pPr>
    </w:p>
    <w:p w14:paraId="3FC4D5AA" w14:textId="745F5813" w:rsidR="007B3A78" w:rsidRDefault="008D5944" w:rsidP="007B3A78">
      <w:pPr>
        <w:spacing w:after="0"/>
        <w:rPr>
          <w:rFonts w:ascii="Arial" w:hAnsi="Arial" w:cs="Arial"/>
        </w:rPr>
      </w:pPr>
      <w:r w:rsidRPr="0078562F">
        <w:rPr>
          <w:rFonts w:ascii="Arial" w:hAnsi="Arial" w:cs="Arial"/>
        </w:rPr>
        <w:t>The loop of Henle creates an osmotic gradient throughout the nephron</w:t>
      </w:r>
      <w:r w:rsidR="0078562F">
        <w:rPr>
          <w:rFonts w:ascii="Arial" w:hAnsi="Arial" w:cs="Arial"/>
        </w:rPr>
        <w:t>, which helps increase the reabsorption of water and ions.</w:t>
      </w:r>
    </w:p>
    <w:p w14:paraId="08C2B5AF" w14:textId="77777777" w:rsidR="007B3A78" w:rsidRDefault="007B3A78" w:rsidP="007B3A78">
      <w:pPr>
        <w:spacing w:after="0"/>
        <w:rPr>
          <w:rFonts w:ascii="Arial" w:hAnsi="Arial" w:cs="Arial"/>
        </w:rPr>
      </w:pPr>
    </w:p>
    <w:p w14:paraId="69674C25" w14:textId="2A2C5EC9" w:rsidR="008D5944" w:rsidRPr="00FB2057" w:rsidRDefault="0078562F" w:rsidP="006B1486">
      <w:pPr>
        <w:pStyle w:val="ListParagraph"/>
        <w:numPr>
          <w:ilvl w:val="0"/>
          <w:numId w:val="11"/>
        </w:numPr>
        <w:rPr>
          <w:rFonts w:ascii="Arial" w:hAnsi="Arial" w:cs="Arial"/>
        </w:rPr>
      </w:pPr>
      <w:r w:rsidRPr="00FB2057">
        <w:rPr>
          <w:rFonts w:ascii="Arial" w:hAnsi="Arial" w:cs="Arial"/>
        </w:rPr>
        <w:t xml:space="preserve">State where in the kidney the loop of Henle is found and </w:t>
      </w:r>
      <w:r w:rsidR="00426EFD" w:rsidRPr="00FB2057">
        <w:rPr>
          <w:rFonts w:ascii="Arial" w:hAnsi="Arial" w:cs="Arial"/>
        </w:rPr>
        <w:t>describe</w:t>
      </w:r>
      <w:r w:rsidR="008D5944" w:rsidRPr="00FB2057">
        <w:rPr>
          <w:rFonts w:ascii="Arial" w:hAnsi="Arial" w:cs="Arial"/>
        </w:rPr>
        <w:t xml:space="preserve"> </w:t>
      </w:r>
      <w:r w:rsidRPr="00FB2057">
        <w:rPr>
          <w:rFonts w:ascii="Arial" w:hAnsi="Arial" w:cs="Arial"/>
        </w:rPr>
        <w:t xml:space="preserve">what would occur when a </w:t>
      </w:r>
      <w:r w:rsidR="008D5944" w:rsidRPr="00FB2057">
        <w:rPr>
          <w:rFonts w:ascii="Arial" w:hAnsi="Arial" w:cs="Arial"/>
        </w:rPr>
        <w:t xml:space="preserve">large volume of water </w:t>
      </w:r>
      <w:r w:rsidRPr="00FB2057">
        <w:rPr>
          <w:rFonts w:ascii="Arial" w:hAnsi="Arial" w:cs="Arial"/>
        </w:rPr>
        <w:t>is</w:t>
      </w:r>
      <w:r w:rsidR="008D5944" w:rsidRPr="00FB2057">
        <w:rPr>
          <w:rFonts w:ascii="Arial" w:hAnsi="Arial" w:cs="Arial"/>
        </w:rPr>
        <w:t xml:space="preserve"> </w:t>
      </w:r>
      <w:r w:rsidRPr="00FB2057">
        <w:rPr>
          <w:rFonts w:ascii="Arial" w:hAnsi="Arial" w:cs="Arial"/>
        </w:rPr>
        <w:t>ingested.</w:t>
      </w:r>
      <w:r w:rsidRPr="00FB2057">
        <w:rPr>
          <w:rFonts w:ascii="Arial" w:hAnsi="Arial" w:cs="Arial"/>
        </w:rPr>
        <w:tab/>
      </w:r>
      <w:r w:rsidRPr="00FB2057">
        <w:rPr>
          <w:rFonts w:ascii="Arial" w:hAnsi="Arial" w:cs="Arial"/>
        </w:rPr>
        <w:tab/>
      </w:r>
      <w:r w:rsidR="00BB4B70" w:rsidRPr="00FB2057">
        <w:rPr>
          <w:rFonts w:ascii="Arial" w:hAnsi="Arial" w:cs="Arial"/>
        </w:rPr>
        <w:tab/>
      </w:r>
      <w:r w:rsidR="00BB4B70" w:rsidRPr="00FB2057">
        <w:rPr>
          <w:rFonts w:ascii="Arial" w:hAnsi="Arial" w:cs="Arial"/>
        </w:rPr>
        <w:tab/>
      </w:r>
      <w:r w:rsidR="00BB4B70" w:rsidRPr="00FB2057">
        <w:rPr>
          <w:rFonts w:ascii="Arial" w:hAnsi="Arial" w:cs="Arial"/>
        </w:rPr>
        <w:tab/>
      </w:r>
      <w:r w:rsidRPr="00FB2057">
        <w:rPr>
          <w:rFonts w:ascii="Arial" w:hAnsi="Arial" w:cs="Arial"/>
        </w:rPr>
        <w:t xml:space="preserve">  (3 marks)</w:t>
      </w:r>
    </w:p>
    <w:p w14:paraId="04A2FA86" w14:textId="7B71A817" w:rsidR="0078562F" w:rsidRDefault="0078562F" w:rsidP="0078562F">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8562F" w:rsidRPr="00E80B1A" w14:paraId="79B58647"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4B18C88D" w14:textId="77777777" w:rsidR="0078562F" w:rsidRPr="00E80B1A" w:rsidRDefault="0078562F"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0D29547" w14:textId="77777777" w:rsidR="0078562F" w:rsidRPr="00E80B1A" w:rsidRDefault="0078562F"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78562F" w:rsidRPr="00E80B1A" w14:paraId="44E3DE89"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676646D" w14:textId="661077C5" w:rsidR="0078562F" w:rsidRDefault="0078562F" w:rsidP="0098200C">
            <w:pPr>
              <w:pStyle w:val="ListParagraph"/>
              <w:spacing w:line="276" w:lineRule="auto"/>
              <w:ind w:left="0"/>
              <w:rPr>
                <w:rFonts w:ascii="Arial" w:hAnsi="Arial" w:cs="Arial"/>
                <w:color w:val="FF0000"/>
              </w:rPr>
            </w:pPr>
            <w:r>
              <w:rPr>
                <w:rFonts w:ascii="Arial" w:hAnsi="Arial" w:cs="Arial"/>
                <w:color w:val="FF0000"/>
              </w:rPr>
              <w:t>Medulla</w:t>
            </w:r>
            <w:r w:rsidR="004D4CE5">
              <w:rPr>
                <w:rFonts w:ascii="Arial" w:hAnsi="Arial" w:cs="Arial"/>
                <w:color w:val="FF0000"/>
              </w:rPr>
              <w:t>/medullary pyramid</w:t>
            </w:r>
          </w:p>
        </w:tc>
        <w:tc>
          <w:tcPr>
            <w:tcW w:w="1366" w:type="dxa"/>
            <w:tcBorders>
              <w:top w:val="single" w:sz="4" w:space="0" w:color="auto"/>
              <w:left w:val="single" w:sz="4" w:space="0" w:color="auto"/>
              <w:right w:val="single" w:sz="4" w:space="0" w:color="auto"/>
            </w:tcBorders>
            <w:shd w:val="clear" w:color="auto" w:fill="FFFFFF" w:themeFill="background1"/>
          </w:tcPr>
          <w:p w14:paraId="66F7A0E2" w14:textId="7FEDB718" w:rsidR="0078562F" w:rsidRDefault="0078562F"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78562F" w:rsidRPr="00E80B1A" w14:paraId="424EF2BC"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3ED488E" w14:textId="537B8A42" w:rsidR="0078562F" w:rsidRPr="00105951" w:rsidRDefault="0078562F" w:rsidP="0098200C">
            <w:pPr>
              <w:pStyle w:val="ListParagraph"/>
              <w:spacing w:line="276" w:lineRule="auto"/>
              <w:ind w:left="0"/>
              <w:rPr>
                <w:rFonts w:ascii="Arial" w:hAnsi="Arial" w:cs="Arial"/>
                <w:color w:val="FF0000"/>
              </w:rPr>
            </w:pPr>
            <w:r>
              <w:rPr>
                <w:rFonts w:ascii="Arial" w:hAnsi="Arial" w:cs="Arial"/>
                <w:color w:val="FF0000"/>
              </w:rPr>
              <w:t>Osmotic gradient would decrease</w:t>
            </w:r>
          </w:p>
        </w:tc>
        <w:tc>
          <w:tcPr>
            <w:tcW w:w="1366" w:type="dxa"/>
            <w:tcBorders>
              <w:top w:val="single" w:sz="4" w:space="0" w:color="auto"/>
              <w:left w:val="single" w:sz="4" w:space="0" w:color="auto"/>
              <w:right w:val="single" w:sz="4" w:space="0" w:color="auto"/>
            </w:tcBorders>
            <w:shd w:val="clear" w:color="auto" w:fill="FFFFFF" w:themeFill="background1"/>
          </w:tcPr>
          <w:p w14:paraId="010545AF" w14:textId="77777777" w:rsidR="0078562F" w:rsidRDefault="0078562F"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78562F" w:rsidRPr="00E80B1A" w14:paraId="3F1B44C7"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9334D3A" w14:textId="6E4FA878" w:rsidR="0078562F" w:rsidRDefault="0078562F" w:rsidP="0098200C">
            <w:pPr>
              <w:pStyle w:val="ListParagraph"/>
              <w:spacing w:line="276" w:lineRule="auto"/>
              <w:ind w:left="0"/>
              <w:rPr>
                <w:rFonts w:ascii="Arial" w:hAnsi="Arial" w:cs="Arial"/>
                <w:color w:val="FF0000"/>
              </w:rPr>
            </w:pPr>
            <w:r>
              <w:rPr>
                <w:rFonts w:ascii="Arial" w:hAnsi="Arial" w:cs="Arial"/>
                <w:color w:val="FF0000"/>
              </w:rPr>
              <w:t>Less water reabsorbed/more water excreted</w:t>
            </w:r>
          </w:p>
        </w:tc>
        <w:tc>
          <w:tcPr>
            <w:tcW w:w="1366" w:type="dxa"/>
            <w:tcBorders>
              <w:top w:val="single" w:sz="4" w:space="0" w:color="auto"/>
              <w:left w:val="single" w:sz="4" w:space="0" w:color="auto"/>
              <w:right w:val="single" w:sz="4" w:space="0" w:color="auto"/>
            </w:tcBorders>
            <w:shd w:val="clear" w:color="auto" w:fill="FFFFFF" w:themeFill="background1"/>
          </w:tcPr>
          <w:p w14:paraId="602679CB" w14:textId="00FF0719" w:rsidR="0078562F" w:rsidRDefault="0078562F"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78562F" w:rsidRPr="00E80B1A" w14:paraId="689DD773"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69C2FDEC" w14:textId="77777777" w:rsidR="0078562F" w:rsidRPr="00E80B1A" w:rsidRDefault="0078562F" w:rsidP="0098200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894340D" w14:textId="2EE59AA2" w:rsidR="0078562F" w:rsidRPr="00E80B1A" w:rsidRDefault="0078562F" w:rsidP="0098200C">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524A6A26" w14:textId="142206F4" w:rsidR="0078562F" w:rsidRDefault="0078562F" w:rsidP="00B23837">
      <w:pPr>
        <w:pStyle w:val="ListParagraph"/>
        <w:spacing w:after="0"/>
        <w:rPr>
          <w:rFonts w:ascii="Arial" w:hAnsi="Arial" w:cs="Arial"/>
        </w:rPr>
      </w:pPr>
    </w:p>
    <w:p w14:paraId="78716FA4" w14:textId="6F788574" w:rsidR="00B23837" w:rsidRDefault="00B23837" w:rsidP="00B23837">
      <w:pPr>
        <w:pStyle w:val="ListParagraph"/>
        <w:spacing w:after="0"/>
        <w:rPr>
          <w:rFonts w:ascii="Arial" w:hAnsi="Arial" w:cs="Arial"/>
        </w:rPr>
      </w:pPr>
    </w:p>
    <w:p w14:paraId="7DA4942B" w14:textId="2DD53E84" w:rsidR="00E87F99" w:rsidRDefault="00E87F99" w:rsidP="00B23837">
      <w:pPr>
        <w:pStyle w:val="ListParagraph"/>
        <w:spacing w:after="0"/>
        <w:rPr>
          <w:rFonts w:ascii="Arial" w:hAnsi="Arial" w:cs="Arial"/>
        </w:rPr>
      </w:pPr>
    </w:p>
    <w:p w14:paraId="68CC2265" w14:textId="7A5071BA" w:rsidR="00E87F99" w:rsidRDefault="00E87F99" w:rsidP="00B23837">
      <w:pPr>
        <w:pStyle w:val="ListParagraph"/>
        <w:spacing w:after="0"/>
        <w:rPr>
          <w:rFonts w:ascii="Arial" w:hAnsi="Arial" w:cs="Arial"/>
        </w:rPr>
      </w:pPr>
    </w:p>
    <w:p w14:paraId="7B27E221" w14:textId="77777777" w:rsidR="00E87F99" w:rsidRPr="008D5944" w:rsidRDefault="00E87F99" w:rsidP="00B23837">
      <w:pPr>
        <w:pStyle w:val="ListParagraph"/>
        <w:spacing w:after="0"/>
        <w:rPr>
          <w:rFonts w:ascii="Arial" w:hAnsi="Arial" w:cs="Arial"/>
        </w:rPr>
      </w:pPr>
    </w:p>
    <w:p w14:paraId="27D1B6CE" w14:textId="7FEC8DBE" w:rsidR="00A15D0B" w:rsidRDefault="00B27905" w:rsidP="00B23837">
      <w:pPr>
        <w:spacing w:after="0"/>
        <w:rPr>
          <w:rFonts w:ascii="Arial" w:hAnsi="Arial" w:cs="Arial"/>
          <w:bCs/>
        </w:rPr>
      </w:pPr>
      <w:r>
        <w:rPr>
          <w:rFonts w:ascii="Arial" w:hAnsi="Arial" w:cs="Arial"/>
          <w:bCs/>
        </w:rPr>
        <w:lastRenderedPageBreak/>
        <w:t>Movement of substances, such as water and ions, can occur through several different processes</w:t>
      </w:r>
      <w:r w:rsidR="003F0E2D">
        <w:rPr>
          <w:rFonts w:ascii="Arial" w:hAnsi="Arial" w:cs="Arial"/>
          <w:bCs/>
        </w:rPr>
        <w:t xml:space="preserve">. </w:t>
      </w:r>
    </w:p>
    <w:p w14:paraId="2B75A61D" w14:textId="77777777" w:rsidR="00B23837" w:rsidRDefault="00B23837" w:rsidP="00B23837">
      <w:pPr>
        <w:spacing w:after="0"/>
        <w:rPr>
          <w:rFonts w:ascii="Arial" w:hAnsi="Arial" w:cs="Arial"/>
          <w:bCs/>
        </w:rPr>
      </w:pPr>
    </w:p>
    <w:p w14:paraId="7C78BD85" w14:textId="528E3025" w:rsidR="00F223EC" w:rsidRPr="00A15D0B" w:rsidRDefault="00F223EC" w:rsidP="006B1486">
      <w:pPr>
        <w:pStyle w:val="ListParagraph"/>
        <w:numPr>
          <w:ilvl w:val="0"/>
          <w:numId w:val="11"/>
        </w:numPr>
        <w:rPr>
          <w:rFonts w:ascii="Arial" w:hAnsi="Arial" w:cs="Arial"/>
          <w:bCs/>
        </w:rPr>
      </w:pPr>
      <w:r w:rsidRPr="00A15D0B">
        <w:rPr>
          <w:rFonts w:ascii="Arial" w:hAnsi="Arial" w:cs="Arial"/>
          <w:bCs/>
        </w:rPr>
        <w:t>Compare</w:t>
      </w:r>
      <w:r w:rsidR="00B27905">
        <w:rPr>
          <w:rFonts w:ascii="Arial" w:hAnsi="Arial" w:cs="Arial"/>
          <w:bCs/>
        </w:rPr>
        <w:t xml:space="preserve"> and contrast</w:t>
      </w:r>
      <w:r w:rsidRPr="00A15D0B">
        <w:rPr>
          <w:rFonts w:ascii="Arial" w:hAnsi="Arial" w:cs="Arial"/>
          <w:bCs/>
        </w:rPr>
        <w:t xml:space="preserve"> the processes of simple and facilitated diffusion.</w:t>
      </w:r>
      <w:r w:rsidRPr="00A15D0B">
        <w:rPr>
          <w:rFonts w:ascii="Arial" w:hAnsi="Arial" w:cs="Arial"/>
          <w:bCs/>
        </w:rPr>
        <w:tab/>
        <w:t xml:space="preserve">  (4 marks)</w:t>
      </w:r>
    </w:p>
    <w:p w14:paraId="3F0B902D" w14:textId="77777777" w:rsidR="00F223EC" w:rsidRDefault="00F223EC" w:rsidP="00F223EC">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F223EC" w:rsidRPr="00E80B1A" w14:paraId="6975CF37" w14:textId="77777777" w:rsidTr="00F223EC">
        <w:tc>
          <w:tcPr>
            <w:tcW w:w="6930" w:type="dxa"/>
            <w:tcBorders>
              <w:top w:val="single" w:sz="4" w:space="0" w:color="auto"/>
              <w:left w:val="single" w:sz="4" w:space="0" w:color="auto"/>
              <w:bottom w:val="single" w:sz="4" w:space="0" w:color="auto"/>
              <w:right w:val="single" w:sz="4" w:space="0" w:color="auto"/>
            </w:tcBorders>
            <w:hideMark/>
          </w:tcPr>
          <w:p w14:paraId="39A6E7BD" w14:textId="77777777" w:rsidR="00F223EC" w:rsidRPr="00E80B1A" w:rsidRDefault="00F223EC" w:rsidP="00F223E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3150BE2" w14:textId="77777777" w:rsidR="00F223EC" w:rsidRPr="00E80B1A" w:rsidRDefault="00F223EC" w:rsidP="00F223E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F223EC" w:rsidRPr="00E80B1A" w14:paraId="4F3E21AC" w14:textId="77777777" w:rsidTr="00F223EC">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9B6352" w14:textId="3C58EB2D" w:rsidR="00F223EC" w:rsidRDefault="006E3CEA" w:rsidP="00F223EC">
            <w:pPr>
              <w:pStyle w:val="ListParagraph"/>
              <w:spacing w:line="276" w:lineRule="auto"/>
              <w:ind w:left="0"/>
              <w:rPr>
                <w:rFonts w:ascii="Arial" w:hAnsi="Arial" w:cs="Arial"/>
                <w:color w:val="FF0000"/>
              </w:rPr>
            </w:pPr>
            <w:r>
              <w:rPr>
                <w:rFonts w:ascii="Arial" w:hAnsi="Arial" w:cs="Arial"/>
                <w:color w:val="FF0000"/>
              </w:rPr>
              <w:t>Any two of the following f</w:t>
            </w:r>
            <w:r w:rsidR="00F223EC">
              <w:rPr>
                <w:rFonts w:ascii="Arial" w:hAnsi="Arial" w:cs="Arial"/>
                <w:color w:val="FF0000"/>
              </w:rPr>
              <w:t>or 1 mark each:</w:t>
            </w:r>
          </w:p>
        </w:tc>
      </w:tr>
      <w:tr w:rsidR="00F223EC" w:rsidRPr="00E80B1A" w14:paraId="1819A318"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497EB5B" w14:textId="77777777" w:rsidR="00F223EC" w:rsidRDefault="006E3CEA" w:rsidP="006B1486">
            <w:pPr>
              <w:pStyle w:val="ListParagraph"/>
              <w:numPr>
                <w:ilvl w:val="0"/>
                <w:numId w:val="19"/>
              </w:numPr>
              <w:spacing w:line="276" w:lineRule="auto"/>
              <w:rPr>
                <w:rFonts w:ascii="Arial" w:hAnsi="Arial" w:cs="Arial"/>
                <w:color w:val="FF0000"/>
              </w:rPr>
            </w:pPr>
            <w:r>
              <w:rPr>
                <w:rFonts w:ascii="Arial" w:hAnsi="Arial" w:cs="Arial"/>
                <w:color w:val="FF0000"/>
              </w:rPr>
              <w:t>Passive process/does not use ATP/</w:t>
            </w:r>
            <w:proofErr w:type="gramStart"/>
            <w:r>
              <w:rPr>
                <w:rFonts w:ascii="Arial" w:hAnsi="Arial" w:cs="Arial"/>
                <w:color w:val="FF0000"/>
              </w:rPr>
              <w:t>energy</w:t>
            </w:r>
            <w:proofErr w:type="gramEnd"/>
          </w:p>
          <w:p w14:paraId="55E9E74F" w14:textId="2D047721" w:rsidR="006E3CEA" w:rsidRDefault="006E3CEA" w:rsidP="006B1486">
            <w:pPr>
              <w:pStyle w:val="ListParagraph"/>
              <w:numPr>
                <w:ilvl w:val="0"/>
                <w:numId w:val="19"/>
              </w:numPr>
              <w:spacing w:line="276" w:lineRule="auto"/>
              <w:rPr>
                <w:rFonts w:ascii="Arial" w:hAnsi="Arial" w:cs="Arial"/>
                <w:color w:val="FF0000"/>
              </w:rPr>
            </w:pPr>
            <w:r>
              <w:rPr>
                <w:rFonts w:ascii="Arial" w:hAnsi="Arial" w:cs="Arial"/>
                <w:color w:val="FF0000"/>
              </w:rPr>
              <w:t xml:space="preserve">Occurs along the concentration gradient/moves from higher to lower </w:t>
            </w:r>
            <w:proofErr w:type="gramStart"/>
            <w:r>
              <w:rPr>
                <w:rFonts w:ascii="Arial" w:hAnsi="Arial" w:cs="Arial"/>
                <w:color w:val="FF0000"/>
              </w:rPr>
              <w:t>concentrations</w:t>
            </w:r>
            <w:proofErr w:type="gramEnd"/>
          </w:p>
          <w:p w14:paraId="30C647A1" w14:textId="1B514505" w:rsidR="006E3CEA" w:rsidRDefault="006E3CEA" w:rsidP="006B1486">
            <w:pPr>
              <w:pStyle w:val="ListParagraph"/>
              <w:numPr>
                <w:ilvl w:val="0"/>
                <w:numId w:val="19"/>
              </w:numPr>
              <w:spacing w:line="276" w:lineRule="auto"/>
              <w:rPr>
                <w:rFonts w:ascii="Arial" w:hAnsi="Arial" w:cs="Arial"/>
                <w:color w:val="FF0000"/>
              </w:rPr>
            </w:pPr>
            <w:r>
              <w:rPr>
                <w:rFonts w:ascii="Arial" w:hAnsi="Arial" w:cs="Arial"/>
                <w:color w:val="FF0000"/>
              </w:rPr>
              <w:t xml:space="preserve">When equilibrium is reached, </w:t>
            </w:r>
            <w:r w:rsidR="00BD0343">
              <w:rPr>
                <w:rFonts w:ascii="Arial" w:hAnsi="Arial" w:cs="Arial"/>
                <w:color w:val="FF0000"/>
              </w:rPr>
              <w:t xml:space="preserve">net </w:t>
            </w:r>
            <w:r>
              <w:rPr>
                <w:rFonts w:ascii="Arial" w:hAnsi="Arial" w:cs="Arial"/>
                <w:color w:val="FF0000"/>
              </w:rPr>
              <w:t>movement stops</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41B6AD0D" w14:textId="75740128" w:rsidR="00F223EC" w:rsidRDefault="00F223EC" w:rsidP="00F223EC">
            <w:pPr>
              <w:pStyle w:val="ListParagraph"/>
              <w:spacing w:line="276" w:lineRule="auto"/>
              <w:ind w:left="0"/>
              <w:jc w:val="center"/>
              <w:rPr>
                <w:rFonts w:ascii="Arial" w:hAnsi="Arial" w:cs="Arial"/>
                <w:color w:val="FF0000"/>
              </w:rPr>
            </w:pPr>
            <w:r>
              <w:rPr>
                <w:rFonts w:ascii="Arial" w:hAnsi="Arial" w:cs="Arial"/>
                <w:color w:val="FF0000"/>
              </w:rPr>
              <w:t>1-</w:t>
            </w:r>
            <w:r w:rsidR="006E3CEA">
              <w:rPr>
                <w:rFonts w:ascii="Arial" w:hAnsi="Arial" w:cs="Arial"/>
                <w:color w:val="FF0000"/>
              </w:rPr>
              <w:t>2</w:t>
            </w:r>
          </w:p>
        </w:tc>
      </w:tr>
      <w:tr w:rsidR="006E3CEA" w:rsidRPr="00E80B1A" w14:paraId="4F21B075" w14:textId="77777777" w:rsidTr="006E3CEA">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A7CAF3" w14:textId="77D4446A" w:rsidR="006E3CEA" w:rsidRDefault="006E3CEA" w:rsidP="006E3CEA">
            <w:pPr>
              <w:pStyle w:val="ListParagraph"/>
              <w:spacing w:line="276" w:lineRule="auto"/>
              <w:ind w:left="0"/>
              <w:rPr>
                <w:rFonts w:ascii="Arial" w:hAnsi="Arial" w:cs="Arial"/>
                <w:color w:val="FF0000"/>
              </w:rPr>
            </w:pPr>
            <w:r>
              <w:rPr>
                <w:rFonts w:ascii="Arial" w:hAnsi="Arial" w:cs="Arial"/>
                <w:color w:val="FF0000"/>
              </w:rPr>
              <w:t xml:space="preserve">Any two of the following </w:t>
            </w:r>
            <w:r w:rsidR="0000028D">
              <w:rPr>
                <w:rFonts w:ascii="Arial" w:hAnsi="Arial" w:cs="Arial"/>
                <w:color w:val="FF0000"/>
              </w:rPr>
              <w:t xml:space="preserve">rows </w:t>
            </w:r>
            <w:r>
              <w:rPr>
                <w:rFonts w:ascii="Arial" w:hAnsi="Arial" w:cs="Arial"/>
                <w:color w:val="FF0000"/>
              </w:rPr>
              <w:t>for 1 mark each:</w:t>
            </w:r>
          </w:p>
        </w:tc>
      </w:tr>
      <w:tr w:rsidR="006E3CEA" w:rsidRPr="00E80B1A" w14:paraId="59258F52"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5893EF0" w14:textId="77777777" w:rsidR="006E3CEA" w:rsidRDefault="006E3CEA"/>
          <w:tbl>
            <w:tblPr>
              <w:tblStyle w:val="TableGrid"/>
              <w:tblW w:w="0" w:type="auto"/>
              <w:tblInd w:w="0" w:type="dxa"/>
              <w:tblLook w:val="04A0" w:firstRow="1" w:lastRow="0" w:firstColumn="1" w:lastColumn="0" w:noHBand="0" w:noVBand="1"/>
            </w:tblPr>
            <w:tblGrid>
              <w:gridCol w:w="3352"/>
              <w:gridCol w:w="3352"/>
            </w:tblGrid>
            <w:tr w:rsidR="006E3CEA" w14:paraId="65843084" w14:textId="77777777" w:rsidTr="00623AD5">
              <w:tc>
                <w:tcPr>
                  <w:tcW w:w="3352" w:type="dxa"/>
                </w:tcPr>
                <w:p w14:paraId="10F83341" w14:textId="77777777" w:rsidR="006E3CEA" w:rsidRPr="0009119F" w:rsidRDefault="006E3CEA" w:rsidP="006E3CEA">
                  <w:pPr>
                    <w:pStyle w:val="ListParagraph"/>
                    <w:spacing w:line="276" w:lineRule="auto"/>
                    <w:ind w:left="0"/>
                    <w:jc w:val="center"/>
                    <w:rPr>
                      <w:rFonts w:ascii="Arial" w:hAnsi="Arial" w:cs="Arial"/>
                      <w:b/>
                      <w:bCs/>
                      <w:color w:val="FF0000"/>
                    </w:rPr>
                  </w:pPr>
                  <w:r w:rsidRPr="0009119F">
                    <w:rPr>
                      <w:rFonts w:ascii="Arial" w:hAnsi="Arial" w:cs="Arial"/>
                      <w:b/>
                      <w:bCs/>
                      <w:color w:val="FF0000"/>
                    </w:rPr>
                    <w:t>Simple Diffusion</w:t>
                  </w:r>
                </w:p>
              </w:tc>
              <w:tc>
                <w:tcPr>
                  <w:tcW w:w="3352" w:type="dxa"/>
                </w:tcPr>
                <w:p w14:paraId="1CD2FEC3" w14:textId="77777777" w:rsidR="006E3CEA" w:rsidRPr="0009119F" w:rsidRDefault="006E3CEA" w:rsidP="006E3CEA">
                  <w:pPr>
                    <w:pStyle w:val="ListParagraph"/>
                    <w:spacing w:line="276" w:lineRule="auto"/>
                    <w:ind w:left="0"/>
                    <w:jc w:val="center"/>
                    <w:rPr>
                      <w:rFonts w:ascii="Arial" w:hAnsi="Arial" w:cs="Arial"/>
                      <w:b/>
                      <w:bCs/>
                      <w:color w:val="FF0000"/>
                    </w:rPr>
                  </w:pPr>
                  <w:r w:rsidRPr="0009119F">
                    <w:rPr>
                      <w:rFonts w:ascii="Arial" w:hAnsi="Arial" w:cs="Arial"/>
                      <w:b/>
                      <w:bCs/>
                      <w:color w:val="FF0000"/>
                    </w:rPr>
                    <w:t>Facilitated Diffusion</w:t>
                  </w:r>
                </w:p>
              </w:tc>
            </w:tr>
            <w:tr w:rsidR="006E3CEA" w14:paraId="7582172B" w14:textId="77777777" w:rsidTr="00623AD5">
              <w:tc>
                <w:tcPr>
                  <w:tcW w:w="3352" w:type="dxa"/>
                </w:tcPr>
                <w:p w14:paraId="15E678EA" w14:textId="77777777" w:rsidR="006E3CEA" w:rsidRDefault="006E3CEA" w:rsidP="006E3CEA">
                  <w:pPr>
                    <w:pStyle w:val="ListParagraph"/>
                    <w:spacing w:line="276" w:lineRule="auto"/>
                    <w:ind w:left="0"/>
                    <w:rPr>
                      <w:rFonts w:ascii="Arial" w:hAnsi="Arial" w:cs="Arial"/>
                      <w:color w:val="FF0000"/>
                    </w:rPr>
                  </w:pPr>
                  <w:r>
                    <w:rPr>
                      <w:rFonts w:ascii="Arial" w:hAnsi="Arial" w:cs="Arial"/>
                      <w:color w:val="FF0000"/>
                    </w:rPr>
                    <w:t>Occurs through phospholipid bilayer/directly through cell membrane</w:t>
                  </w:r>
                </w:p>
              </w:tc>
              <w:tc>
                <w:tcPr>
                  <w:tcW w:w="3352" w:type="dxa"/>
                </w:tcPr>
                <w:p w14:paraId="45B96C71" w14:textId="77777777" w:rsidR="006E3CEA" w:rsidRDefault="006E3CEA" w:rsidP="006E3CEA">
                  <w:pPr>
                    <w:pStyle w:val="ListParagraph"/>
                    <w:spacing w:line="276" w:lineRule="auto"/>
                    <w:ind w:left="0"/>
                    <w:rPr>
                      <w:rFonts w:ascii="Arial" w:hAnsi="Arial" w:cs="Arial"/>
                      <w:color w:val="FF0000"/>
                    </w:rPr>
                  </w:pPr>
                  <w:r>
                    <w:rPr>
                      <w:rFonts w:ascii="Arial" w:hAnsi="Arial" w:cs="Arial"/>
                      <w:color w:val="FF0000"/>
                    </w:rPr>
                    <w:t>Occurs through channel and/or carrier proteins/transmembrane proteins/facilitator molecules</w:t>
                  </w:r>
                </w:p>
              </w:tc>
            </w:tr>
            <w:tr w:rsidR="006E3CEA" w14:paraId="1237A546" w14:textId="77777777" w:rsidTr="00623AD5">
              <w:tc>
                <w:tcPr>
                  <w:tcW w:w="3352" w:type="dxa"/>
                </w:tcPr>
                <w:p w14:paraId="1ABFD0F2" w14:textId="77777777" w:rsidR="006E3CEA" w:rsidRDefault="006E3CEA" w:rsidP="006E3CEA">
                  <w:pPr>
                    <w:pStyle w:val="ListParagraph"/>
                    <w:spacing w:line="276" w:lineRule="auto"/>
                    <w:ind w:left="0"/>
                    <w:rPr>
                      <w:rFonts w:ascii="Arial" w:hAnsi="Arial" w:cs="Arial"/>
                      <w:color w:val="FF0000"/>
                    </w:rPr>
                  </w:pPr>
                  <w:r>
                    <w:rPr>
                      <w:rFonts w:ascii="Arial" w:hAnsi="Arial" w:cs="Arial"/>
                      <w:color w:val="FF0000"/>
                    </w:rPr>
                    <w:t>Transports small molecules/non-polar molecules</w:t>
                  </w:r>
                </w:p>
              </w:tc>
              <w:tc>
                <w:tcPr>
                  <w:tcW w:w="3352" w:type="dxa"/>
                </w:tcPr>
                <w:p w14:paraId="4BBFA55C" w14:textId="77777777" w:rsidR="006E3CEA" w:rsidRDefault="006E3CEA" w:rsidP="006E3CEA">
                  <w:pPr>
                    <w:pStyle w:val="ListParagraph"/>
                    <w:spacing w:line="276" w:lineRule="auto"/>
                    <w:ind w:left="0"/>
                    <w:rPr>
                      <w:rFonts w:ascii="Arial" w:hAnsi="Arial" w:cs="Arial"/>
                      <w:color w:val="FF0000"/>
                    </w:rPr>
                  </w:pPr>
                  <w:r>
                    <w:rPr>
                      <w:rFonts w:ascii="Arial" w:hAnsi="Arial" w:cs="Arial"/>
                      <w:color w:val="FF0000"/>
                    </w:rPr>
                    <w:t>Transports small and large molecules/polar particles</w:t>
                  </w:r>
                </w:p>
              </w:tc>
            </w:tr>
            <w:tr w:rsidR="006E3CEA" w14:paraId="60FB96EF" w14:textId="77777777" w:rsidTr="00623AD5">
              <w:tc>
                <w:tcPr>
                  <w:tcW w:w="3352" w:type="dxa"/>
                </w:tcPr>
                <w:p w14:paraId="7BCC22A7" w14:textId="77777777" w:rsidR="006E3CEA" w:rsidRDefault="006E3CEA" w:rsidP="006E3CEA">
                  <w:pPr>
                    <w:pStyle w:val="ListParagraph"/>
                    <w:spacing w:line="276" w:lineRule="auto"/>
                    <w:ind w:left="0"/>
                    <w:rPr>
                      <w:rFonts w:ascii="Arial" w:hAnsi="Arial" w:cs="Arial"/>
                      <w:color w:val="FF0000"/>
                    </w:rPr>
                  </w:pPr>
                  <w:r>
                    <w:rPr>
                      <w:rFonts w:ascii="Arial" w:hAnsi="Arial" w:cs="Arial"/>
                      <w:color w:val="FF0000"/>
                    </w:rPr>
                    <w:t>Rate of diffusion is related to concentration gradient and/or permeability</w:t>
                  </w:r>
                </w:p>
              </w:tc>
              <w:tc>
                <w:tcPr>
                  <w:tcW w:w="3352" w:type="dxa"/>
                </w:tcPr>
                <w:p w14:paraId="615A51A8" w14:textId="77777777" w:rsidR="006E3CEA" w:rsidRDefault="006E3CEA" w:rsidP="006E3CEA">
                  <w:pPr>
                    <w:pStyle w:val="ListParagraph"/>
                    <w:spacing w:line="276" w:lineRule="auto"/>
                    <w:ind w:left="0"/>
                    <w:rPr>
                      <w:rFonts w:ascii="Arial" w:hAnsi="Arial" w:cs="Arial"/>
                      <w:color w:val="FF0000"/>
                    </w:rPr>
                  </w:pPr>
                  <w:r>
                    <w:rPr>
                      <w:rFonts w:ascii="Arial" w:hAnsi="Arial" w:cs="Arial"/>
                      <w:color w:val="FF0000"/>
                    </w:rPr>
                    <w:t>Rate of diffusion is related to kinetics of carrier-mediated transport</w:t>
                  </w:r>
                </w:p>
              </w:tc>
            </w:tr>
          </w:tbl>
          <w:p w14:paraId="2D8F6F71" w14:textId="77777777" w:rsidR="006E3CEA" w:rsidRDefault="006E3CEA" w:rsidP="00F223EC">
            <w:pPr>
              <w:pStyle w:val="ListParagraph"/>
              <w:spacing w:line="276" w:lineRule="auto"/>
              <w:ind w:left="0"/>
              <w:rPr>
                <w:rFonts w:ascii="Arial" w:hAnsi="Arial" w:cs="Arial"/>
                <w:color w:val="FF0000"/>
              </w:rPr>
            </w:pP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72B30722" w14:textId="399459E5" w:rsidR="006E3CEA" w:rsidRDefault="006E3CEA" w:rsidP="00F223EC">
            <w:pPr>
              <w:pStyle w:val="ListParagraph"/>
              <w:spacing w:line="276" w:lineRule="auto"/>
              <w:ind w:left="0"/>
              <w:jc w:val="center"/>
              <w:rPr>
                <w:rFonts w:ascii="Arial" w:hAnsi="Arial" w:cs="Arial"/>
                <w:color w:val="FF0000"/>
              </w:rPr>
            </w:pPr>
            <w:r>
              <w:rPr>
                <w:rFonts w:ascii="Arial" w:hAnsi="Arial" w:cs="Arial"/>
                <w:color w:val="FF0000"/>
              </w:rPr>
              <w:t>1-2</w:t>
            </w:r>
          </w:p>
        </w:tc>
      </w:tr>
      <w:tr w:rsidR="00F223EC" w:rsidRPr="00E80B1A" w14:paraId="20DFA0B9" w14:textId="77777777" w:rsidTr="00F223EC">
        <w:tc>
          <w:tcPr>
            <w:tcW w:w="6930" w:type="dxa"/>
            <w:tcBorders>
              <w:top w:val="single" w:sz="4" w:space="0" w:color="auto"/>
              <w:left w:val="single" w:sz="4" w:space="0" w:color="auto"/>
              <w:bottom w:val="single" w:sz="4" w:space="0" w:color="auto"/>
              <w:right w:val="single" w:sz="4" w:space="0" w:color="auto"/>
            </w:tcBorders>
            <w:hideMark/>
          </w:tcPr>
          <w:p w14:paraId="2A927B41" w14:textId="77777777" w:rsidR="00F223EC" w:rsidRPr="00E80B1A" w:rsidRDefault="00F223EC" w:rsidP="00F223E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508F348B" w14:textId="77777777" w:rsidR="00F223EC" w:rsidRPr="00E80B1A" w:rsidRDefault="00F223EC" w:rsidP="00F223EC">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426A596" w14:textId="28B34F0E" w:rsidR="00F87437" w:rsidRDefault="00F87437" w:rsidP="00A15D0B">
      <w:pPr>
        <w:rPr>
          <w:rFonts w:ascii="Arial" w:hAnsi="Arial" w:cs="Arial"/>
          <w:bCs/>
        </w:rPr>
      </w:pPr>
    </w:p>
    <w:p w14:paraId="01EC899B" w14:textId="67B44FCE" w:rsidR="00A15D0B" w:rsidRDefault="007F1393" w:rsidP="006B1486">
      <w:pPr>
        <w:pStyle w:val="ListParagraph"/>
        <w:numPr>
          <w:ilvl w:val="0"/>
          <w:numId w:val="11"/>
        </w:numPr>
        <w:rPr>
          <w:rFonts w:ascii="Arial" w:hAnsi="Arial" w:cs="Arial"/>
          <w:bCs/>
        </w:rPr>
      </w:pPr>
      <w:r>
        <w:rPr>
          <w:rFonts w:ascii="Arial" w:hAnsi="Arial" w:cs="Arial"/>
          <w:bCs/>
        </w:rPr>
        <w:t>Another symptom of kidney failure is high levels of urea</w:t>
      </w:r>
      <w:r w:rsidR="004D4CE5">
        <w:rPr>
          <w:rFonts w:ascii="Arial" w:hAnsi="Arial" w:cs="Arial"/>
          <w:bCs/>
        </w:rPr>
        <w:t xml:space="preserve"> in the blood</w:t>
      </w:r>
      <w:r>
        <w:rPr>
          <w:rFonts w:ascii="Arial" w:hAnsi="Arial" w:cs="Arial"/>
          <w:bCs/>
        </w:rPr>
        <w:t>. Explain how urea is formed.</w:t>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00B06DF4">
        <w:rPr>
          <w:rFonts w:ascii="Arial" w:hAnsi="Arial" w:cs="Arial"/>
          <w:bCs/>
        </w:rPr>
        <w:t>4</w:t>
      </w:r>
      <w:r>
        <w:rPr>
          <w:rFonts w:ascii="Arial" w:hAnsi="Arial" w:cs="Arial"/>
          <w:bCs/>
        </w:rPr>
        <w:t xml:space="preserve"> marks)</w:t>
      </w:r>
    </w:p>
    <w:p w14:paraId="7364A268" w14:textId="76B76856" w:rsidR="007F1393" w:rsidRDefault="007F1393" w:rsidP="007F1393">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7F1393" w:rsidRPr="00E80B1A" w14:paraId="4E51BF4B"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6359B0C5" w14:textId="77777777" w:rsidR="007F1393" w:rsidRPr="00E80B1A" w:rsidRDefault="007F1393"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2DF5F25" w14:textId="77777777" w:rsidR="007F1393" w:rsidRPr="00E80B1A" w:rsidRDefault="007F1393"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2F7B8E" w:rsidRPr="00E80B1A" w14:paraId="25FA1E64"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1248A93" w14:textId="4628733C" w:rsidR="002F7B8E" w:rsidRDefault="002F7B8E" w:rsidP="002F7B8E">
            <w:pPr>
              <w:pStyle w:val="ListParagraph"/>
              <w:spacing w:line="276" w:lineRule="auto"/>
              <w:ind w:left="0"/>
              <w:rPr>
                <w:rFonts w:ascii="Arial" w:hAnsi="Arial" w:cs="Arial"/>
                <w:color w:val="FF0000"/>
              </w:rPr>
            </w:pPr>
            <w:r>
              <w:rPr>
                <w:rFonts w:ascii="Arial" w:hAnsi="Arial" w:cs="Arial"/>
                <w:color w:val="FF0000"/>
              </w:rPr>
              <w:t>Deamination/removal of an amino group</w:t>
            </w:r>
          </w:p>
        </w:tc>
        <w:tc>
          <w:tcPr>
            <w:tcW w:w="1366" w:type="dxa"/>
            <w:tcBorders>
              <w:top w:val="single" w:sz="4" w:space="0" w:color="auto"/>
              <w:left w:val="single" w:sz="4" w:space="0" w:color="auto"/>
              <w:right w:val="single" w:sz="4" w:space="0" w:color="auto"/>
            </w:tcBorders>
            <w:shd w:val="clear" w:color="auto" w:fill="FFFFFF" w:themeFill="background1"/>
          </w:tcPr>
          <w:p w14:paraId="61E4EA37" w14:textId="18D9A3F5" w:rsidR="002F7B8E" w:rsidRDefault="002F7B8E" w:rsidP="002F7B8E">
            <w:pPr>
              <w:pStyle w:val="ListParagraph"/>
              <w:spacing w:line="276" w:lineRule="auto"/>
              <w:ind w:left="0"/>
              <w:jc w:val="center"/>
              <w:rPr>
                <w:rFonts w:ascii="Arial" w:hAnsi="Arial" w:cs="Arial"/>
                <w:color w:val="FF0000"/>
              </w:rPr>
            </w:pPr>
            <w:r>
              <w:rPr>
                <w:rFonts w:ascii="Arial" w:hAnsi="Arial" w:cs="Arial"/>
                <w:color w:val="FF0000"/>
              </w:rPr>
              <w:t>1</w:t>
            </w:r>
          </w:p>
        </w:tc>
      </w:tr>
      <w:tr w:rsidR="002F7B8E" w:rsidRPr="00E80B1A" w14:paraId="6180E912"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CB713" w14:textId="7073BBB4" w:rsidR="002F7B8E" w:rsidRPr="00105951" w:rsidRDefault="002F7B8E" w:rsidP="002F7B8E">
            <w:pPr>
              <w:pStyle w:val="ListParagraph"/>
              <w:spacing w:line="276" w:lineRule="auto"/>
              <w:ind w:left="0"/>
              <w:rPr>
                <w:rFonts w:ascii="Arial" w:hAnsi="Arial" w:cs="Arial"/>
                <w:color w:val="FF0000"/>
              </w:rPr>
            </w:pPr>
            <w:r>
              <w:rPr>
                <w:rFonts w:ascii="Arial" w:hAnsi="Arial" w:cs="Arial"/>
                <w:color w:val="FF0000"/>
              </w:rPr>
              <w:t>Produces ammonia</w:t>
            </w:r>
          </w:p>
        </w:tc>
        <w:tc>
          <w:tcPr>
            <w:tcW w:w="1366" w:type="dxa"/>
            <w:tcBorders>
              <w:top w:val="single" w:sz="4" w:space="0" w:color="auto"/>
              <w:left w:val="single" w:sz="4" w:space="0" w:color="auto"/>
              <w:right w:val="single" w:sz="4" w:space="0" w:color="auto"/>
            </w:tcBorders>
            <w:shd w:val="clear" w:color="auto" w:fill="FFFFFF" w:themeFill="background1"/>
          </w:tcPr>
          <w:p w14:paraId="70B81816" w14:textId="22F4D018" w:rsidR="002F7B8E" w:rsidRDefault="002F7B8E" w:rsidP="002F7B8E">
            <w:pPr>
              <w:pStyle w:val="ListParagraph"/>
              <w:spacing w:line="276" w:lineRule="auto"/>
              <w:ind w:left="0"/>
              <w:jc w:val="center"/>
              <w:rPr>
                <w:rFonts w:ascii="Arial" w:hAnsi="Arial" w:cs="Arial"/>
                <w:color w:val="FF0000"/>
              </w:rPr>
            </w:pPr>
            <w:r>
              <w:rPr>
                <w:rFonts w:ascii="Arial" w:hAnsi="Arial" w:cs="Arial"/>
                <w:color w:val="FF0000"/>
              </w:rPr>
              <w:t>1</w:t>
            </w:r>
          </w:p>
        </w:tc>
      </w:tr>
      <w:tr w:rsidR="002F7B8E" w:rsidRPr="00E80B1A" w14:paraId="1A8C6112"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97A32BA" w14:textId="30D03507" w:rsidR="002F7B8E" w:rsidRDefault="002F7B8E" w:rsidP="002F7B8E">
            <w:pPr>
              <w:pStyle w:val="ListParagraph"/>
              <w:spacing w:line="276" w:lineRule="auto"/>
              <w:ind w:left="0"/>
              <w:rPr>
                <w:rFonts w:ascii="Arial" w:hAnsi="Arial" w:cs="Arial"/>
                <w:color w:val="FF0000"/>
              </w:rPr>
            </w:pPr>
            <w:r>
              <w:rPr>
                <w:rFonts w:ascii="Arial" w:hAnsi="Arial" w:cs="Arial"/>
                <w:color w:val="FF0000"/>
              </w:rPr>
              <w:t>Which is combined with CO</w:t>
            </w:r>
            <w:r w:rsidRPr="002F7B8E">
              <w:rPr>
                <w:rFonts w:ascii="Arial" w:hAnsi="Arial" w:cs="Arial"/>
                <w:color w:val="FF0000"/>
                <w:vertAlign w:val="subscript"/>
              </w:rPr>
              <w:t>2</w:t>
            </w:r>
          </w:p>
        </w:tc>
        <w:tc>
          <w:tcPr>
            <w:tcW w:w="1366" w:type="dxa"/>
            <w:tcBorders>
              <w:top w:val="single" w:sz="4" w:space="0" w:color="auto"/>
              <w:left w:val="single" w:sz="4" w:space="0" w:color="auto"/>
              <w:right w:val="single" w:sz="4" w:space="0" w:color="auto"/>
            </w:tcBorders>
            <w:shd w:val="clear" w:color="auto" w:fill="FFFFFF" w:themeFill="background1"/>
          </w:tcPr>
          <w:p w14:paraId="4FF8E595" w14:textId="3D4E21F9" w:rsidR="002F7B8E" w:rsidRDefault="002F7B8E" w:rsidP="002F7B8E">
            <w:pPr>
              <w:pStyle w:val="ListParagraph"/>
              <w:spacing w:line="276" w:lineRule="auto"/>
              <w:ind w:left="0"/>
              <w:jc w:val="center"/>
              <w:rPr>
                <w:rFonts w:ascii="Arial" w:hAnsi="Arial" w:cs="Arial"/>
                <w:color w:val="FF0000"/>
              </w:rPr>
            </w:pPr>
            <w:r>
              <w:rPr>
                <w:rFonts w:ascii="Arial" w:hAnsi="Arial" w:cs="Arial"/>
                <w:color w:val="FF0000"/>
              </w:rPr>
              <w:t>1</w:t>
            </w:r>
          </w:p>
        </w:tc>
      </w:tr>
      <w:tr w:rsidR="002F7B8E" w:rsidRPr="00E80B1A" w14:paraId="6A938D41"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44EC45C" w14:textId="1BE446FC" w:rsidR="002F7B8E" w:rsidRDefault="002F7B8E" w:rsidP="002F7B8E">
            <w:pPr>
              <w:pStyle w:val="ListParagraph"/>
              <w:spacing w:line="276" w:lineRule="auto"/>
              <w:ind w:left="0"/>
              <w:rPr>
                <w:rFonts w:ascii="Arial" w:hAnsi="Arial" w:cs="Arial"/>
                <w:color w:val="FF0000"/>
              </w:rPr>
            </w:pPr>
            <w:r>
              <w:rPr>
                <w:rFonts w:ascii="Arial" w:hAnsi="Arial" w:cs="Arial"/>
                <w:color w:val="FF0000"/>
              </w:rPr>
              <w:t>Enzymes/urea cycle converts to urea</w:t>
            </w:r>
          </w:p>
        </w:tc>
        <w:tc>
          <w:tcPr>
            <w:tcW w:w="1366" w:type="dxa"/>
            <w:tcBorders>
              <w:top w:val="single" w:sz="4" w:space="0" w:color="auto"/>
              <w:left w:val="single" w:sz="4" w:space="0" w:color="auto"/>
              <w:right w:val="single" w:sz="4" w:space="0" w:color="auto"/>
            </w:tcBorders>
            <w:shd w:val="clear" w:color="auto" w:fill="FFFFFF" w:themeFill="background1"/>
          </w:tcPr>
          <w:p w14:paraId="1CCFCA60" w14:textId="3E8F1EC4" w:rsidR="002F7B8E" w:rsidRDefault="002F7B8E" w:rsidP="002F7B8E">
            <w:pPr>
              <w:pStyle w:val="ListParagraph"/>
              <w:spacing w:line="276" w:lineRule="auto"/>
              <w:ind w:left="0"/>
              <w:jc w:val="center"/>
              <w:rPr>
                <w:rFonts w:ascii="Arial" w:hAnsi="Arial" w:cs="Arial"/>
                <w:color w:val="FF0000"/>
              </w:rPr>
            </w:pPr>
            <w:r>
              <w:rPr>
                <w:rFonts w:ascii="Arial" w:hAnsi="Arial" w:cs="Arial"/>
                <w:color w:val="FF0000"/>
              </w:rPr>
              <w:t>1</w:t>
            </w:r>
          </w:p>
        </w:tc>
      </w:tr>
      <w:tr w:rsidR="002F7B8E" w:rsidRPr="00E80B1A" w14:paraId="47DD9C1F"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16749E26" w14:textId="77777777" w:rsidR="002F7B8E" w:rsidRPr="00E80B1A" w:rsidRDefault="002F7B8E" w:rsidP="002F7B8E">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2E3CA89" w14:textId="5C73B33D" w:rsidR="002F7B8E" w:rsidRPr="00E80B1A" w:rsidRDefault="002F7B8E" w:rsidP="002F7B8E">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27FD724A" w14:textId="441B0C0A" w:rsidR="00A15D0B" w:rsidRDefault="00A15D0B" w:rsidP="00A15D0B">
      <w:pPr>
        <w:rPr>
          <w:rFonts w:ascii="Arial" w:hAnsi="Arial" w:cs="Arial"/>
          <w:bCs/>
        </w:rPr>
      </w:pPr>
    </w:p>
    <w:p w14:paraId="5CA9C5CE" w14:textId="7816586F" w:rsidR="00E87F99" w:rsidRDefault="00E87F99" w:rsidP="00A15D0B">
      <w:pPr>
        <w:rPr>
          <w:rFonts w:ascii="Arial" w:hAnsi="Arial" w:cs="Arial"/>
          <w:bCs/>
        </w:rPr>
      </w:pPr>
    </w:p>
    <w:p w14:paraId="0C4B8A0C" w14:textId="48FB9B3E" w:rsidR="00E87F99" w:rsidRDefault="00E87F99" w:rsidP="00A15D0B">
      <w:pPr>
        <w:rPr>
          <w:rFonts w:ascii="Arial" w:hAnsi="Arial" w:cs="Arial"/>
          <w:bCs/>
        </w:rPr>
      </w:pPr>
    </w:p>
    <w:p w14:paraId="777F6BCB" w14:textId="6E573584" w:rsidR="00E87F99" w:rsidRDefault="00E87F99" w:rsidP="00A15D0B">
      <w:pPr>
        <w:rPr>
          <w:rFonts w:ascii="Arial" w:hAnsi="Arial" w:cs="Arial"/>
          <w:bCs/>
        </w:rPr>
      </w:pPr>
    </w:p>
    <w:p w14:paraId="22AD0303" w14:textId="62595FE2" w:rsidR="00E87F99" w:rsidRDefault="00E87F99" w:rsidP="00A15D0B">
      <w:pPr>
        <w:rPr>
          <w:rFonts w:ascii="Arial" w:hAnsi="Arial" w:cs="Arial"/>
          <w:bCs/>
        </w:rPr>
      </w:pPr>
    </w:p>
    <w:p w14:paraId="19C03A1E" w14:textId="7E8262A4" w:rsidR="00E87F99" w:rsidRDefault="00E87F99" w:rsidP="00A15D0B">
      <w:pPr>
        <w:rPr>
          <w:rFonts w:ascii="Arial" w:hAnsi="Arial" w:cs="Arial"/>
          <w:bCs/>
        </w:rPr>
      </w:pPr>
    </w:p>
    <w:p w14:paraId="6B0F344C" w14:textId="4156383A" w:rsidR="00E87F99" w:rsidRDefault="00E87F99" w:rsidP="00A15D0B">
      <w:pPr>
        <w:rPr>
          <w:rFonts w:ascii="Arial" w:hAnsi="Arial" w:cs="Arial"/>
          <w:bCs/>
        </w:rPr>
      </w:pPr>
    </w:p>
    <w:p w14:paraId="23B7E336" w14:textId="609455CC" w:rsidR="00E87F99" w:rsidRDefault="00E87F99" w:rsidP="00A15D0B">
      <w:pPr>
        <w:rPr>
          <w:rFonts w:ascii="Arial" w:hAnsi="Arial" w:cs="Arial"/>
          <w:bCs/>
        </w:rPr>
      </w:pPr>
    </w:p>
    <w:p w14:paraId="35AC6261" w14:textId="3146F2F7" w:rsidR="00E87F99" w:rsidRDefault="00E87F99" w:rsidP="00A15D0B">
      <w:pPr>
        <w:rPr>
          <w:rFonts w:ascii="Arial" w:hAnsi="Arial" w:cs="Arial"/>
          <w:bCs/>
        </w:rPr>
      </w:pPr>
    </w:p>
    <w:p w14:paraId="613719B0" w14:textId="39969F27" w:rsidR="003C24C9" w:rsidRPr="003C24C9" w:rsidRDefault="003C24C9" w:rsidP="00EE060B">
      <w:pPr>
        <w:rPr>
          <w:rFonts w:ascii="Arial" w:hAnsi="Arial" w:cs="Arial"/>
          <w:b/>
        </w:rPr>
      </w:pPr>
      <w:r w:rsidRPr="003C24C9">
        <w:rPr>
          <w:rFonts w:ascii="Arial" w:hAnsi="Arial" w:cs="Arial"/>
          <w:b/>
        </w:rPr>
        <w:lastRenderedPageBreak/>
        <w:t>Question 3</w:t>
      </w:r>
      <w:r w:rsidR="00120C37">
        <w:rPr>
          <w:rFonts w:ascii="Arial" w:hAnsi="Arial" w:cs="Arial"/>
          <w:b/>
        </w:rPr>
        <w:t>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8A4487">
        <w:rPr>
          <w:rFonts w:ascii="Arial" w:hAnsi="Arial" w:cs="Arial"/>
          <w:b/>
        </w:rPr>
        <w:t>17</w:t>
      </w:r>
      <w:r>
        <w:rPr>
          <w:rFonts w:ascii="Arial" w:hAnsi="Arial" w:cs="Arial"/>
          <w:b/>
        </w:rPr>
        <w:t xml:space="preserve"> marks)</w:t>
      </w:r>
    </w:p>
    <w:p w14:paraId="2BDB7BBE" w14:textId="1E26F1D5" w:rsidR="00E14A9C" w:rsidRPr="00E14A9C" w:rsidRDefault="00E14A9C" w:rsidP="00E14A9C">
      <w:pPr>
        <w:rPr>
          <w:rFonts w:ascii="Arial" w:hAnsi="Arial" w:cs="Arial"/>
        </w:rPr>
      </w:pPr>
      <w:r>
        <w:rPr>
          <w:rFonts w:ascii="Arial" w:hAnsi="Arial" w:cs="Arial"/>
        </w:rPr>
        <w:t>Covid-19 leads to blood clots in an estimated 30% of critically ill patients.</w:t>
      </w:r>
    </w:p>
    <w:p w14:paraId="60F422D1" w14:textId="2A5804B6" w:rsidR="00047D98" w:rsidRDefault="00047D98" w:rsidP="006B1486">
      <w:pPr>
        <w:pStyle w:val="ListParagraph"/>
        <w:numPr>
          <w:ilvl w:val="0"/>
          <w:numId w:val="12"/>
        </w:numPr>
        <w:rPr>
          <w:rFonts w:ascii="Arial" w:hAnsi="Arial" w:cs="Arial"/>
        </w:rPr>
      </w:pPr>
      <w:r>
        <w:rPr>
          <w:rFonts w:ascii="Arial" w:hAnsi="Arial" w:cs="Arial"/>
        </w:rPr>
        <w:t>Identify the component of blood that is associated with clotting</w:t>
      </w:r>
      <w:r w:rsidR="00E14A9C">
        <w:rPr>
          <w:rFonts w:ascii="Arial" w:hAnsi="Arial" w:cs="Arial"/>
        </w:rPr>
        <w:t xml:space="preserve"> and give </w:t>
      </w:r>
      <w:r w:rsidR="00F618A0">
        <w:rPr>
          <w:rFonts w:ascii="Arial" w:hAnsi="Arial" w:cs="Arial"/>
        </w:rPr>
        <w:t xml:space="preserve">a </w:t>
      </w:r>
      <w:r w:rsidR="00E14A9C">
        <w:rPr>
          <w:rFonts w:ascii="Arial" w:hAnsi="Arial" w:cs="Arial"/>
        </w:rPr>
        <w:t xml:space="preserve">reason why it is important that </w:t>
      </w:r>
      <w:r w:rsidR="00975CAA">
        <w:rPr>
          <w:rFonts w:ascii="Arial" w:hAnsi="Arial" w:cs="Arial"/>
        </w:rPr>
        <w:t>blood</w:t>
      </w:r>
      <w:r w:rsidR="00E14A9C">
        <w:rPr>
          <w:rFonts w:ascii="Arial" w:hAnsi="Arial" w:cs="Arial"/>
        </w:rPr>
        <w:t xml:space="preserve"> clots.</w:t>
      </w:r>
      <w:r w:rsidR="00E14A9C">
        <w:rPr>
          <w:rFonts w:ascii="Arial" w:hAnsi="Arial" w:cs="Arial"/>
        </w:rPr>
        <w:tab/>
      </w:r>
      <w:r w:rsidR="00E14A9C">
        <w:rPr>
          <w:rFonts w:ascii="Arial" w:hAnsi="Arial" w:cs="Arial"/>
        </w:rPr>
        <w:tab/>
      </w:r>
      <w:r w:rsidR="00E14A9C">
        <w:rPr>
          <w:rFonts w:ascii="Arial" w:hAnsi="Arial" w:cs="Arial"/>
        </w:rPr>
        <w:tab/>
      </w:r>
      <w:r w:rsidR="00E14A9C">
        <w:rPr>
          <w:rFonts w:ascii="Arial" w:hAnsi="Arial" w:cs="Arial"/>
        </w:rPr>
        <w:tab/>
      </w:r>
      <w:r w:rsidR="00E14A9C">
        <w:rPr>
          <w:rFonts w:ascii="Arial" w:hAnsi="Arial" w:cs="Arial"/>
        </w:rPr>
        <w:tab/>
      </w:r>
      <w:r w:rsidR="00E14A9C">
        <w:rPr>
          <w:rFonts w:ascii="Arial" w:hAnsi="Arial" w:cs="Arial"/>
        </w:rPr>
        <w:tab/>
        <w:t xml:space="preserve">  (</w:t>
      </w:r>
      <w:r w:rsidR="00F618A0">
        <w:rPr>
          <w:rFonts w:ascii="Arial" w:hAnsi="Arial" w:cs="Arial"/>
        </w:rPr>
        <w:t>2</w:t>
      </w:r>
      <w:r w:rsidR="00E14A9C">
        <w:rPr>
          <w:rFonts w:ascii="Arial" w:hAnsi="Arial" w:cs="Arial"/>
        </w:rPr>
        <w:t xml:space="preserve"> marks)</w:t>
      </w:r>
    </w:p>
    <w:p w14:paraId="7E8BA6F1" w14:textId="4E907724" w:rsidR="00E14A9C" w:rsidRDefault="00E14A9C" w:rsidP="00E14A9C">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E14A9C" w:rsidRPr="00E80B1A" w14:paraId="678551AD" w14:textId="77777777" w:rsidTr="00F223EC">
        <w:tc>
          <w:tcPr>
            <w:tcW w:w="6930" w:type="dxa"/>
            <w:tcBorders>
              <w:top w:val="single" w:sz="4" w:space="0" w:color="auto"/>
              <w:left w:val="single" w:sz="4" w:space="0" w:color="auto"/>
              <w:bottom w:val="single" w:sz="4" w:space="0" w:color="auto"/>
              <w:right w:val="single" w:sz="4" w:space="0" w:color="auto"/>
            </w:tcBorders>
            <w:hideMark/>
          </w:tcPr>
          <w:p w14:paraId="28914A7A" w14:textId="77777777" w:rsidR="00E14A9C" w:rsidRPr="00E80B1A" w:rsidRDefault="00E14A9C" w:rsidP="00F223E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8E30009" w14:textId="77777777" w:rsidR="00E14A9C" w:rsidRPr="00E80B1A" w:rsidRDefault="00E14A9C" w:rsidP="00F223E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E14A9C" w:rsidRPr="00E80B1A" w14:paraId="1D68EDE1"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009B5615" w14:textId="6AF568F0" w:rsidR="00E14A9C" w:rsidRPr="00105951" w:rsidRDefault="00E14A9C" w:rsidP="00F223EC">
            <w:pPr>
              <w:pStyle w:val="ListParagraph"/>
              <w:spacing w:line="276" w:lineRule="auto"/>
              <w:ind w:left="0"/>
              <w:rPr>
                <w:rFonts w:ascii="Arial" w:hAnsi="Arial" w:cs="Arial"/>
                <w:color w:val="FF0000"/>
              </w:rPr>
            </w:pPr>
            <w:r>
              <w:rPr>
                <w:rFonts w:ascii="Arial" w:hAnsi="Arial" w:cs="Arial"/>
                <w:color w:val="FF0000"/>
              </w:rPr>
              <w:t>Platelets/thrombocytes</w:t>
            </w:r>
          </w:p>
        </w:tc>
        <w:tc>
          <w:tcPr>
            <w:tcW w:w="1366" w:type="dxa"/>
            <w:tcBorders>
              <w:top w:val="single" w:sz="4" w:space="0" w:color="auto"/>
              <w:left w:val="single" w:sz="4" w:space="0" w:color="auto"/>
              <w:right w:val="single" w:sz="4" w:space="0" w:color="auto"/>
            </w:tcBorders>
            <w:shd w:val="clear" w:color="auto" w:fill="FFFFFF" w:themeFill="background1"/>
          </w:tcPr>
          <w:p w14:paraId="62421D3F" w14:textId="77777777" w:rsidR="00E14A9C" w:rsidRDefault="00E14A9C" w:rsidP="00F223EC">
            <w:pPr>
              <w:pStyle w:val="ListParagraph"/>
              <w:spacing w:line="276" w:lineRule="auto"/>
              <w:ind w:left="0"/>
              <w:jc w:val="center"/>
              <w:rPr>
                <w:rFonts w:ascii="Arial" w:hAnsi="Arial" w:cs="Arial"/>
                <w:color w:val="FF0000"/>
              </w:rPr>
            </w:pPr>
            <w:r>
              <w:rPr>
                <w:rFonts w:ascii="Arial" w:hAnsi="Arial" w:cs="Arial"/>
                <w:color w:val="FF0000"/>
              </w:rPr>
              <w:t>1</w:t>
            </w:r>
          </w:p>
        </w:tc>
      </w:tr>
      <w:tr w:rsidR="00E14A9C" w:rsidRPr="00E80B1A" w14:paraId="1796CD5C" w14:textId="77777777" w:rsidTr="00F223EC">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EBF15A" w14:textId="209AFA2C" w:rsidR="00E14A9C" w:rsidRDefault="00496A29" w:rsidP="00E14A9C">
            <w:pPr>
              <w:pStyle w:val="ListParagraph"/>
              <w:spacing w:line="276" w:lineRule="auto"/>
              <w:ind w:left="0"/>
              <w:rPr>
                <w:rFonts w:ascii="Arial" w:hAnsi="Arial" w:cs="Arial"/>
                <w:color w:val="FF0000"/>
              </w:rPr>
            </w:pPr>
            <w:r>
              <w:rPr>
                <w:rFonts w:ascii="Arial" w:hAnsi="Arial" w:cs="Arial"/>
                <w:color w:val="FF0000"/>
              </w:rPr>
              <w:t>One</w:t>
            </w:r>
            <w:r w:rsidR="00E14A9C">
              <w:rPr>
                <w:rFonts w:ascii="Arial" w:hAnsi="Arial" w:cs="Arial"/>
                <w:color w:val="FF0000"/>
              </w:rPr>
              <w:t xml:space="preserve"> of the following for 1 mark:</w:t>
            </w:r>
          </w:p>
        </w:tc>
      </w:tr>
      <w:tr w:rsidR="00E14A9C" w:rsidRPr="00E80B1A" w14:paraId="3D05DA88" w14:textId="77777777" w:rsidTr="00E14A9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773D3C5" w14:textId="77777777" w:rsidR="00E14A9C" w:rsidRDefault="00E14A9C" w:rsidP="006B1486">
            <w:pPr>
              <w:pStyle w:val="ListParagraph"/>
              <w:numPr>
                <w:ilvl w:val="0"/>
                <w:numId w:val="13"/>
              </w:numPr>
              <w:spacing w:line="276" w:lineRule="auto"/>
              <w:rPr>
                <w:rFonts w:ascii="Arial" w:hAnsi="Arial" w:cs="Arial"/>
                <w:color w:val="FF0000"/>
              </w:rPr>
            </w:pPr>
            <w:r>
              <w:rPr>
                <w:rFonts w:ascii="Arial" w:hAnsi="Arial" w:cs="Arial"/>
                <w:color w:val="FF0000"/>
              </w:rPr>
              <w:t xml:space="preserve">prevent the loss of </w:t>
            </w:r>
            <w:proofErr w:type="gramStart"/>
            <w:r>
              <w:rPr>
                <w:rFonts w:ascii="Arial" w:hAnsi="Arial" w:cs="Arial"/>
                <w:color w:val="FF0000"/>
              </w:rPr>
              <w:t>blood</w:t>
            </w:r>
            <w:proofErr w:type="gramEnd"/>
          </w:p>
          <w:p w14:paraId="2659B9D3" w14:textId="77777777" w:rsidR="00E14A9C" w:rsidRDefault="00E14A9C" w:rsidP="006B1486">
            <w:pPr>
              <w:pStyle w:val="ListParagraph"/>
              <w:numPr>
                <w:ilvl w:val="0"/>
                <w:numId w:val="13"/>
              </w:numPr>
              <w:spacing w:line="276" w:lineRule="auto"/>
              <w:rPr>
                <w:rFonts w:ascii="Arial" w:hAnsi="Arial" w:cs="Arial"/>
                <w:color w:val="FF0000"/>
              </w:rPr>
            </w:pPr>
            <w:r>
              <w:rPr>
                <w:rFonts w:ascii="Arial" w:hAnsi="Arial" w:cs="Arial"/>
                <w:color w:val="FF0000"/>
              </w:rPr>
              <w:t xml:space="preserve">prevent </w:t>
            </w:r>
            <w:proofErr w:type="gramStart"/>
            <w:r>
              <w:rPr>
                <w:rFonts w:ascii="Arial" w:hAnsi="Arial" w:cs="Arial"/>
                <w:color w:val="FF0000"/>
              </w:rPr>
              <w:t>infection</w:t>
            </w:r>
            <w:proofErr w:type="gramEnd"/>
          </w:p>
          <w:p w14:paraId="5390F942" w14:textId="3F7A841B" w:rsidR="00E14A9C" w:rsidRDefault="00E14A9C" w:rsidP="006B1486">
            <w:pPr>
              <w:pStyle w:val="ListParagraph"/>
              <w:numPr>
                <w:ilvl w:val="0"/>
                <w:numId w:val="13"/>
              </w:numPr>
              <w:spacing w:line="276" w:lineRule="auto"/>
              <w:rPr>
                <w:rFonts w:ascii="Arial" w:hAnsi="Arial" w:cs="Arial"/>
                <w:color w:val="FF0000"/>
              </w:rPr>
            </w:pPr>
            <w:r>
              <w:rPr>
                <w:rFonts w:ascii="Arial" w:hAnsi="Arial" w:cs="Arial"/>
                <w:color w:val="FF0000"/>
              </w:rPr>
              <w:t>allow healing</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7BB72B52" w14:textId="25226FC3" w:rsidR="00E14A9C" w:rsidRDefault="00E14A9C" w:rsidP="00F223EC">
            <w:pPr>
              <w:pStyle w:val="ListParagraph"/>
              <w:spacing w:line="276" w:lineRule="auto"/>
              <w:ind w:left="0"/>
              <w:jc w:val="center"/>
              <w:rPr>
                <w:rFonts w:ascii="Arial" w:hAnsi="Arial" w:cs="Arial"/>
                <w:color w:val="FF0000"/>
              </w:rPr>
            </w:pPr>
            <w:r>
              <w:rPr>
                <w:rFonts w:ascii="Arial" w:hAnsi="Arial" w:cs="Arial"/>
                <w:color w:val="FF0000"/>
              </w:rPr>
              <w:t>1</w:t>
            </w:r>
          </w:p>
        </w:tc>
      </w:tr>
      <w:tr w:rsidR="00E14A9C" w:rsidRPr="00E80B1A" w14:paraId="700F4E44" w14:textId="77777777" w:rsidTr="00F223EC">
        <w:tc>
          <w:tcPr>
            <w:tcW w:w="6930" w:type="dxa"/>
            <w:tcBorders>
              <w:top w:val="single" w:sz="4" w:space="0" w:color="auto"/>
              <w:left w:val="single" w:sz="4" w:space="0" w:color="auto"/>
              <w:bottom w:val="single" w:sz="4" w:space="0" w:color="auto"/>
              <w:right w:val="single" w:sz="4" w:space="0" w:color="auto"/>
            </w:tcBorders>
            <w:hideMark/>
          </w:tcPr>
          <w:p w14:paraId="5D7A9692" w14:textId="77777777" w:rsidR="00E14A9C" w:rsidRPr="00E80B1A" w:rsidRDefault="00E14A9C" w:rsidP="00F223E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2EF43F8" w14:textId="0901F4D9" w:rsidR="00E14A9C" w:rsidRPr="00E80B1A" w:rsidRDefault="00F618A0" w:rsidP="00F223EC">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17378935" w14:textId="77777777" w:rsidR="00E14A9C" w:rsidRDefault="00E14A9C" w:rsidP="00E14A9C">
      <w:pPr>
        <w:pStyle w:val="ListParagraph"/>
        <w:rPr>
          <w:rFonts w:ascii="Arial" w:hAnsi="Arial" w:cs="Arial"/>
        </w:rPr>
      </w:pPr>
    </w:p>
    <w:p w14:paraId="2ABCBD95" w14:textId="4BB03E16" w:rsidR="00EC719C" w:rsidRDefault="00EC719C" w:rsidP="00EC719C">
      <w:pPr>
        <w:rPr>
          <w:rFonts w:ascii="Arial" w:hAnsi="Arial" w:cs="Arial"/>
        </w:rPr>
      </w:pPr>
      <w:r w:rsidRPr="00EC719C">
        <w:rPr>
          <w:rFonts w:ascii="Arial" w:hAnsi="Arial" w:cs="Arial"/>
        </w:rPr>
        <w:t xml:space="preserve">The </w:t>
      </w:r>
      <w:r w:rsidR="00975CAA">
        <w:rPr>
          <w:rFonts w:ascii="Arial" w:hAnsi="Arial" w:cs="Arial"/>
        </w:rPr>
        <w:t>inferior</w:t>
      </w:r>
      <w:r>
        <w:rPr>
          <w:rFonts w:ascii="Arial" w:hAnsi="Arial" w:cs="Arial"/>
        </w:rPr>
        <w:t xml:space="preserve"> view of a heart</w:t>
      </w:r>
      <w:r w:rsidR="00975CAA">
        <w:rPr>
          <w:rFonts w:ascii="Arial" w:hAnsi="Arial" w:cs="Arial"/>
        </w:rPr>
        <w:t>,</w:t>
      </w:r>
      <w:r>
        <w:rPr>
          <w:rFonts w:ascii="Arial" w:hAnsi="Arial" w:cs="Arial"/>
        </w:rPr>
        <w:t xml:space="preserve"> which has been dissected horizontally </w:t>
      </w:r>
      <w:r w:rsidR="00975CAA">
        <w:rPr>
          <w:rFonts w:ascii="Arial" w:hAnsi="Arial" w:cs="Arial"/>
        </w:rPr>
        <w:t xml:space="preserve">across its </w:t>
      </w:r>
      <w:r>
        <w:rPr>
          <w:rFonts w:ascii="Arial" w:hAnsi="Arial" w:cs="Arial"/>
        </w:rPr>
        <w:t>short axis, is shown below.</w:t>
      </w:r>
    </w:p>
    <w:p w14:paraId="307F0173" w14:textId="2A86E135" w:rsidR="00EC719C" w:rsidRDefault="00EC719C" w:rsidP="00EC719C">
      <w:pPr>
        <w:jc w:val="center"/>
        <w:rPr>
          <w:rFonts w:ascii="Arial" w:hAnsi="Arial" w:cs="Arial"/>
        </w:rPr>
      </w:pPr>
      <w:r>
        <w:rPr>
          <w:rFonts w:ascii="Arial" w:hAnsi="Arial" w:cs="Arial"/>
          <w:bCs/>
          <w:noProof/>
          <w:color w:val="000000"/>
        </w:rPr>
        <w:drawing>
          <wp:inline distT="0" distB="0" distL="0" distR="0" wp14:anchorId="16A70391" wp14:editId="5E061600">
            <wp:extent cx="2367572" cy="18301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t="14552"/>
                    <a:stretch/>
                  </pic:blipFill>
                  <pic:spPr bwMode="auto">
                    <a:xfrm>
                      <a:off x="0" y="0"/>
                      <a:ext cx="2384461" cy="1843166"/>
                    </a:xfrm>
                    <a:prstGeom prst="rect">
                      <a:avLst/>
                    </a:prstGeom>
                    <a:noFill/>
                    <a:ln>
                      <a:noFill/>
                    </a:ln>
                    <a:extLst>
                      <a:ext uri="{53640926-AAD7-44D8-BBD7-CCE9431645EC}">
                        <a14:shadowObscured xmlns:a14="http://schemas.microsoft.com/office/drawing/2010/main"/>
                      </a:ext>
                    </a:extLst>
                  </pic:spPr>
                </pic:pic>
              </a:graphicData>
            </a:graphic>
          </wp:inline>
        </w:drawing>
      </w:r>
    </w:p>
    <w:p w14:paraId="72319F8C" w14:textId="5FEFA7E1" w:rsidR="00EC719C" w:rsidRPr="00EC719C" w:rsidRDefault="00EC719C" w:rsidP="006B1486">
      <w:pPr>
        <w:pStyle w:val="ListParagraph"/>
        <w:numPr>
          <w:ilvl w:val="0"/>
          <w:numId w:val="12"/>
        </w:numPr>
        <w:rPr>
          <w:rFonts w:ascii="Arial" w:hAnsi="Arial" w:cs="Arial"/>
        </w:rPr>
      </w:pPr>
      <w:r>
        <w:rPr>
          <w:rFonts w:ascii="Arial" w:hAnsi="Arial" w:cs="Arial"/>
        </w:rPr>
        <w:t xml:space="preserve">Identify the section labelled X and </w:t>
      </w:r>
      <w:r w:rsidR="00975CAA">
        <w:rPr>
          <w:rFonts w:ascii="Arial" w:hAnsi="Arial" w:cs="Arial"/>
        </w:rPr>
        <w:t>explain</w:t>
      </w:r>
      <w:r>
        <w:rPr>
          <w:rFonts w:ascii="Arial" w:hAnsi="Arial" w:cs="Arial"/>
        </w:rPr>
        <w:t xml:space="preserve"> why its structure differs to that of the section labelled 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(3 marks)</w:t>
      </w:r>
    </w:p>
    <w:p w14:paraId="1E078F6F" w14:textId="30A93FFF" w:rsidR="00EC719C" w:rsidRDefault="00EC719C" w:rsidP="000D58B3">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EC719C" w:rsidRPr="00E80B1A" w14:paraId="676480B1"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3E32C4DF" w14:textId="77777777" w:rsidR="00EC719C" w:rsidRPr="00E80B1A" w:rsidRDefault="00EC719C"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CB7848A" w14:textId="77777777" w:rsidR="00EC719C" w:rsidRPr="00E80B1A" w:rsidRDefault="00EC719C"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EC719C" w:rsidRPr="00E80B1A" w14:paraId="0600EC3E"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5A9E8FC" w14:textId="2BE91849" w:rsidR="00EC719C" w:rsidRPr="00105951" w:rsidRDefault="00EC719C" w:rsidP="0098200C">
            <w:pPr>
              <w:pStyle w:val="ListParagraph"/>
              <w:spacing w:line="276" w:lineRule="auto"/>
              <w:ind w:left="0"/>
              <w:rPr>
                <w:rFonts w:ascii="Arial" w:hAnsi="Arial" w:cs="Arial"/>
                <w:color w:val="FF0000"/>
              </w:rPr>
            </w:pPr>
            <w:r>
              <w:rPr>
                <w:rFonts w:ascii="Arial" w:hAnsi="Arial" w:cs="Arial"/>
                <w:color w:val="FF0000"/>
              </w:rPr>
              <w:t>Right ventricle</w:t>
            </w:r>
          </w:p>
        </w:tc>
        <w:tc>
          <w:tcPr>
            <w:tcW w:w="1366" w:type="dxa"/>
            <w:tcBorders>
              <w:top w:val="single" w:sz="4" w:space="0" w:color="auto"/>
              <w:left w:val="single" w:sz="4" w:space="0" w:color="auto"/>
              <w:right w:val="single" w:sz="4" w:space="0" w:color="auto"/>
            </w:tcBorders>
            <w:shd w:val="clear" w:color="auto" w:fill="FFFFFF" w:themeFill="background1"/>
          </w:tcPr>
          <w:p w14:paraId="325BC77E" w14:textId="77777777" w:rsidR="00EC719C" w:rsidRDefault="00EC719C"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975CAA" w:rsidRPr="00E80B1A" w14:paraId="07D5BD5F"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C73B43A" w14:textId="7642B253" w:rsidR="00975CAA" w:rsidRDefault="00975CAA" w:rsidP="00975CAA">
            <w:pPr>
              <w:pStyle w:val="ListParagraph"/>
              <w:spacing w:line="276" w:lineRule="auto"/>
              <w:ind w:left="0"/>
              <w:rPr>
                <w:rFonts w:ascii="Arial" w:hAnsi="Arial" w:cs="Arial"/>
                <w:color w:val="FF0000"/>
              </w:rPr>
            </w:pPr>
            <w:r>
              <w:rPr>
                <w:rFonts w:ascii="Arial" w:hAnsi="Arial" w:cs="Arial"/>
                <w:color w:val="FF0000"/>
              </w:rPr>
              <w:t>Requires lower pressure/Only pumps to lungs/does not need to pump around the body</w:t>
            </w:r>
          </w:p>
        </w:tc>
        <w:tc>
          <w:tcPr>
            <w:tcW w:w="1366" w:type="dxa"/>
            <w:tcBorders>
              <w:top w:val="single" w:sz="4" w:space="0" w:color="auto"/>
              <w:left w:val="single" w:sz="4" w:space="0" w:color="auto"/>
              <w:right w:val="single" w:sz="4" w:space="0" w:color="auto"/>
            </w:tcBorders>
            <w:shd w:val="clear" w:color="auto" w:fill="FFFFFF" w:themeFill="background1"/>
          </w:tcPr>
          <w:p w14:paraId="2DD60DA2" w14:textId="77777777" w:rsidR="00975CAA" w:rsidRDefault="00975CAA" w:rsidP="00975CAA">
            <w:pPr>
              <w:pStyle w:val="ListParagraph"/>
              <w:spacing w:line="276" w:lineRule="auto"/>
              <w:ind w:left="0"/>
              <w:jc w:val="center"/>
              <w:rPr>
                <w:rFonts w:ascii="Arial" w:hAnsi="Arial" w:cs="Arial"/>
                <w:color w:val="FF0000"/>
              </w:rPr>
            </w:pPr>
            <w:r>
              <w:rPr>
                <w:rFonts w:ascii="Arial" w:hAnsi="Arial" w:cs="Arial"/>
                <w:color w:val="FF0000"/>
              </w:rPr>
              <w:t>1</w:t>
            </w:r>
          </w:p>
        </w:tc>
      </w:tr>
      <w:tr w:rsidR="00975CAA" w:rsidRPr="00E80B1A" w14:paraId="69A15769"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DCE9DDC" w14:textId="7843AB8F" w:rsidR="00975CAA" w:rsidRDefault="00975CAA" w:rsidP="00975CAA">
            <w:pPr>
              <w:pStyle w:val="ListParagraph"/>
              <w:spacing w:line="276" w:lineRule="auto"/>
              <w:ind w:left="0"/>
              <w:rPr>
                <w:rFonts w:ascii="Arial" w:hAnsi="Arial" w:cs="Arial"/>
                <w:color w:val="FF0000"/>
              </w:rPr>
            </w:pPr>
            <w:r>
              <w:rPr>
                <w:rFonts w:ascii="Arial" w:hAnsi="Arial" w:cs="Arial"/>
                <w:color w:val="FF0000"/>
              </w:rPr>
              <w:t>Whereas Y pumps to the entire body/requires higher pressure</w:t>
            </w:r>
          </w:p>
        </w:tc>
        <w:tc>
          <w:tcPr>
            <w:tcW w:w="1366" w:type="dxa"/>
            <w:tcBorders>
              <w:top w:val="single" w:sz="4" w:space="0" w:color="auto"/>
              <w:left w:val="single" w:sz="4" w:space="0" w:color="auto"/>
              <w:right w:val="single" w:sz="4" w:space="0" w:color="auto"/>
            </w:tcBorders>
            <w:shd w:val="clear" w:color="auto" w:fill="FFFFFF" w:themeFill="background1"/>
          </w:tcPr>
          <w:p w14:paraId="6A8ACB2C" w14:textId="77777777" w:rsidR="00975CAA" w:rsidRDefault="00975CAA" w:rsidP="00975CAA">
            <w:pPr>
              <w:pStyle w:val="ListParagraph"/>
              <w:spacing w:line="276" w:lineRule="auto"/>
              <w:ind w:left="0"/>
              <w:jc w:val="center"/>
              <w:rPr>
                <w:rFonts w:ascii="Arial" w:hAnsi="Arial" w:cs="Arial"/>
                <w:color w:val="FF0000"/>
              </w:rPr>
            </w:pPr>
            <w:r>
              <w:rPr>
                <w:rFonts w:ascii="Arial" w:hAnsi="Arial" w:cs="Arial"/>
                <w:color w:val="FF0000"/>
              </w:rPr>
              <w:t>1</w:t>
            </w:r>
          </w:p>
        </w:tc>
      </w:tr>
      <w:tr w:rsidR="00975CAA" w:rsidRPr="00E80B1A" w14:paraId="1099CC66"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590352FE" w14:textId="77777777" w:rsidR="00975CAA" w:rsidRPr="00E80B1A" w:rsidRDefault="00975CAA" w:rsidP="00975CAA">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F93B529" w14:textId="19ECC133" w:rsidR="00975CAA" w:rsidRPr="00E80B1A" w:rsidRDefault="00975CAA" w:rsidP="00975CAA">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6808F07A" w14:textId="131DDCA5" w:rsidR="00EC719C" w:rsidRDefault="00EC719C" w:rsidP="000D58B3">
      <w:pPr>
        <w:pStyle w:val="ListParagraph"/>
        <w:rPr>
          <w:rFonts w:ascii="Arial" w:hAnsi="Arial" w:cs="Arial"/>
        </w:rPr>
      </w:pPr>
    </w:p>
    <w:p w14:paraId="7BA6615B" w14:textId="77777777" w:rsidR="00CA1DAE" w:rsidRDefault="00CA1DAE" w:rsidP="000D58B3">
      <w:pPr>
        <w:pStyle w:val="ListParagraph"/>
        <w:rPr>
          <w:rFonts w:ascii="Arial" w:hAnsi="Arial" w:cs="Arial"/>
        </w:rPr>
      </w:pPr>
    </w:p>
    <w:p w14:paraId="0D6847AE" w14:textId="77777777" w:rsidR="00E464DD" w:rsidRDefault="00CA1DAE" w:rsidP="006B1486">
      <w:pPr>
        <w:pStyle w:val="ListParagraph"/>
        <w:numPr>
          <w:ilvl w:val="0"/>
          <w:numId w:val="12"/>
        </w:numPr>
        <w:rPr>
          <w:rFonts w:ascii="Arial" w:hAnsi="Arial" w:cs="Arial"/>
        </w:rPr>
      </w:pPr>
      <w:r w:rsidRPr="00CA1DAE">
        <w:rPr>
          <w:rFonts w:ascii="Arial" w:hAnsi="Arial" w:cs="Arial"/>
        </w:rPr>
        <w:t xml:space="preserve">Covid-19 has also been shown to cause </w:t>
      </w:r>
      <w:r>
        <w:rPr>
          <w:rFonts w:ascii="Arial" w:hAnsi="Arial" w:cs="Arial"/>
        </w:rPr>
        <w:t>enlargement of the heart muscles</w:t>
      </w:r>
      <w:r w:rsidRPr="00CA1DAE">
        <w:rPr>
          <w:rFonts w:ascii="Arial" w:hAnsi="Arial" w:cs="Arial"/>
        </w:rPr>
        <w:t xml:space="preserve">. </w:t>
      </w:r>
      <w:r w:rsidR="00D2226E">
        <w:rPr>
          <w:rFonts w:ascii="Arial" w:hAnsi="Arial" w:cs="Arial"/>
        </w:rPr>
        <w:t>Describe</w:t>
      </w:r>
      <w:r w:rsidRPr="00CA1DAE">
        <w:rPr>
          <w:rFonts w:ascii="Arial" w:hAnsi="Arial" w:cs="Arial"/>
        </w:rPr>
        <w:t xml:space="preserve"> how this would affect the structure and function of the section labelled Y.</w:t>
      </w:r>
      <w:r w:rsidR="00D2226E">
        <w:rPr>
          <w:rFonts w:ascii="Arial" w:hAnsi="Arial" w:cs="Arial"/>
        </w:rPr>
        <w:tab/>
      </w:r>
      <w:r w:rsidR="00E464DD">
        <w:rPr>
          <w:rFonts w:ascii="Arial" w:hAnsi="Arial" w:cs="Arial"/>
        </w:rPr>
        <w:t xml:space="preserve">  </w:t>
      </w:r>
    </w:p>
    <w:p w14:paraId="05DCD9E3" w14:textId="0F3207F7" w:rsidR="00CA1DAE" w:rsidRDefault="00D2226E" w:rsidP="00E464DD">
      <w:pPr>
        <w:pStyle w:val="ListParagraph"/>
        <w:jc w:val="right"/>
        <w:rPr>
          <w:rFonts w:ascii="Arial" w:hAnsi="Arial" w:cs="Arial"/>
        </w:rPr>
      </w:pPr>
      <w:r>
        <w:rPr>
          <w:rFonts w:ascii="Arial" w:hAnsi="Arial" w:cs="Arial"/>
        </w:rPr>
        <w:t>(3 marks)</w:t>
      </w:r>
    </w:p>
    <w:p w14:paraId="590C4F24" w14:textId="4844F032" w:rsidR="00CA1DAE" w:rsidRDefault="00CA1DAE" w:rsidP="00CA1DAE">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CA1DAE" w:rsidRPr="00E80B1A" w14:paraId="00600312"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279279E7" w14:textId="77777777" w:rsidR="00CA1DAE" w:rsidRPr="00E80B1A" w:rsidRDefault="00CA1DAE"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95B5887" w14:textId="77777777" w:rsidR="00CA1DAE" w:rsidRPr="00E80B1A" w:rsidRDefault="00CA1DAE"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CA1DAE" w:rsidRPr="00E80B1A" w14:paraId="68570FD6"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E627CB6" w14:textId="3C81203B" w:rsidR="00CA1DAE" w:rsidRPr="00105951" w:rsidRDefault="00CA1DAE" w:rsidP="0098200C">
            <w:pPr>
              <w:pStyle w:val="ListParagraph"/>
              <w:spacing w:line="276" w:lineRule="auto"/>
              <w:ind w:left="0"/>
              <w:rPr>
                <w:rFonts w:ascii="Arial" w:hAnsi="Arial" w:cs="Arial"/>
                <w:color w:val="FF0000"/>
              </w:rPr>
            </w:pPr>
            <w:r>
              <w:rPr>
                <w:rFonts w:ascii="Arial" w:hAnsi="Arial" w:cs="Arial"/>
                <w:color w:val="FF0000"/>
              </w:rPr>
              <w:t>decreased lumen/space</w:t>
            </w:r>
            <w:r w:rsidR="009B547F">
              <w:rPr>
                <w:rFonts w:ascii="Arial" w:hAnsi="Arial" w:cs="Arial"/>
                <w:color w:val="FF0000"/>
              </w:rPr>
              <w:t xml:space="preserve"> for blood</w:t>
            </w:r>
          </w:p>
        </w:tc>
        <w:tc>
          <w:tcPr>
            <w:tcW w:w="1366" w:type="dxa"/>
            <w:tcBorders>
              <w:top w:val="single" w:sz="4" w:space="0" w:color="auto"/>
              <w:left w:val="single" w:sz="4" w:space="0" w:color="auto"/>
              <w:right w:val="single" w:sz="4" w:space="0" w:color="auto"/>
            </w:tcBorders>
            <w:shd w:val="clear" w:color="auto" w:fill="FFFFFF" w:themeFill="background1"/>
          </w:tcPr>
          <w:p w14:paraId="235754A5" w14:textId="77777777" w:rsidR="00CA1DAE" w:rsidRDefault="00CA1DAE"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CA1DAE" w:rsidRPr="00E80B1A" w14:paraId="06B3BD18"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F077309" w14:textId="4200F243" w:rsidR="00CA1DAE" w:rsidRDefault="00BB68F9" w:rsidP="0098200C">
            <w:pPr>
              <w:pStyle w:val="ListParagraph"/>
              <w:spacing w:line="276" w:lineRule="auto"/>
              <w:ind w:left="0"/>
              <w:rPr>
                <w:rFonts w:ascii="Arial" w:hAnsi="Arial" w:cs="Arial"/>
                <w:color w:val="FF0000"/>
              </w:rPr>
            </w:pPr>
            <w:r>
              <w:rPr>
                <w:rFonts w:ascii="Arial" w:hAnsi="Arial" w:cs="Arial"/>
                <w:color w:val="FF0000"/>
              </w:rPr>
              <w:t>reduced pumping ability</w:t>
            </w:r>
          </w:p>
        </w:tc>
        <w:tc>
          <w:tcPr>
            <w:tcW w:w="1366" w:type="dxa"/>
            <w:tcBorders>
              <w:top w:val="single" w:sz="4" w:space="0" w:color="auto"/>
              <w:left w:val="single" w:sz="4" w:space="0" w:color="auto"/>
              <w:right w:val="single" w:sz="4" w:space="0" w:color="auto"/>
            </w:tcBorders>
            <w:shd w:val="clear" w:color="auto" w:fill="FFFFFF" w:themeFill="background1"/>
          </w:tcPr>
          <w:p w14:paraId="0BD50880" w14:textId="77777777" w:rsidR="00CA1DAE" w:rsidRDefault="00CA1DAE"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CA1DAE" w:rsidRPr="00E80B1A" w14:paraId="67439A9B"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869E3BD" w14:textId="5E89A8AD" w:rsidR="00CA1DAE" w:rsidRDefault="00D2226E" w:rsidP="0098200C">
            <w:pPr>
              <w:pStyle w:val="ListParagraph"/>
              <w:spacing w:line="276" w:lineRule="auto"/>
              <w:ind w:left="0"/>
              <w:rPr>
                <w:rFonts w:ascii="Arial" w:hAnsi="Arial" w:cs="Arial"/>
                <w:color w:val="FF0000"/>
              </w:rPr>
            </w:pPr>
            <w:r>
              <w:rPr>
                <w:rFonts w:ascii="Arial" w:hAnsi="Arial" w:cs="Arial"/>
                <w:color w:val="FF0000"/>
              </w:rPr>
              <w:t>less blood pumped around the body</w:t>
            </w:r>
          </w:p>
        </w:tc>
        <w:tc>
          <w:tcPr>
            <w:tcW w:w="1366" w:type="dxa"/>
            <w:tcBorders>
              <w:top w:val="single" w:sz="4" w:space="0" w:color="auto"/>
              <w:left w:val="single" w:sz="4" w:space="0" w:color="auto"/>
              <w:right w:val="single" w:sz="4" w:space="0" w:color="auto"/>
            </w:tcBorders>
            <w:shd w:val="clear" w:color="auto" w:fill="FFFFFF" w:themeFill="background1"/>
          </w:tcPr>
          <w:p w14:paraId="51528EF8" w14:textId="77777777" w:rsidR="00CA1DAE" w:rsidRDefault="00CA1DAE"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CA1DAE" w:rsidRPr="00E80B1A" w14:paraId="5C6DC717"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278F1655" w14:textId="77777777" w:rsidR="00CA1DAE" w:rsidRPr="00E80B1A" w:rsidRDefault="00CA1DAE" w:rsidP="0098200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758958B" w14:textId="77777777" w:rsidR="00CA1DAE" w:rsidRPr="00E80B1A" w:rsidRDefault="00CA1DAE" w:rsidP="0098200C">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2103D6DC" w14:textId="388C1FD5" w:rsidR="00EC719C" w:rsidRDefault="00EC719C" w:rsidP="006B1486">
      <w:pPr>
        <w:pStyle w:val="ListParagraph"/>
        <w:numPr>
          <w:ilvl w:val="0"/>
          <w:numId w:val="12"/>
        </w:numPr>
        <w:rPr>
          <w:rFonts w:ascii="Arial" w:hAnsi="Arial" w:cs="Arial"/>
        </w:rPr>
      </w:pPr>
      <w:r>
        <w:rPr>
          <w:rFonts w:ascii="Arial" w:hAnsi="Arial" w:cs="Arial"/>
        </w:rPr>
        <w:lastRenderedPageBreak/>
        <w:t xml:space="preserve">Identify and </w:t>
      </w:r>
      <w:r w:rsidR="009B547F">
        <w:rPr>
          <w:rFonts w:ascii="Arial" w:hAnsi="Arial" w:cs="Arial"/>
        </w:rPr>
        <w:t>contrast</w:t>
      </w:r>
      <w:r>
        <w:rPr>
          <w:rFonts w:ascii="Arial" w:hAnsi="Arial" w:cs="Arial"/>
        </w:rPr>
        <w:t xml:space="preserve"> the </w:t>
      </w:r>
      <w:r w:rsidRPr="00995926">
        <w:rPr>
          <w:rFonts w:ascii="Arial" w:hAnsi="Arial" w:cs="Arial"/>
        </w:rPr>
        <w:t>two</w:t>
      </w:r>
      <w:r>
        <w:rPr>
          <w:rFonts w:ascii="Arial" w:hAnsi="Arial" w:cs="Arial"/>
        </w:rPr>
        <w:t xml:space="preserve"> main types of blood vessels in the human body.</w:t>
      </w:r>
    </w:p>
    <w:p w14:paraId="2016242C" w14:textId="5B659131" w:rsidR="00EC719C" w:rsidRPr="00EC719C" w:rsidRDefault="00EC719C" w:rsidP="00EC719C">
      <w:pPr>
        <w:pStyle w:val="ListParagraph"/>
        <w:jc w:val="right"/>
        <w:rPr>
          <w:rFonts w:ascii="Arial" w:hAnsi="Arial" w:cs="Arial"/>
        </w:rPr>
      </w:pPr>
      <w:r w:rsidRPr="00EC719C">
        <w:rPr>
          <w:rFonts w:ascii="Arial" w:hAnsi="Arial" w:cs="Arial"/>
        </w:rPr>
        <w:t>(</w:t>
      </w:r>
      <w:r w:rsidR="00492305">
        <w:rPr>
          <w:rFonts w:ascii="Arial" w:hAnsi="Arial" w:cs="Arial"/>
        </w:rPr>
        <w:t>5</w:t>
      </w:r>
      <w:r w:rsidRPr="00EC719C">
        <w:rPr>
          <w:rFonts w:ascii="Arial" w:hAnsi="Arial" w:cs="Arial"/>
        </w:rPr>
        <w:t xml:space="preserve"> marks)</w:t>
      </w:r>
    </w:p>
    <w:p w14:paraId="71C8B40C" w14:textId="3BB02553" w:rsidR="00EC719C" w:rsidRDefault="00EC719C" w:rsidP="00EC719C">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EC719C" w:rsidRPr="00E80B1A" w14:paraId="276DB8D1"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63EFAB94" w14:textId="77777777" w:rsidR="00EC719C" w:rsidRPr="00E80B1A" w:rsidRDefault="00EC719C"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C962747" w14:textId="77777777" w:rsidR="00EC719C" w:rsidRPr="00E80B1A" w:rsidRDefault="00EC719C"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EC719C" w:rsidRPr="00E80B1A" w14:paraId="1F0B62B6" w14:textId="77777777" w:rsidTr="00EC719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auto"/>
          </w:tcPr>
          <w:p w14:paraId="6A32C0B7" w14:textId="2683F815" w:rsidR="00EC719C" w:rsidRDefault="00EC719C" w:rsidP="0098200C">
            <w:pPr>
              <w:pStyle w:val="ListParagraph"/>
              <w:spacing w:line="276" w:lineRule="auto"/>
              <w:ind w:left="0"/>
              <w:rPr>
                <w:rFonts w:ascii="Arial" w:hAnsi="Arial" w:cs="Arial"/>
                <w:color w:val="FF0000"/>
              </w:rPr>
            </w:pPr>
            <w:r>
              <w:rPr>
                <w:rFonts w:ascii="Arial" w:hAnsi="Arial" w:cs="Arial"/>
                <w:color w:val="FF0000"/>
              </w:rPr>
              <w:t>Veins and Arteries</w:t>
            </w:r>
          </w:p>
        </w:tc>
        <w:tc>
          <w:tcPr>
            <w:tcW w:w="1366" w:type="dxa"/>
            <w:tcBorders>
              <w:top w:val="single" w:sz="4" w:space="0" w:color="auto"/>
              <w:left w:val="single" w:sz="4" w:space="0" w:color="auto"/>
              <w:bottom w:val="single" w:sz="4" w:space="0" w:color="auto"/>
              <w:right w:val="single" w:sz="4" w:space="0" w:color="auto"/>
            </w:tcBorders>
            <w:shd w:val="clear" w:color="auto" w:fill="auto"/>
          </w:tcPr>
          <w:p w14:paraId="456717DD" w14:textId="2FD0F35B" w:rsidR="00EC719C" w:rsidRDefault="00EC719C" w:rsidP="00EC719C">
            <w:pPr>
              <w:pStyle w:val="ListParagraph"/>
              <w:spacing w:line="276" w:lineRule="auto"/>
              <w:ind w:left="0"/>
              <w:jc w:val="center"/>
              <w:rPr>
                <w:rFonts w:ascii="Arial" w:hAnsi="Arial" w:cs="Arial"/>
                <w:color w:val="FF0000"/>
              </w:rPr>
            </w:pPr>
            <w:r>
              <w:rPr>
                <w:rFonts w:ascii="Arial" w:hAnsi="Arial" w:cs="Arial"/>
                <w:color w:val="FF0000"/>
              </w:rPr>
              <w:t>1</w:t>
            </w:r>
          </w:p>
        </w:tc>
      </w:tr>
      <w:tr w:rsidR="00EC719C" w:rsidRPr="00E80B1A" w14:paraId="46B7C653" w14:textId="77777777" w:rsidTr="0098200C">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5804AA" w14:textId="5E2409C2" w:rsidR="00EC719C" w:rsidRDefault="00EC719C" w:rsidP="0098200C">
            <w:pPr>
              <w:pStyle w:val="ListParagraph"/>
              <w:spacing w:line="276" w:lineRule="auto"/>
              <w:ind w:left="0"/>
              <w:rPr>
                <w:rFonts w:ascii="Arial" w:hAnsi="Arial" w:cs="Arial"/>
                <w:color w:val="FF0000"/>
              </w:rPr>
            </w:pPr>
            <w:r>
              <w:rPr>
                <w:rFonts w:ascii="Arial" w:hAnsi="Arial" w:cs="Arial"/>
                <w:color w:val="FF0000"/>
              </w:rPr>
              <w:t xml:space="preserve">Any </w:t>
            </w:r>
            <w:r w:rsidR="009B547F">
              <w:rPr>
                <w:rFonts w:ascii="Arial" w:hAnsi="Arial" w:cs="Arial"/>
                <w:color w:val="FF0000"/>
              </w:rPr>
              <w:t>four</w:t>
            </w:r>
            <w:r>
              <w:rPr>
                <w:rFonts w:ascii="Arial" w:hAnsi="Arial" w:cs="Arial"/>
                <w:color w:val="FF0000"/>
              </w:rPr>
              <w:t xml:space="preserve"> rows of the following for 1 mark each:</w:t>
            </w:r>
          </w:p>
        </w:tc>
      </w:tr>
      <w:tr w:rsidR="00EC719C" w:rsidRPr="00E80B1A" w14:paraId="423A2C7B"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3402C75" w14:textId="77777777" w:rsidR="00EC719C" w:rsidRDefault="00EC719C" w:rsidP="0098200C">
            <w:pPr>
              <w:pStyle w:val="ListParagraph"/>
              <w:spacing w:line="276" w:lineRule="auto"/>
              <w:ind w:left="0"/>
              <w:rPr>
                <w:rFonts w:ascii="Arial" w:hAnsi="Arial" w:cs="Arial"/>
                <w:color w:val="FF0000"/>
              </w:rPr>
            </w:pPr>
          </w:p>
          <w:tbl>
            <w:tblPr>
              <w:tblStyle w:val="TableGrid"/>
              <w:tblW w:w="0" w:type="auto"/>
              <w:tblInd w:w="0" w:type="dxa"/>
              <w:tblLook w:val="04A0" w:firstRow="1" w:lastRow="0" w:firstColumn="1" w:lastColumn="0" w:noHBand="0" w:noVBand="1"/>
            </w:tblPr>
            <w:tblGrid>
              <w:gridCol w:w="3352"/>
              <w:gridCol w:w="3352"/>
            </w:tblGrid>
            <w:tr w:rsidR="00EC719C" w14:paraId="749E8455" w14:textId="77777777" w:rsidTr="0098200C">
              <w:tc>
                <w:tcPr>
                  <w:tcW w:w="3352" w:type="dxa"/>
                </w:tcPr>
                <w:p w14:paraId="1FF630DD" w14:textId="387A1FF5" w:rsidR="00EC719C" w:rsidRPr="00EC719C" w:rsidRDefault="00EC719C" w:rsidP="00EC719C">
                  <w:pPr>
                    <w:pStyle w:val="ListParagraph"/>
                    <w:spacing w:line="276" w:lineRule="auto"/>
                    <w:ind w:left="0"/>
                    <w:jc w:val="center"/>
                    <w:rPr>
                      <w:rFonts w:ascii="Arial" w:hAnsi="Arial" w:cs="Arial"/>
                      <w:b/>
                      <w:bCs/>
                      <w:color w:val="FF0000"/>
                    </w:rPr>
                  </w:pPr>
                  <w:r w:rsidRPr="00EC719C">
                    <w:rPr>
                      <w:rFonts w:ascii="Arial" w:hAnsi="Arial" w:cs="Arial"/>
                      <w:b/>
                      <w:bCs/>
                      <w:color w:val="FF0000"/>
                    </w:rPr>
                    <w:t>Veins</w:t>
                  </w:r>
                </w:p>
              </w:tc>
              <w:tc>
                <w:tcPr>
                  <w:tcW w:w="3352" w:type="dxa"/>
                </w:tcPr>
                <w:p w14:paraId="42BD5624" w14:textId="5134B12E" w:rsidR="00EC719C" w:rsidRPr="00EC719C" w:rsidRDefault="00EC719C" w:rsidP="00EC719C">
                  <w:pPr>
                    <w:pStyle w:val="ListParagraph"/>
                    <w:spacing w:line="276" w:lineRule="auto"/>
                    <w:ind w:left="0"/>
                    <w:jc w:val="center"/>
                    <w:rPr>
                      <w:rFonts w:ascii="Arial" w:hAnsi="Arial" w:cs="Arial"/>
                      <w:b/>
                      <w:bCs/>
                      <w:color w:val="FF0000"/>
                    </w:rPr>
                  </w:pPr>
                  <w:r w:rsidRPr="00EC719C">
                    <w:rPr>
                      <w:rFonts w:ascii="Arial" w:hAnsi="Arial" w:cs="Arial"/>
                      <w:b/>
                      <w:bCs/>
                      <w:color w:val="FF0000"/>
                    </w:rPr>
                    <w:t>Arteries</w:t>
                  </w:r>
                </w:p>
              </w:tc>
            </w:tr>
            <w:tr w:rsidR="00EC719C" w14:paraId="2F142823" w14:textId="77777777" w:rsidTr="0098200C">
              <w:tc>
                <w:tcPr>
                  <w:tcW w:w="3352" w:type="dxa"/>
                </w:tcPr>
                <w:p w14:paraId="0047A83E" w14:textId="2A5D6FC5" w:rsidR="00EC719C" w:rsidRDefault="00EC719C" w:rsidP="0098200C">
                  <w:pPr>
                    <w:pStyle w:val="ListParagraph"/>
                    <w:spacing w:line="276" w:lineRule="auto"/>
                    <w:ind w:left="0"/>
                    <w:rPr>
                      <w:rFonts w:ascii="Arial" w:hAnsi="Arial" w:cs="Arial"/>
                      <w:color w:val="FF0000"/>
                    </w:rPr>
                  </w:pPr>
                  <w:r>
                    <w:rPr>
                      <w:rFonts w:ascii="Arial" w:hAnsi="Arial" w:cs="Arial"/>
                      <w:color w:val="FF0000"/>
                    </w:rPr>
                    <w:t>Carry blood to the heart</w:t>
                  </w:r>
                </w:p>
              </w:tc>
              <w:tc>
                <w:tcPr>
                  <w:tcW w:w="3352" w:type="dxa"/>
                </w:tcPr>
                <w:p w14:paraId="580E13A3" w14:textId="5CDE3A06" w:rsidR="00EC719C" w:rsidRDefault="00EC719C" w:rsidP="0098200C">
                  <w:pPr>
                    <w:pStyle w:val="ListParagraph"/>
                    <w:spacing w:line="276" w:lineRule="auto"/>
                    <w:ind w:left="0"/>
                    <w:rPr>
                      <w:rFonts w:ascii="Arial" w:hAnsi="Arial" w:cs="Arial"/>
                      <w:color w:val="FF0000"/>
                    </w:rPr>
                  </w:pPr>
                  <w:r>
                    <w:rPr>
                      <w:rFonts w:ascii="Arial" w:hAnsi="Arial" w:cs="Arial"/>
                      <w:color w:val="FF0000"/>
                    </w:rPr>
                    <w:t>Carry blood away from heart</w:t>
                  </w:r>
                </w:p>
              </w:tc>
            </w:tr>
            <w:tr w:rsidR="00EC719C" w14:paraId="5359BCDD" w14:textId="77777777" w:rsidTr="0098200C">
              <w:tc>
                <w:tcPr>
                  <w:tcW w:w="3352" w:type="dxa"/>
                </w:tcPr>
                <w:p w14:paraId="3354995D" w14:textId="0991BB5A" w:rsidR="00EC719C" w:rsidRDefault="00EC719C" w:rsidP="0098200C">
                  <w:pPr>
                    <w:pStyle w:val="ListParagraph"/>
                    <w:spacing w:line="276" w:lineRule="auto"/>
                    <w:ind w:left="0"/>
                    <w:rPr>
                      <w:rFonts w:ascii="Arial" w:hAnsi="Arial" w:cs="Arial"/>
                      <w:color w:val="FF0000"/>
                    </w:rPr>
                  </w:pPr>
                  <w:r>
                    <w:rPr>
                      <w:rFonts w:ascii="Arial" w:hAnsi="Arial" w:cs="Arial"/>
                      <w:color w:val="FF0000"/>
                    </w:rPr>
                    <w:t>Large lumen</w:t>
                  </w:r>
                </w:p>
              </w:tc>
              <w:tc>
                <w:tcPr>
                  <w:tcW w:w="3352" w:type="dxa"/>
                </w:tcPr>
                <w:p w14:paraId="4F8C45AC" w14:textId="0F45311B" w:rsidR="00EC719C" w:rsidRDefault="00EC719C" w:rsidP="0098200C">
                  <w:pPr>
                    <w:pStyle w:val="ListParagraph"/>
                    <w:spacing w:line="276" w:lineRule="auto"/>
                    <w:ind w:left="0"/>
                    <w:rPr>
                      <w:rFonts w:ascii="Arial" w:hAnsi="Arial" w:cs="Arial"/>
                      <w:color w:val="FF0000"/>
                    </w:rPr>
                  </w:pPr>
                  <w:r>
                    <w:rPr>
                      <w:rFonts w:ascii="Arial" w:hAnsi="Arial" w:cs="Arial"/>
                      <w:color w:val="FF0000"/>
                    </w:rPr>
                    <w:t>Small lumen</w:t>
                  </w:r>
                </w:p>
              </w:tc>
            </w:tr>
            <w:tr w:rsidR="00EC719C" w14:paraId="10C7C973" w14:textId="77777777" w:rsidTr="0098200C">
              <w:tc>
                <w:tcPr>
                  <w:tcW w:w="3352" w:type="dxa"/>
                </w:tcPr>
                <w:p w14:paraId="34AF3AE9" w14:textId="19A02215" w:rsidR="00EC719C" w:rsidRDefault="00EC719C" w:rsidP="0098200C">
                  <w:pPr>
                    <w:pStyle w:val="ListParagraph"/>
                    <w:spacing w:line="276" w:lineRule="auto"/>
                    <w:ind w:left="0"/>
                    <w:rPr>
                      <w:rFonts w:ascii="Arial" w:hAnsi="Arial" w:cs="Arial"/>
                      <w:color w:val="FF0000"/>
                    </w:rPr>
                  </w:pPr>
                  <w:r>
                    <w:rPr>
                      <w:rFonts w:ascii="Arial" w:hAnsi="Arial" w:cs="Arial"/>
                      <w:color w:val="FF0000"/>
                    </w:rPr>
                    <w:t>Thin/</w:t>
                  </w:r>
                  <w:proofErr w:type="gramStart"/>
                  <w:r>
                    <w:rPr>
                      <w:rFonts w:ascii="Arial" w:hAnsi="Arial" w:cs="Arial"/>
                      <w:color w:val="FF0000"/>
                    </w:rPr>
                    <w:t>less</w:t>
                  </w:r>
                  <w:proofErr w:type="gramEnd"/>
                  <w:r>
                    <w:rPr>
                      <w:rFonts w:ascii="Arial" w:hAnsi="Arial" w:cs="Arial"/>
                      <w:color w:val="FF0000"/>
                    </w:rPr>
                    <w:t xml:space="preserve"> elastic</w:t>
                  </w:r>
                  <w:r w:rsidR="00982305">
                    <w:rPr>
                      <w:rFonts w:ascii="Arial" w:hAnsi="Arial" w:cs="Arial"/>
                      <w:color w:val="FF0000"/>
                    </w:rPr>
                    <w:t xml:space="preserve"> walls</w:t>
                  </w:r>
                </w:p>
              </w:tc>
              <w:tc>
                <w:tcPr>
                  <w:tcW w:w="3352" w:type="dxa"/>
                </w:tcPr>
                <w:p w14:paraId="4173C134" w14:textId="453F90A2" w:rsidR="00EC719C" w:rsidRDefault="00EC719C" w:rsidP="0098200C">
                  <w:pPr>
                    <w:pStyle w:val="ListParagraph"/>
                    <w:spacing w:line="276" w:lineRule="auto"/>
                    <w:ind w:left="0"/>
                    <w:rPr>
                      <w:rFonts w:ascii="Arial" w:hAnsi="Arial" w:cs="Arial"/>
                      <w:color w:val="FF0000"/>
                    </w:rPr>
                  </w:pPr>
                  <w:r>
                    <w:rPr>
                      <w:rFonts w:ascii="Arial" w:hAnsi="Arial" w:cs="Arial"/>
                      <w:color w:val="FF0000"/>
                    </w:rPr>
                    <w:t>Thick/elastic/muscular walls</w:t>
                  </w:r>
                </w:p>
              </w:tc>
            </w:tr>
            <w:tr w:rsidR="00EC719C" w14:paraId="7E436122" w14:textId="77777777" w:rsidTr="0098200C">
              <w:tc>
                <w:tcPr>
                  <w:tcW w:w="3352" w:type="dxa"/>
                </w:tcPr>
                <w:p w14:paraId="5B880749" w14:textId="37881AE1" w:rsidR="00EC719C" w:rsidRDefault="00EC719C" w:rsidP="0098200C">
                  <w:pPr>
                    <w:pStyle w:val="ListParagraph"/>
                    <w:spacing w:line="276" w:lineRule="auto"/>
                    <w:ind w:left="0"/>
                    <w:rPr>
                      <w:rFonts w:ascii="Arial" w:hAnsi="Arial" w:cs="Arial"/>
                      <w:color w:val="FF0000"/>
                    </w:rPr>
                  </w:pPr>
                  <w:r>
                    <w:rPr>
                      <w:rFonts w:ascii="Arial" w:hAnsi="Arial" w:cs="Arial"/>
                      <w:color w:val="FF0000"/>
                    </w:rPr>
                    <w:t>Slow/low pressure blood flow</w:t>
                  </w:r>
                </w:p>
              </w:tc>
              <w:tc>
                <w:tcPr>
                  <w:tcW w:w="3352" w:type="dxa"/>
                </w:tcPr>
                <w:p w14:paraId="0C8C5271" w14:textId="779FAADF" w:rsidR="00EC719C" w:rsidRDefault="00EC719C" w:rsidP="0098200C">
                  <w:pPr>
                    <w:pStyle w:val="ListParagraph"/>
                    <w:spacing w:line="276" w:lineRule="auto"/>
                    <w:ind w:left="0"/>
                    <w:rPr>
                      <w:rFonts w:ascii="Arial" w:hAnsi="Arial" w:cs="Arial"/>
                      <w:color w:val="FF0000"/>
                    </w:rPr>
                  </w:pPr>
                  <w:r>
                    <w:rPr>
                      <w:rFonts w:ascii="Arial" w:hAnsi="Arial" w:cs="Arial"/>
                      <w:color w:val="FF0000"/>
                    </w:rPr>
                    <w:t>Fast/high pressure blood flow</w:t>
                  </w:r>
                </w:p>
              </w:tc>
            </w:tr>
            <w:tr w:rsidR="00EC719C" w14:paraId="4C42F33B" w14:textId="77777777" w:rsidTr="0098200C">
              <w:tc>
                <w:tcPr>
                  <w:tcW w:w="3352" w:type="dxa"/>
                </w:tcPr>
                <w:p w14:paraId="79F25C5F" w14:textId="1C9EF41E" w:rsidR="00EC719C" w:rsidRDefault="00982305" w:rsidP="0098200C">
                  <w:pPr>
                    <w:pStyle w:val="ListParagraph"/>
                    <w:spacing w:line="276" w:lineRule="auto"/>
                    <w:ind w:left="0"/>
                    <w:rPr>
                      <w:rFonts w:ascii="Arial" w:hAnsi="Arial" w:cs="Arial"/>
                      <w:color w:val="FF0000"/>
                    </w:rPr>
                  </w:pPr>
                  <w:r>
                    <w:rPr>
                      <w:rFonts w:ascii="Arial" w:hAnsi="Arial" w:cs="Arial"/>
                      <w:color w:val="FF0000"/>
                    </w:rPr>
                    <w:t>Deoxygenated (except pulmonary vein)</w:t>
                  </w:r>
                </w:p>
              </w:tc>
              <w:tc>
                <w:tcPr>
                  <w:tcW w:w="3352" w:type="dxa"/>
                </w:tcPr>
                <w:p w14:paraId="61CE8EA3" w14:textId="01F220F6" w:rsidR="00EC719C" w:rsidRDefault="00982305" w:rsidP="0098200C">
                  <w:pPr>
                    <w:pStyle w:val="ListParagraph"/>
                    <w:spacing w:line="276" w:lineRule="auto"/>
                    <w:ind w:left="0"/>
                    <w:rPr>
                      <w:rFonts w:ascii="Arial" w:hAnsi="Arial" w:cs="Arial"/>
                      <w:color w:val="FF0000"/>
                    </w:rPr>
                  </w:pPr>
                  <w:r>
                    <w:rPr>
                      <w:rFonts w:ascii="Arial" w:hAnsi="Arial" w:cs="Arial"/>
                      <w:color w:val="FF0000"/>
                    </w:rPr>
                    <w:t>Oxygenated (except pulmonary artery)</w:t>
                  </w:r>
                </w:p>
              </w:tc>
            </w:tr>
            <w:tr w:rsidR="00EC719C" w14:paraId="3AF538E5" w14:textId="77777777" w:rsidTr="0098200C">
              <w:tc>
                <w:tcPr>
                  <w:tcW w:w="3352" w:type="dxa"/>
                </w:tcPr>
                <w:p w14:paraId="3F7A0D7A" w14:textId="2A9534C1" w:rsidR="00EC719C" w:rsidRDefault="00982305" w:rsidP="0098200C">
                  <w:pPr>
                    <w:pStyle w:val="ListParagraph"/>
                    <w:spacing w:line="276" w:lineRule="auto"/>
                    <w:ind w:left="0"/>
                    <w:rPr>
                      <w:rFonts w:ascii="Arial" w:hAnsi="Arial" w:cs="Arial"/>
                      <w:color w:val="FF0000"/>
                    </w:rPr>
                  </w:pPr>
                  <w:r>
                    <w:rPr>
                      <w:rFonts w:ascii="Arial" w:hAnsi="Arial" w:cs="Arial"/>
                      <w:color w:val="FF0000"/>
                    </w:rPr>
                    <w:t>Valves</w:t>
                  </w:r>
                </w:p>
              </w:tc>
              <w:tc>
                <w:tcPr>
                  <w:tcW w:w="3352" w:type="dxa"/>
                </w:tcPr>
                <w:p w14:paraId="4863E281" w14:textId="01C65E90" w:rsidR="00EC719C" w:rsidRDefault="00982305" w:rsidP="0098200C">
                  <w:pPr>
                    <w:pStyle w:val="ListParagraph"/>
                    <w:spacing w:line="276" w:lineRule="auto"/>
                    <w:ind w:left="0"/>
                    <w:rPr>
                      <w:rFonts w:ascii="Arial" w:hAnsi="Arial" w:cs="Arial"/>
                      <w:color w:val="FF0000"/>
                    </w:rPr>
                  </w:pPr>
                  <w:r>
                    <w:rPr>
                      <w:rFonts w:ascii="Arial" w:hAnsi="Arial" w:cs="Arial"/>
                      <w:color w:val="FF0000"/>
                    </w:rPr>
                    <w:t>No valves</w:t>
                  </w:r>
                </w:p>
              </w:tc>
            </w:tr>
          </w:tbl>
          <w:p w14:paraId="6C946E59" w14:textId="77777777" w:rsidR="00EC719C" w:rsidRDefault="00EC719C" w:rsidP="0098200C">
            <w:pPr>
              <w:pStyle w:val="ListParagraph"/>
              <w:spacing w:line="276" w:lineRule="auto"/>
              <w:ind w:left="0"/>
              <w:rPr>
                <w:rFonts w:ascii="Arial" w:hAnsi="Arial" w:cs="Arial"/>
                <w:color w:val="FF0000"/>
              </w:rPr>
            </w:pP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155A3F46" w14:textId="609273F8" w:rsidR="00EC719C" w:rsidRDefault="00EC719C" w:rsidP="0098200C">
            <w:pPr>
              <w:pStyle w:val="ListParagraph"/>
              <w:spacing w:line="276" w:lineRule="auto"/>
              <w:ind w:left="0"/>
              <w:jc w:val="center"/>
              <w:rPr>
                <w:rFonts w:ascii="Arial" w:hAnsi="Arial" w:cs="Arial"/>
                <w:color w:val="FF0000"/>
              </w:rPr>
            </w:pPr>
            <w:r>
              <w:rPr>
                <w:rFonts w:ascii="Arial" w:hAnsi="Arial" w:cs="Arial"/>
                <w:color w:val="FF0000"/>
              </w:rPr>
              <w:t>1-</w:t>
            </w:r>
            <w:r w:rsidR="00492305">
              <w:rPr>
                <w:rFonts w:ascii="Arial" w:hAnsi="Arial" w:cs="Arial"/>
                <w:color w:val="FF0000"/>
              </w:rPr>
              <w:t>4</w:t>
            </w:r>
          </w:p>
        </w:tc>
      </w:tr>
      <w:tr w:rsidR="00EC719C" w:rsidRPr="00E80B1A" w14:paraId="02DBA1A5"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4CC95289" w14:textId="77777777" w:rsidR="00EC719C" w:rsidRPr="00E80B1A" w:rsidRDefault="00EC719C" w:rsidP="0098200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270222A" w14:textId="2B71194E" w:rsidR="00EC719C" w:rsidRPr="00E80B1A" w:rsidRDefault="00492305" w:rsidP="0098200C">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6F94A975" w14:textId="11BC5D6B" w:rsidR="00EC719C" w:rsidRDefault="00EC719C" w:rsidP="00EC719C">
      <w:pPr>
        <w:pStyle w:val="ListParagraph"/>
        <w:rPr>
          <w:rFonts w:ascii="Arial" w:hAnsi="Arial" w:cs="Arial"/>
        </w:rPr>
      </w:pPr>
    </w:p>
    <w:p w14:paraId="19499148" w14:textId="1D7323E0" w:rsidR="00FE656E" w:rsidRPr="00FE656E" w:rsidRDefault="00A516A6" w:rsidP="00FE656E">
      <w:pPr>
        <w:rPr>
          <w:rFonts w:ascii="Arial" w:hAnsi="Arial" w:cs="Arial"/>
        </w:rPr>
      </w:pPr>
      <w:r>
        <w:rPr>
          <w:rFonts w:ascii="Arial" w:hAnsi="Arial" w:cs="Arial"/>
          <w:color w:val="000000"/>
          <w:shd w:val="clear" w:color="auto" w:fill="FFFFFF"/>
        </w:rPr>
        <w:t xml:space="preserve">Stenosis refers to the abnormal narrowing of a blood vessel or other tube-like organ in the body. </w:t>
      </w:r>
    </w:p>
    <w:p w14:paraId="6D9B7F87" w14:textId="0C0F9046" w:rsidR="00047D98" w:rsidRPr="00A516A6" w:rsidRDefault="00047D98" w:rsidP="006B1486">
      <w:pPr>
        <w:pStyle w:val="ListParagraph"/>
        <w:numPr>
          <w:ilvl w:val="0"/>
          <w:numId w:val="12"/>
        </w:numPr>
        <w:rPr>
          <w:rFonts w:ascii="Arial" w:hAnsi="Arial" w:cs="Arial"/>
        </w:rPr>
      </w:pPr>
      <w:r w:rsidRPr="00F04A99">
        <w:rPr>
          <w:rFonts w:ascii="Arial" w:hAnsi="Arial" w:cs="Arial"/>
        </w:rPr>
        <w:t xml:space="preserve">State </w:t>
      </w:r>
      <w:r w:rsidRPr="00F872EF">
        <w:rPr>
          <w:rFonts w:ascii="Arial" w:hAnsi="Arial" w:cs="Arial"/>
          <w:b/>
          <w:bCs/>
        </w:rPr>
        <w:t>one</w:t>
      </w:r>
      <w:r>
        <w:rPr>
          <w:rFonts w:ascii="Arial" w:hAnsi="Arial" w:cs="Arial"/>
        </w:rPr>
        <w:t xml:space="preserve"> lifestyle factor that may cause </w:t>
      </w:r>
      <w:r w:rsidR="00A516A6">
        <w:rPr>
          <w:rFonts w:ascii="Arial" w:hAnsi="Arial" w:cs="Arial"/>
        </w:rPr>
        <w:t xml:space="preserve">stenosis </w:t>
      </w:r>
      <w:r w:rsidR="007F252E">
        <w:rPr>
          <w:rFonts w:ascii="Arial" w:hAnsi="Arial" w:cs="Arial"/>
        </w:rPr>
        <w:t>within</w:t>
      </w:r>
      <w:r w:rsidR="00A516A6">
        <w:rPr>
          <w:rFonts w:ascii="Arial" w:hAnsi="Arial" w:cs="Arial"/>
        </w:rPr>
        <w:t xml:space="preserve"> the cardiovascular system </w:t>
      </w:r>
      <w:r w:rsidR="00FE656E">
        <w:rPr>
          <w:rFonts w:ascii="Arial" w:hAnsi="Arial" w:cs="Arial"/>
        </w:rPr>
        <w:t xml:space="preserve">and briefly outline the effects of </w:t>
      </w:r>
      <w:r w:rsidR="00A516A6">
        <w:rPr>
          <w:rFonts w:ascii="Arial" w:hAnsi="Arial" w:cs="Arial"/>
        </w:rPr>
        <w:t xml:space="preserve">this disease on </w:t>
      </w:r>
      <w:r w:rsidR="00FE656E">
        <w:rPr>
          <w:rFonts w:ascii="Arial" w:hAnsi="Arial" w:cs="Arial"/>
        </w:rPr>
        <w:t>the body.</w:t>
      </w:r>
      <w:r w:rsidR="00A516A6">
        <w:rPr>
          <w:rFonts w:ascii="Arial" w:hAnsi="Arial" w:cs="Arial"/>
        </w:rPr>
        <w:tab/>
      </w:r>
      <w:r w:rsidR="00A516A6">
        <w:rPr>
          <w:rFonts w:ascii="Arial" w:hAnsi="Arial" w:cs="Arial"/>
        </w:rPr>
        <w:tab/>
        <w:t xml:space="preserve">  </w:t>
      </w:r>
      <w:r w:rsidR="00A516A6">
        <w:rPr>
          <w:rFonts w:ascii="Arial" w:hAnsi="Arial" w:cs="Arial"/>
        </w:rPr>
        <w:tab/>
        <w:t xml:space="preserve">  </w:t>
      </w:r>
      <w:r w:rsidRPr="00A516A6">
        <w:rPr>
          <w:rFonts w:ascii="Arial" w:hAnsi="Arial" w:cs="Arial"/>
        </w:rPr>
        <w:t>(</w:t>
      </w:r>
      <w:r w:rsidR="00FE656E" w:rsidRPr="00A516A6">
        <w:rPr>
          <w:rFonts w:ascii="Arial" w:hAnsi="Arial" w:cs="Arial"/>
        </w:rPr>
        <w:t>4</w:t>
      </w:r>
      <w:r w:rsidRPr="00A516A6">
        <w:rPr>
          <w:rFonts w:ascii="Arial" w:hAnsi="Arial" w:cs="Arial"/>
        </w:rPr>
        <w:t xml:space="preserve"> marks)</w:t>
      </w:r>
    </w:p>
    <w:p w14:paraId="0178430D" w14:textId="77777777" w:rsidR="00047D98" w:rsidRDefault="00047D98" w:rsidP="00047D98">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047D98" w:rsidRPr="00E80B1A" w14:paraId="5BDF9CC4" w14:textId="77777777" w:rsidTr="00F223EC">
        <w:tc>
          <w:tcPr>
            <w:tcW w:w="6930" w:type="dxa"/>
            <w:tcBorders>
              <w:top w:val="single" w:sz="4" w:space="0" w:color="auto"/>
              <w:left w:val="single" w:sz="4" w:space="0" w:color="auto"/>
              <w:bottom w:val="single" w:sz="4" w:space="0" w:color="auto"/>
              <w:right w:val="single" w:sz="4" w:space="0" w:color="auto"/>
            </w:tcBorders>
            <w:hideMark/>
          </w:tcPr>
          <w:p w14:paraId="7DB0F780" w14:textId="77777777" w:rsidR="00047D98" w:rsidRPr="00E80B1A" w:rsidRDefault="00047D98" w:rsidP="00F223E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913E908" w14:textId="77777777" w:rsidR="00047D98" w:rsidRPr="00E80B1A" w:rsidRDefault="00047D98" w:rsidP="00F223E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047D98" w:rsidRPr="00E80B1A" w14:paraId="5A2E4D74" w14:textId="77777777" w:rsidTr="00F223EC">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8DE245" w14:textId="47932158" w:rsidR="00047D98" w:rsidRDefault="00FE656E" w:rsidP="00F223EC">
            <w:pPr>
              <w:pStyle w:val="ListParagraph"/>
              <w:spacing w:line="276" w:lineRule="auto"/>
              <w:ind w:left="0"/>
              <w:rPr>
                <w:rFonts w:ascii="Arial" w:hAnsi="Arial" w:cs="Arial"/>
                <w:color w:val="FF0000"/>
              </w:rPr>
            </w:pPr>
            <w:r>
              <w:rPr>
                <w:rFonts w:ascii="Arial" w:hAnsi="Arial" w:cs="Arial"/>
                <w:color w:val="FF0000"/>
              </w:rPr>
              <w:t>Lifestyle: a</w:t>
            </w:r>
            <w:r w:rsidR="00047D98">
              <w:rPr>
                <w:rFonts w:ascii="Arial" w:hAnsi="Arial" w:cs="Arial"/>
                <w:color w:val="FF0000"/>
              </w:rPr>
              <w:t>ny one of the following for 1 mark:</w:t>
            </w:r>
          </w:p>
        </w:tc>
      </w:tr>
      <w:tr w:rsidR="00047D98" w:rsidRPr="00E80B1A" w14:paraId="50F49906" w14:textId="77777777" w:rsidTr="00F223EC">
        <w:trPr>
          <w:trHeight w:val="209"/>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D5E338E" w14:textId="77777777" w:rsidR="00047D98" w:rsidRPr="00105951" w:rsidRDefault="00047D98" w:rsidP="00F223EC">
            <w:pPr>
              <w:pStyle w:val="ListParagraph"/>
              <w:spacing w:line="276" w:lineRule="auto"/>
              <w:ind w:left="0"/>
              <w:rPr>
                <w:rFonts w:ascii="Arial" w:hAnsi="Arial" w:cs="Arial"/>
                <w:color w:val="FF0000"/>
              </w:rPr>
            </w:pPr>
            <w:r>
              <w:rPr>
                <w:rFonts w:ascii="Arial" w:hAnsi="Arial" w:cs="Arial"/>
                <w:color w:val="FF0000"/>
              </w:rPr>
              <w:t>High fat/cholesterol diet</w:t>
            </w:r>
          </w:p>
        </w:tc>
        <w:tc>
          <w:tcPr>
            <w:tcW w:w="1366" w:type="dxa"/>
            <w:vMerge w:val="restart"/>
            <w:tcBorders>
              <w:top w:val="single" w:sz="4" w:space="0" w:color="auto"/>
              <w:left w:val="single" w:sz="4" w:space="0" w:color="auto"/>
              <w:right w:val="single" w:sz="4" w:space="0" w:color="auto"/>
            </w:tcBorders>
            <w:shd w:val="clear" w:color="auto" w:fill="FFFFFF" w:themeFill="background1"/>
            <w:vAlign w:val="center"/>
          </w:tcPr>
          <w:p w14:paraId="61ECB550" w14:textId="77777777" w:rsidR="00047D98" w:rsidRDefault="00047D98" w:rsidP="00F223EC">
            <w:pPr>
              <w:pStyle w:val="ListParagraph"/>
              <w:spacing w:line="276" w:lineRule="auto"/>
              <w:ind w:left="0"/>
              <w:jc w:val="center"/>
              <w:rPr>
                <w:rFonts w:ascii="Arial" w:hAnsi="Arial" w:cs="Arial"/>
                <w:color w:val="FF0000"/>
              </w:rPr>
            </w:pPr>
            <w:r>
              <w:rPr>
                <w:rFonts w:ascii="Arial" w:hAnsi="Arial" w:cs="Arial"/>
                <w:color w:val="FF0000"/>
              </w:rPr>
              <w:t>1</w:t>
            </w:r>
          </w:p>
        </w:tc>
      </w:tr>
      <w:tr w:rsidR="00047D98" w:rsidRPr="00E80B1A" w14:paraId="3A7E5E27" w14:textId="77777777" w:rsidTr="00F223EC">
        <w:trPr>
          <w:trHeight w:val="209"/>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29F68A6" w14:textId="77777777" w:rsidR="00047D98" w:rsidRDefault="00047D98" w:rsidP="00F223EC">
            <w:pPr>
              <w:pStyle w:val="ListParagraph"/>
              <w:spacing w:line="276" w:lineRule="auto"/>
              <w:ind w:left="0"/>
              <w:rPr>
                <w:rFonts w:ascii="Arial" w:hAnsi="Arial" w:cs="Arial"/>
                <w:color w:val="FF0000"/>
              </w:rPr>
            </w:pPr>
            <w:r>
              <w:rPr>
                <w:rFonts w:ascii="Arial" w:hAnsi="Arial" w:cs="Arial"/>
                <w:color w:val="FF0000"/>
              </w:rPr>
              <w:t>Smoking</w:t>
            </w:r>
          </w:p>
        </w:tc>
        <w:tc>
          <w:tcPr>
            <w:tcW w:w="1366" w:type="dxa"/>
            <w:vMerge/>
            <w:tcBorders>
              <w:top w:val="single" w:sz="4" w:space="0" w:color="auto"/>
              <w:left w:val="single" w:sz="4" w:space="0" w:color="auto"/>
              <w:right w:val="single" w:sz="4" w:space="0" w:color="auto"/>
            </w:tcBorders>
            <w:shd w:val="clear" w:color="auto" w:fill="FFFFFF" w:themeFill="background1"/>
            <w:vAlign w:val="center"/>
          </w:tcPr>
          <w:p w14:paraId="487E909B" w14:textId="77777777" w:rsidR="00047D98" w:rsidRDefault="00047D98" w:rsidP="00F223EC">
            <w:pPr>
              <w:pStyle w:val="ListParagraph"/>
              <w:spacing w:line="276" w:lineRule="auto"/>
              <w:ind w:left="0"/>
              <w:jc w:val="center"/>
              <w:rPr>
                <w:rFonts w:ascii="Arial" w:hAnsi="Arial" w:cs="Arial"/>
                <w:color w:val="FF0000"/>
              </w:rPr>
            </w:pPr>
          </w:p>
        </w:tc>
      </w:tr>
      <w:tr w:rsidR="00047D98" w:rsidRPr="00E80B1A" w14:paraId="045BD020"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CEEE1D3" w14:textId="77777777" w:rsidR="00047D98" w:rsidRDefault="00047D98" w:rsidP="00F223EC">
            <w:pPr>
              <w:pStyle w:val="ListParagraph"/>
              <w:spacing w:line="276" w:lineRule="auto"/>
              <w:ind w:left="0"/>
              <w:rPr>
                <w:rFonts w:ascii="Arial" w:hAnsi="Arial" w:cs="Arial"/>
                <w:color w:val="FF0000"/>
              </w:rPr>
            </w:pPr>
            <w:r>
              <w:rPr>
                <w:rFonts w:ascii="Arial" w:hAnsi="Arial" w:cs="Arial"/>
                <w:color w:val="FF0000"/>
              </w:rPr>
              <w:t>Lack of exercise/sedentary lifestyle</w:t>
            </w:r>
          </w:p>
        </w:tc>
        <w:tc>
          <w:tcPr>
            <w:tcW w:w="1366" w:type="dxa"/>
            <w:vMerge/>
            <w:tcBorders>
              <w:left w:val="single" w:sz="4" w:space="0" w:color="auto"/>
              <w:right w:val="single" w:sz="4" w:space="0" w:color="auto"/>
            </w:tcBorders>
            <w:shd w:val="clear" w:color="auto" w:fill="FFFFFF" w:themeFill="background1"/>
          </w:tcPr>
          <w:p w14:paraId="135A2576" w14:textId="77777777" w:rsidR="00047D98" w:rsidRDefault="00047D98" w:rsidP="00F223EC">
            <w:pPr>
              <w:pStyle w:val="ListParagraph"/>
              <w:spacing w:line="276" w:lineRule="auto"/>
              <w:ind w:left="0"/>
              <w:jc w:val="center"/>
              <w:rPr>
                <w:rFonts w:ascii="Arial" w:hAnsi="Arial" w:cs="Arial"/>
                <w:color w:val="FF0000"/>
              </w:rPr>
            </w:pPr>
          </w:p>
        </w:tc>
      </w:tr>
      <w:tr w:rsidR="00FE656E" w:rsidRPr="00E80B1A" w14:paraId="2A5BB09C" w14:textId="77777777" w:rsidTr="0098200C">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A85F44" w14:textId="615768BF" w:rsidR="00FE656E" w:rsidRDefault="00FE656E" w:rsidP="00FE656E">
            <w:pPr>
              <w:pStyle w:val="ListParagraph"/>
              <w:spacing w:line="276" w:lineRule="auto"/>
              <w:ind w:left="0"/>
              <w:rPr>
                <w:rFonts w:ascii="Arial" w:hAnsi="Arial" w:cs="Arial"/>
                <w:color w:val="FF0000"/>
              </w:rPr>
            </w:pPr>
            <w:r>
              <w:rPr>
                <w:rFonts w:ascii="Arial" w:hAnsi="Arial" w:cs="Arial"/>
                <w:color w:val="FF0000"/>
              </w:rPr>
              <w:t xml:space="preserve">Effect: any </w:t>
            </w:r>
            <w:r w:rsidR="001D1543">
              <w:rPr>
                <w:rFonts w:ascii="Arial" w:hAnsi="Arial" w:cs="Arial"/>
                <w:color w:val="FF0000"/>
              </w:rPr>
              <w:t>three</w:t>
            </w:r>
            <w:r>
              <w:rPr>
                <w:rFonts w:ascii="Arial" w:hAnsi="Arial" w:cs="Arial"/>
                <w:color w:val="FF0000"/>
              </w:rPr>
              <w:t xml:space="preserve"> of the following for 1 mark each:</w:t>
            </w:r>
          </w:p>
        </w:tc>
      </w:tr>
      <w:tr w:rsidR="00FE656E" w:rsidRPr="00E80B1A" w14:paraId="2A7C62E7" w14:textId="77777777" w:rsidTr="00FE656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59F3635" w14:textId="60D8E0AB" w:rsidR="00FE656E" w:rsidRDefault="00FE656E" w:rsidP="00F223EC">
            <w:pPr>
              <w:pStyle w:val="ListParagraph"/>
              <w:spacing w:line="276" w:lineRule="auto"/>
              <w:ind w:left="0"/>
              <w:rPr>
                <w:rFonts w:ascii="Arial" w:hAnsi="Arial" w:cs="Arial"/>
                <w:color w:val="FF0000"/>
              </w:rPr>
            </w:pPr>
            <w:r>
              <w:rPr>
                <w:rFonts w:ascii="Arial" w:hAnsi="Arial" w:cs="Arial"/>
                <w:color w:val="FF0000"/>
              </w:rPr>
              <w:t xml:space="preserve">reduced/restrict blood circulation </w:t>
            </w:r>
          </w:p>
        </w:tc>
        <w:tc>
          <w:tcPr>
            <w:tcW w:w="1366" w:type="dxa"/>
            <w:vMerge w:val="restart"/>
            <w:tcBorders>
              <w:left w:val="single" w:sz="4" w:space="0" w:color="auto"/>
              <w:right w:val="single" w:sz="4" w:space="0" w:color="auto"/>
            </w:tcBorders>
            <w:shd w:val="clear" w:color="auto" w:fill="FFFFFF" w:themeFill="background1"/>
            <w:vAlign w:val="center"/>
          </w:tcPr>
          <w:p w14:paraId="27EF82DF" w14:textId="02B673F4" w:rsidR="00FE656E" w:rsidRDefault="00FE656E" w:rsidP="00F223EC">
            <w:pPr>
              <w:pStyle w:val="ListParagraph"/>
              <w:spacing w:line="276" w:lineRule="auto"/>
              <w:ind w:left="0"/>
              <w:jc w:val="center"/>
              <w:rPr>
                <w:rFonts w:ascii="Arial" w:hAnsi="Arial" w:cs="Arial"/>
                <w:color w:val="FF0000"/>
              </w:rPr>
            </w:pPr>
            <w:r>
              <w:rPr>
                <w:rFonts w:ascii="Arial" w:hAnsi="Arial" w:cs="Arial"/>
                <w:color w:val="FF0000"/>
              </w:rPr>
              <w:t>1-3</w:t>
            </w:r>
          </w:p>
        </w:tc>
      </w:tr>
      <w:tr w:rsidR="00FE656E" w:rsidRPr="00E80B1A" w14:paraId="4B7542AA"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0091A0" w14:textId="66513314" w:rsidR="00FE656E" w:rsidRDefault="00FE656E" w:rsidP="00F223EC">
            <w:pPr>
              <w:pStyle w:val="ListParagraph"/>
              <w:spacing w:line="276" w:lineRule="auto"/>
              <w:ind w:left="0"/>
              <w:rPr>
                <w:rFonts w:ascii="Arial" w:hAnsi="Arial" w:cs="Arial"/>
                <w:color w:val="FF0000"/>
              </w:rPr>
            </w:pPr>
            <w:r>
              <w:rPr>
                <w:rFonts w:ascii="Arial" w:hAnsi="Arial" w:cs="Arial"/>
                <w:color w:val="FF0000"/>
              </w:rPr>
              <w:t>less oxygen and nutrients reaching tissues/cells/organs</w:t>
            </w:r>
          </w:p>
        </w:tc>
        <w:tc>
          <w:tcPr>
            <w:tcW w:w="1366" w:type="dxa"/>
            <w:vMerge/>
            <w:tcBorders>
              <w:left w:val="single" w:sz="4" w:space="0" w:color="auto"/>
              <w:right w:val="single" w:sz="4" w:space="0" w:color="auto"/>
            </w:tcBorders>
            <w:shd w:val="clear" w:color="auto" w:fill="FFFFFF" w:themeFill="background1"/>
          </w:tcPr>
          <w:p w14:paraId="2EDF66BE" w14:textId="6A4E30FE" w:rsidR="00FE656E" w:rsidRDefault="00FE656E" w:rsidP="00F223EC">
            <w:pPr>
              <w:pStyle w:val="ListParagraph"/>
              <w:spacing w:line="276" w:lineRule="auto"/>
              <w:ind w:left="0"/>
              <w:jc w:val="center"/>
              <w:rPr>
                <w:rFonts w:ascii="Arial" w:hAnsi="Arial" w:cs="Arial"/>
                <w:color w:val="FF0000"/>
              </w:rPr>
            </w:pPr>
          </w:p>
        </w:tc>
      </w:tr>
      <w:tr w:rsidR="00FE656E" w:rsidRPr="00E80B1A" w14:paraId="575A7720"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1BC1" w14:textId="56C250D0" w:rsidR="00FE656E" w:rsidRDefault="00FE656E" w:rsidP="00F223EC">
            <w:pPr>
              <w:pStyle w:val="ListParagraph"/>
              <w:spacing w:line="276" w:lineRule="auto"/>
              <w:ind w:left="0"/>
              <w:rPr>
                <w:rFonts w:ascii="Arial" w:hAnsi="Arial" w:cs="Arial"/>
                <w:color w:val="FF0000"/>
              </w:rPr>
            </w:pPr>
            <w:r>
              <w:rPr>
                <w:rFonts w:ascii="Arial" w:hAnsi="Arial" w:cs="Arial"/>
                <w:color w:val="FF0000"/>
              </w:rPr>
              <w:t>poor removal of wastes from tissues/organs</w:t>
            </w:r>
          </w:p>
        </w:tc>
        <w:tc>
          <w:tcPr>
            <w:tcW w:w="1366" w:type="dxa"/>
            <w:vMerge/>
            <w:tcBorders>
              <w:left w:val="single" w:sz="4" w:space="0" w:color="auto"/>
              <w:right w:val="single" w:sz="4" w:space="0" w:color="auto"/>
            </w:tcBorders>
            <w:shd w:val="clear" w:color="auto" w:fill="FFFFFF" w:themeFill="background1"/>
          </w:tcPr>
          <w:p w14:paraId="4C258B36" w14:textId="7D02A04E" w:rsidR="00FE656E" w:rsidRDefault="00FE656E" w:rsidP="00F223EC">
            <w:pPr>
              <w:pStyle w:val="ListParagraph"/>
              <w:spacing w:line="276" w:lineRule="auto"/>
              <w:ind w:left="0"/>
              <w:jc w:val="center"/>
              <w:rPr>
                <w:rFonts w:ascii="Arial" w:hAnsi="Arial" w:cs="Arial"/>
                <w:color w:val="FF0000"/>
              </w:rPr>
            </w:pPr>
          </w:p>
        </w:tc>
      </w:tr>
      <w:tr w:rsidR="00FE656E" w:rsidRPr="00E80B1A" w14:paraId="1D44CBF5" w14:textId="77777777" w:rsidTr="00F223E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EE81A26" w14:textId="7C1A54FD" w:rsidR="00FE656E" w:rsidRDefault="00FE656E" w:rsidP="00F223EC">
            <w:pPr>
              <w:pStyle w:val="ListParagraph"/>
              <w:spacing w:line="276" w:lineRule="auto"/>
              <w:ind w:left="0"/>
              <w:rPr>
                <w:rFonts w:ascii="Arial" w:hAnsi="Arial" w:cs="Arial"/>
                <w:color w:val="FF0000"/>
              </w:rPr>
            </w:pPr>
            <w:r>
              <w:rPr>
                <w:rFonts w:ascii="Arial" w:hAnsi="Arial" w:cs="Arial"/>
                <w:color w:val="FF0000"/>
              </w:rPr>
              <w:t>increases blood pressure/damages heart and/or vital organs</w:t>
            </w:r>
          </w:p>
        </w:tc>
        <w:tc>
          <w:tcPr>
            <w:tcW w:w="1366" w:type="dxa"/>
            <w:vMerge/>
            <w:tcBorders>
              <w:left w:val="single" w:sz="4" w:space="0" w:color="auto"/>
              <w:right w:val="single" w:sz="4" w:space="0" w:color="auto"/>
            </w:tcBorders>
            <w:shd w:val="clear" w:color="auto" w:fill="FFFFFF" w:themeFill="background1"/>
          </w:tcPr>
          <w:p w14:paraId="294027D4" w14:textId="77777777" w:rsidR="00FE656E" w:rsidRDefault="00FE656E" w:rsidP="00F223EC">
            <w:pPr>
              <w:pStyle w:val="ListParagraph"/>
              <w:spacing w:line="276" w:lineRule="auto"/>
              <w:ind w:left="0"/>
              <w:jc w:val="center"/>
              <w:rPr>
                <w:rFonts w:ascii="Arial" w:hAnsi="Arial" w:cs="Arial"/>
                <w:color w:val="FF0000"/>
              </w:rPr>
            </w:pPr>
          </w:p>
        </w:tc>
      </w:tr>
      <w:tr w:rsidR="00047D98" w:rsidRPr="00E80B1A" w14:paraId="6CCBA399" w14:textId="77777777" w:rsidTr="00F223EC">
        <w:tc>
          <w:tcPr>
            <w:tcW w:w="6930" w:type="dxa"/>
            <w:tcBorders>
              <w:top w:val="single" w:sz="4" w:space="0" w:color="auto"/>
              <w:left w:val="single" w:sz="4" w:space="0" w:color="auto"/>
              <w:bottom w:val="single" w:sz="4" w:space="0" w:color="auto"/>
              <w:right w:val="single" w:sz="4" w:space="0" w:color="auto"/>
            </w:tcBorders>
            <w:hideMark/>
          </w:tcPr>
          <w:p w14:paraId="514C0E33" w14:textId="77777777" w:rsidR="00047D98" w:rsidRPr="00E80B1A" w:rsidRDefault="00047D98" w:rsidP="00F223E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DC9ABAB" w14:textId="6E86A070" w:rsidR="00047D98" w:rsidRPr="00E80B1A" w:rsidRDefault="00FE656E" w:rsidP="00F223EC">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C54887A" w14:textId="77777777" w:rsidR="00047D98" w:rsidRDefault="00047D98" w:rsidP="00EE060B">
      <w:pPr>
        <w:rPr>
          <w:rFonts w:ascii="Arial" w:hAnsi="Arial" w:cs="Arial"/>
          <w:bCs/>
        </w:rPr>
      </w:pPr>
    </w:p>
    <w:p w14:paraId="53B48D5B" w14:textId="6411FF15" w:rsidR="00C02A66" w:rsidRDefault="00C02A66" w:rsidP="008A4487">
      <w:pPr>
        <w:pStyle w:val="ListParagraph"/>
        <w:rPr>
          <w:rFonts w:ascii="Arial" w:hAnsi="Arial" w:cs="Arial"/>
          <w:bCs/>
        </w:rPr>
      </w:pPr>
    </w:p>
    <w:p w14:paraId="73BD5D7C" w14:textId="42B85A34" w:rsidR="00C02A66" w:rsidRDefault="00C02A66" w:rsidP="004E7036">
      <w:pPr>
        <w:pStyle w:val="ListParagraph"/>
        <w:rPr>
          <w:rFonts w:ascii="Arial" w:hAnsi="Arial" w:cs="Arial"/>
          <w:bCs/>
        </w:rPr>
      </w:pPr>
    </w:p>
    <w:p w14:paraId="356955FB" w14:textId="251456E7" w:rsidR="00C02A66" w:rsidRDefault="00C02A66" w:rsidP="004E7036">
      <w:pPr>
        <w:pStyle w:val="ListParagraph"/>
        <w:rPr>
          <w:rFonts w:ascii="Arial" w:hAnsi="Arial" w:cs="Arial"/>
          <w:bCs/>
        </w:rPr>
      </w:pPr>
    </w:p>
    <w:p w14:paraId="185691CB" w14:textId="4C23E339" w:rsidR="00C02A66" w:rsidRDefault="00C02A66" w:rsidP="004E7036">
      <w:pPr>
        <w:pStyle w:val="ListParagraph"/>
        <w:rPr>
          <w:rFonts w:ascii="Arial" w:hAnsi="Arial" w:cs="Arial"/>
          <w:bCs/>
        </w:rPr>
      </w:pPr>
    </w:p>
    <w:p w14:paraId="17D0F0AE" w14:textId="45ADF710" w:rsidR="00C02A66" w:rsidRDefault="00C02A66" w:rsidP="004E7036">
      <w:pPr>
        <w:pStyle w:val="ListParagraph"/>
        <w:rPr>
          <w:rFonts w:ascii="Arial" w:hAnsi="Arial" w:cs="Arial"/>
          <w:bCs/>
        </w:rPr>
      </w:pPr>
    </w:p>
    <w:p w14:paraId="3DEBEEF7" w14:textId="1F3B3E84" w:rsidR="00C02A66" w:rsidRDefault="00C02A66" w:rsidP="004E7036">
      <w:pPr>
        <w:pStyle w:val="ListParagraph"/>
        <w:rPr>
          <w:rFonts w:ascii="Arial" w:hAnsi="Arial" w:cs="Arial"/>
          <w:bCs/>
        </w:rPr>
      </w:pPr>
    </w:p>
    <w:p w14:paraId="3EDA1E0D" w14:textId="50BFB93B" w:rsidR="00C02A66" w:rsidRDefault="00C02A66" w:rsidP="004E7036">
      <w:pPr>
        <w:pStyle w:val="ListParagraph"/>
        <w:rPr>
          <w:rFonts w:ascii="Arial" w:hAnsi="Arial" w:cs="Arial"/>
          <w:bCs/>
        </w:rPr>
      </w:pPr>
    </w:p>
    <w:p w14:paraId="6631E479" w14:textId="2316E035" w:rsidR="00C02A66" w:rsidRDefault="00C02A66" w:rsidP="004E7036">
      <w:pPr>
        <w:pStyle w:val="ListParagraph"/>
        <w:rPr>
          <w:rFonts w:ascii="Arial" w:hAnsi="Arial" w:cs="Arial"/>
          <w:bCs/>
        </w:rPr>
      </w:pPr>
    </w:p>
    <w:p w14:paraId="3FA41A76" w14:textId="1597E61B" w:rsidR="00C02A66" w:rsidRDefault="00C02A66" w:rsidP="004E7036">
      <w:pPr>
        <w:pStyle w:val="ListParagraph"/>
        <w:rPr>
          <w:rFonts w:ascii="Arial" w:hAnsi="Arial" w:cs="Arial"/>
          <w:bCs/>
        </w:rPr>
      </w:pPr>
    </w:p>
    <w:p w14:paraId="7F6346FD" w14:textId="41DEA3DD" w:rsidR="00C02A66" w:rsidRDefault="00C02A66" w:rsidP="004E7036">
      <w:pPr>
        <w:pStyle w:val="ListParagraph"/>
        <w:rPr>
          <w:rFonts w:ascii="Arial" w:hAnsi="Arial" w:cs="Arial"/>
          <w:bCs/>
        </w:rPr>
      </w:pPr>
    </w:p>
    <w:p w14:paraId="15413F3D" w14:textId="77777777" w:rsidR="008A4487" w:rsidRDefault="008A4487" w:rsidP="004E7036">
      <w:pPr>
        <w:pStyle w:val="ListParagraph"/>
        <w:rPr>
          <w:rFonts w:ascii="Arial" w:hAnsi="Arial" w:cs="Arial"/>
          <w:bCs/>
        </w:rPr>
      </w:pPr>
    </w:p>
    <w:p w14:paraId="12376187" w14:textId="71A534BB" w:rsidR="00C02A66" w:rsidRDefault="00C02A66" w:rsidP="004E7036">
      <w:pPr>
        <w:pStyle w:val="ListParagraph"/>
        <w:rPr>
          <w:rFonts w:ascii="Arial" w:hAnsi="Arial" w:cs="Arial"/>
          <w:bCs/>
        </w:rPr>
      </w:pPr>
    </w:p>
    <w:p w14:paraId="252C8CB2" w14:textId="1D4A3D72" w:rsidR="00C45FE7" w:rsidRPr="003C24C9" w:rsidRDefault="00C45FE7" w:rsidP="00C45FE7">
      <w:pPr>
        <w:rPr>
          <w:rFonts w:ascii="Arial" w:hAnsi="Arial" w:cs="Arial"/>
          <w:b/>
        </w:rPr>
      </w:pPr>
      <w:r w:rsidRPr="003C24C9">
        <w:rPr>
          <w:rFonts w:ascii="Arial" w:hAnsi="Arial" w:cs="Arial"/>
          <w:b/>
        </w:rPr>
        <w:lastRenderedPageBreak/>
        <w:t>Question 3</w:t>
      </w:r>
      <w:r>
        <w:rPr>
          <w:rFonts w:ascii="Arial" w:hAnsi="Arial" w:cs="Arial"/>
          <w:b/>
        </w:rPr>
        <w:t>5</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56087B">
        <w:rPr>
          <w:rFonts w:ascii="Arial" w:hAnsi="Arial" w:cs="Arial"/>
          <w:b/>
        </w:rPr>
        <w:t>14</w:t>
      </w:r>
      <w:r>
        <w:rPr>
          <w:rFonts w:ascii="Arial" w:hAnsi="Arial" w:cs="Arial"/>
          <w:b/>
        </w:rPr>
        <w:t xml:space="preserve"> marks)</w:t>
      </w:r>
    </w:p>
    <w:p w14:paraId="3C50A3AC" w14:textId="77777777" w:rsidR="00132CAD" w:rsidRDefault="00132CAD" w:rsidP="00132CAD">
      <w:pPr>
        <w:tabs>
          <w:tab w:val="right" w:pos="9639"/>
        </w:tabs>
        <w:spacing w:before="240" w:line="276" w:lineRule="auto"/>
        <w:ind w:left="567" w:hanging="567"/>
        <w:rPr>
          <w:rFonts w:ascii="Arial" w:hAnsi="Arial" w:cs="Arial"/>
          <w:bCs/>
          <w:color w:val="000000"/>
        </w:rPr>
      </w:pPr>
      <w:r>
        <w:rPr>
          <w:rFonts w:ascii="Arial" w:hAnsi="Arial" w:cs="Arial"/>
          <w:bCs/>
          <w:color w:val="000000"/>
        </w:rPr>
        <w:t>The diagram below illustrates a simplified version of an animal cell.</w:t>
      </w:r>
    </w:p>
    <w:p w14:paraId="7CA3C364" w14:textId="77777777" w:rsidR="00132CAD" w:rsidRPr="00894D7F" w:rsidRDefault="00132CAD" w:rsidP="00132CAD">
      <w:pPr>
        <w:spacing w:after="0" w:line="276" w:lineRule="auto"/>
        <w:rPr>
          <w:rFonts w:ascii="Arial" w:hAnsi="Arial" w:cs="Arial"/>
          <w:b/>
        </w:rPr>
      </w:pPr>
    </w:p>
    <w:p w14:paraId="318BBF3A" w14:textId="24ECFEDC" w:rsidR="00132CAD" w:rsidRDefault="000F6060" w:rsidP="00132CAD">
      <w:pPr>
        <w:keepNext/>
        <w:spacing w:after="0" w:line="276" w:lineRule="auto"/>
        <w:jc w:val="center"/>
        <w:rPr>
          <w:noProof/>
          <w:lang w:eastAsia="en-AU"/>
        </w:rPr>
      </w:pPr>
      <w:r w:rsidRPr="00894D7F">
        <w:rPr>
          <w:rFonts w:ascii="Arial" w:hAnsi="Arial" w:cs="Arial"/>
          <w:noProof/>
          <w:lang w:eastAsia="en-AU"/>
        </w:rPr>
        <mc:AlternateContent>
          <mc:Choice Requires="wps">
            <w:drawing>
              <wp:anchor distT="0" distB="0" distL="114300" distR="114300" simplePos="0" relativeHeight="251676672" behindDoc="0" locked="0" layoutInCell="1" allowOverlap="1" wp14:anchorId="5933DD20" wp14:editId="06AE2303">
                <wp:simplePos x="0" y="0"/>
                <wp:positionH relativeFrom="column">
                  <wp:posOffset>1445136</wp:posOffset>
                </wp:positionH>
                <wp:positionV relativeFrom="paragraph">
                  <wp:posOffset>820860</wp:posOffset>
                </wp:positionV>
                <wp:extent cx="1016710" cy="293743"/>
                <wp:effectExtent l="0" t="0" r="88265" b="68580"/>
                <wp:wrapNone/>
                <wp:docPr id="14" name="Straight Arrow Connector 14"/>
                <wp:cNvGraphicFramePr/>
                <a:graphic xmlns:a="http://schemas.openxmlformats.org/drawingml/2006/main">
                  <a:graphicData uri="http://schemas.microsoft.com/office/word/2010/wordprocessingShape">
                    <wps:wsp>
                      <wps:cNvCnPr/>
                      <wps:spPr>
                        <a:xfrm>
                          <a:off x="0" y="0"/>
                          <a:ext cx="1016710" cy="293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62752F" id="_x0000_t32" coordsize="21600,21600" o:spt="32" o:oned="t" path="m,l21600,21600e" filled="f">
                <v:path arrowok="t" fillok="f" o:connecttype="none"/>
                <o:lock v:ext="edit" shapetype="t"/>
              </v:shapetype>
              <v:shape id="Straight Arrow Connector 14" o:spid="_x0000_s1026" type="#_x0000_t32" style="position:absolute;margin-left:113.8pt;margin-top:64.65pt;width:80.05pt;height:2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" strokecolor="black [3200]" strokeweight=".5pt">
                <v:stroke endarrow="block" joinstyle="miter"/>
              </v:shape>
            </w:pict>
          </mc:Fallback>
        </mc:AlternateContent>
      </w:r>
      <w:r w:rsidRPr="00894D7F">
        <w:rPr>
          <w:rFonts w:ascii="Arial" w:hAnsi="Arial" w:cs="Arial"/>
          <w:noProof/>
          <w:lang w:eastAsia="en-AU"/>
        </w:rPr>
        <mc:AlternateContent>
          <mc:Choice Requires="wps">
            <w:drawing>
              <wp:anchor distT="0" distB="0" distL="114300" distR="114300" simplePos="0" relativeHeight="251670528" behindDoc="0" locked="0" layoutInCell="1" allowOverlap="1" wp14:anchorId="27177167" wp14:editId="5EEFD4F1">
                <wp:simplePos x="0" y="0"/>
                <wp:positionH relativeFrom="column">
                  <wp:posOffset>1246909</wp:posOffset>
                </wp:positionH>
                <wp:positionV relativeFrom="paragraph">
                  <wp:posOffset>1351594</wp:posOffset>
                </wp:positionV>
                <wp:extent cx="466792" cy="115610"/>
                <wp:effectExtent l="0" t="57150" r="0" b="36830"/>
                <wp:wrapNone/>
                <wp:docPr id="8" name="Straight Arrow Connector 8"/>
                <wp:cNvGraphicFramePr/>
                <a:graphic xmlns:a="http://schemas.openxmlformats.org/drawingml/2006/main">
                  <a:graphicData uri="http://schemas.microsoft.com/office/word/2010/wordprocessingShape">
                    <wps:wsp>
                      <wps:cNvCnPr/>
                      <wps:spPr>
                        <a:xfrm flipV="1">
                          <a:off x="0" y="0"/>
                          <a:ext cx="466792" cy="115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3D47A" id="Straight Arrow Connector 8" o:spid="_x0000_s1026" type="#_x0000_t32" style="position:absolute;margin-left:98.2pt;margin-top:106.4pt;width:36.75pt;height:9.1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" strokecolor="black [3200]" strokeweight=".5pt">
                <v:stroke endarrow="block" joinstyle="miter"/>
              </v:shape>
            </w:pict>
          </mc:Fallback>
        </mc:AlternateContent>
      </w:r>
      <w:r w:rsidRPr="00894D7F">
        <w:rPr>
          <w:rFonts w:ascii="Arial" w:hAnsi="Arial" w:cs="Arial"/>
          <w:noProof/>
          <w:lang w:eastAsia="en-AU"/>
        </w:rPr>
        <mc:AlternateContent>
          <mc:Choice Requires="wps">
            <w:drawing>
              <wp:anchor distT="0" distB="0" distL="114300" distR="114300" simplePos="0" relativeHeight="251679744" behindDoc="0" locked="0" layoutInCell="1" allowOverlap="1" wp14:anchorId="4679B64E" wp14:editId="21E45E82">
                <wp:simplePos x="0" y="0"/>
                <wp:positionH relativeFrom="column">
                  <wp:posOffset>3190808</wp:posOffset>
                </wp:positionH>
                <wp:positionV relativeFrom="paragraph">
                  <wp:posOffset>1115003</wp:posOffset>
                </wp:positionV>
                <wp:extent cx="1472348" cy="185438"/>
                <wp:effectExtent l="0" t="57150" r="13970" b="24130"/>
                <wp:wrapNone/>
                <wp:docPr id="17" name="Straight Arrow Connector 17"/>
                <wp:cNvGraphicFramePr/>
                <a:graphic xmlns:a="http://schemas.openxmlformats.org/drawingml/2006/main">
                  <a:graphicData uri="http://schemas.microsoft.com/office/word/2010/wordprocessingShape">
                    <wps:wsp>
                      <wps:cNvCnPr/>
                      <wps:spPr>
                        <a:xfrm flipH="1" flipV="1">
                          <a:off x="0" y="0"/>
                          <a:ext cx="1472348" cy="1854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F7EF7" id="Straight Arrow Connector 17" o:spid="_x0000_s1026" type="#_x0000_t32" style="position:absolute;margin-left:251.25pt;margin-top:87.8pt;width:115.95pt;height:14.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" strokecolor="black [3200]" strokeweight=".5pt">
                <v:stroke endarrow="block" joinstyle="miter"/>
              </v:shape>
            </w:pict>
          </mc:Fallback>
        </mc:AlternateContent>
      </w:r>
      <w:r w:rsidR="00CB4FA9" w:rsidRPr="00894D7F">
        <w:rPr>
          <w:rFonts w:ascii="Arial" w:hAnsi="Arial" w:cs="Arial"/>
          <w:noProof/>
          <w:lang w:eastAsia="en-AU"/>
        </w:rPr>
        <mc:AlternateContent>
          <mc:Choice Requires="wps">
            <w:drawing>
              <wp:anchor distT="45720" distB="45720" distL="114300" distR="114300" simplePos="0" relativeHeight="251681792" behindDoc="0" locked="0" layoutInCell="1" allowOverlap="1" wp14:anchorId="63FD79E9" wp14:editId="51D970EA">
                <wp:simplePos x="0" y="0"/>
                <wp:positionH relativeFrom="column">
                  <wp:posOffset>3479800</wp:posOffset>
                </wp:positionH>
                <wp:positionV relativeFrom="paragraph">
                  <wp:posOffset>1806575</wp:posOffset>
                </wp:positionV>
                <wp:extent cx="1035050" cy="2857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285750"/>
                        </a:xfrm>
                        <a:prstGeom prst="rect">
                          <a:avLst/>
                        </a:prstGeom>
                        <a:solidFill>
                          <a:srgbClr val="FFFFFF"/>
                        </a:solidFill>
                        <a:ln w="9525">
                          <a:noFill/>
                          <a:miter lim="800000"/>
                          <a:headEnd/>
                          <a:tailEnd/>
                        </a:ln>
                      </wps:spPr>
                      <wps:txbx>
                        <w:txbxContent>
                          <w:p w14:paraId="495B7A56" w14:textId="4DCF682D" w:rsidR="004259D4" w:rsidRPr="00CB4FA9" w:rsidRDefault="004259D4" w:rsidP="00132CAD">
                            <w:pPr>
                              <w:rPr>
                                <w:b/>
                                <w:lang w:val="en-US"/>
                              </w:rPr>
                            </w:pPr>
                            <w:r>
                              <w:rPr>
                                <w:b/>
                                <w:lang w:val="en-US"/>
                              </w:rPr>
                              <w:t>Lysosome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D79E9" id="Text Box 2" o:spid="_x0000_s1028" type="#_x0000_t202" style="position:absolute;left:0;text-align:left;margin-left:274pt;margin-top:142.25pt;width:81.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0BIAIAACMEAAAOAAAAZHJzL2Uyb0RvYy54bWysU81u2zAMvg/YOwi6L3a8eE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" stroked="f">
                <v:textbox>
                  <w:txbxContent>
                    <w:p w14:paraId="495B7A56" w14:textId="4DCF682D" w:rsidR="004259D4" w:rsidRPr="00CB4FA9" w:rsidRDefault="004259D4" w:rsidP="00132CAD">
                      <w:pPr>
                        <w:rPr>
                          <w:b/>
                          <w:lang w:val="en-US"/>
                        </w:rPr>
                      </w:pPr>
                      <w:r>
                        <w:rPr>
                          <w:b/>
                          <w:lang w:val="en-US"/>
                        </w:rPr>
                        <w:t>Lysosome</w:t>
                      </w:r>
                    </w:p>
                  </w:txbxContent>
                </v:textbox>
              </v:shape>
            </w:pict>
          </mc:Fallback>
        </mc:AlternateContent>
      </w:r>
      <w:r w:rsidR="00132CAD" w:rsidRPr="00894D7F">
        <w:rPr>
          <w:rFonts w:ascii="Arial" w:hAnsi="Arial" w:cs="Arial"/>
          <w:noProof/>
          <w:lang w:eastAsia="en-AU"/>
        </w:rPr>
        <mc:AlternateContent>
          <mc:Choice Requires="wps">
            <w:drawing>
              <wp:anchor distT="0" distB="0" distL="114300" distR="114300" simplePos="0" relativeHeight="251680768" behindDoc="0" locked="0" layoutInCell="1" allowOverlap="1" wp14:anchorId="1555D645" wp14:editId="2339914A">
                <wp:simplePos x="0" y="0"/>
                <wp:positionH relativeFrom="column">
                  <wp:posOffset>2952749</wp:posOffset>
                </wp:positionH>
                <wp:positionV relativeFrom="paragraph">
                  <wp:posOffset>1884044</wp:posOffset>
                </wp:positionV>
                <wp:extent cx="485775" cy="53975"/>
                <wp:effectExtent l="0" t="57150" r="28575" b="41275"/>
                <wp:wrapNone/>
                <wp:docPr id="18" name="Straight Arrow Connector 18"/>
                <wp:cNvGraphicFramePr/>
                <a:graphic xmlns:a="http://schemas.openxmlformats.org/drawingml/2006/main">
                  <a:graphicData uri="http://schemas.microsoft.com/office/word/2010/wordprocessingShape">
                    <wps:wsp>
                      <wps:cNvCnPr/>
                      <wps:spPr>
                        <a:xfrm flipH="1" flipV="1">
                          <a:off x="0" y="0"/>
                          <a:ext cx="485775" cy="5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A612C" id="Straight Arrow Connector 18" o:spid="_x0000_s1026" type="#_x0000_t32" style="position:absolute;margin-left:232.5pt;margin-top:148.35pt;width:38.25pt;height:4.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" strokecolor="black [3200]" strokeweight=".5pt">
                <v:stroke endarrow="block" joinstyle="miter"/>
              </v:shape>
            </w:pict>
          </mc:Fallback>
        </mc:AlternateContent>
      </w:r>
      <w:r w:rsidR="00132CAD" w:rsidRPr="00894D7F">
        <w:rPr>
          <w:rFonts w:ascii="Arial" w:hAnsi="Arial" w:cs="Arial"/>
          <w:noProof/>
          <w:lang w:eastAsia="en-AU"/>
        </w:rPr>
        <mc:AlternateContent>
          <mc:Choice Requires="wps">
            <w:drawing>
              <wp:anchor distT="45720" distB="45720" distL="114300" distR="114300" simplePos="0" relativeHeight="251673600" behindDoc="0" locked="0" layoutInCell="1" allowOverlap="1" wp14:anchorId="7427E93E" wp14:editId="3A2BECF4">
                <wp:simplePos x="0" y="0"/>
                <wp:positionH relativeFrom="column">
                  <wp:posOffset>1089025</wp:posOffset>
                </wp:positionH>
                <wp:positionV relativeFrom="paragraph">
                  <wp:posOffset>1292860</wp:posOffset>
                </wp:positionV>
                <wp:extent cx="314325" cy="285750"/>
                <wp:effectExtent l="0" t="0" r="9525"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solidFill>
                          <a:srgbClr val="FFFFFF"/>
                        </a:solidFill>
                        <a:ln w="9525">
                          <a:noFill/>
                          <a:miter lim="800000"/>
                          <a:headEnd/>
                          <a:tailEnd/>
                        </a:ln>
                      </wps:spPr>
                      <wps:txbx>
                        <w:txbxContent>
                          <w:p w14:paraId="551CB513" w14:textId="77777777" w:rsidR="004259D4" w:rsidRPr="00283843" w:rsidRDefault="004259D4" w:rsidP="00132CAD">
                            <w:pPr>
                              <w:rPr>
                                <w:b/>
                                <w:lang w:val="en-US"/>
                              </w:rPr>
                            </w:pPr>
                            <w:r>
                              <w:rPr>
                                <w:b/>
                                <w:lang w:val="en-U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7E93E" id="_x0000_s1029" type="#_x0000_t202" style="position:absolute;left:0;text-align:left;margin-left:85.75pt;margin-top:101.8pt;width:24.75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" stroked="f">
                <v:textbox>
                  <w:txbxContent>
                    <w:p w14:paraId="551CB513" w14:textId="77777777" w:rsidR="004259D4" w:rsidRPr="00283843" w:rsidRDefault="004259D4" w:rsidP="00132CAD">
                      <w:pPr>
                        <w:rPr>
                          <w:b/>
                          <w:lang w:val="en-US"/>
                        </w:rPr>
                      </w:pPr>
                      <w:r>
                        <w:rPr>
                          <w:b/>
                          <w:lang w:val="en-US"/>
                        </w:rPr>
                        <w:t>C</w:t>
                      </w:r>
                    </w:p>
                  </w:txbxContent>
                </v:textbox>
              </v:shape>
            </w:pict>
          </mc:Fallback>
        </mc:AlternateContent>
      </w:r>
      <w:r w:rsidR="00132CAD" w:rsidRPr="00894D7F">
        <w:rPr>
          <w:rFonts w:ascii="Arial" w:hAnsi="Arial" w:cs="Arial"/>
          <w:noProof/>
          <w:lang w:eastAsia="en-AU"/>
        </w:rPr>
        <mc:AlternateContent>
          <mc:Choice Requires="wps">
            <w:drawing>
              <wp:anchor distT="0" distB="0" distL="114300" distR="114300" simplePos="0" relativeHeight="251671552" behindDoc="0" locked="0" layoutInCell="1" allowOverlap="1" wp14:anchorId="422E292D" wp14:editId="7FEE89B2">
                <wp:simplePos x="0" y="0"/>
                <wp:positionH relativeFrom="column">
                  <wp:posOffset>4029075</wp:posOffset>
                </wp:positionH>
                <wp:positionV relativeFrom="paragraph">
                  <wp:posOffset>640079</wp:posOffset>
                </wp:positionV>
                <wp:extent cx="762000" cy="295275"/>
                <wp:effectExtent l="38100" t="38100" r="19050"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7620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4A7DB" id="Straight Arrow Connector 9" o:spid="_x0000_s1026" type="#_x0000_t32" style="position:absolute;margin-left:317.25pt;margin-top:50.4pt;width:60pt;height:23.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" strokecolor="black [3200]" strokeweight=".5pt">
                <v:stroke endarrow="block" joinstyle="miter"/>
              </v:shape>
            </w:pict>
          </mc:Fallback>
        </mc:AlternateContent>
      </w:r>
      <w:r w:rsidR="00132CAD" w:rsidRPr="00894D7F">
        <w:rPr>
          <w:rFonts w:ascii="Arial" w:hAnsi="Arial" w:cs="Arial"/>
          <w:noProof/>
          <w:lang w:eastAsia="en-AU"/>
        </w:rPr>
        <mc:AlternateContent>
          <mc:Choice Requires="wps">
            <w:drawing>
              <wp:anchor distT="0" distB="0" distL="114300" distR="114300" simplePos="0" relativeHeight="251677696" behindDoc="0" locked="0" layoutInCell="1" allowOverlap="1" wp14:anchorId="7D257682" wp14:editId="21405B61">
                <wp:simplePos x="0" y="0"/>
                <wp:positionH relativeFrom="column">
                  <wp:posOffset>1104900</wp:posOffset>
                </wp:positionH>
                <wp:positionV relativeFrom="paragraph">
                  <wp:posOffset>337186</wp:posOffset>
                </wp:positionV>
                <wp:extent cx="1219200" cy="45719"/>
                <wp:effectExtent l="0" t="76200" r="0" b="50165"/>
                <wp:wrapNone/>
                <wp:docPr id="15" name="Straight Arrow Connector 15"/>
                <wp:cNvGraphicFramePr/>
                <a:graphic xmlns:a="http://schemas.openxmlformats.org/drawingml/2006/main">
                  <a:graphicData uri="http://schemas.microsoft.com/office/word/2010/wordprocessingShape">
                    <wps:wsp>
                      <wps:cNvCnPr/>
                      <wps:spPr>
                        <a:xfrm flipV="1">
                          <a:off x="0" y="0"/>
                          <a:ext cx="1219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9DC55" id="Straight Arrow Connector 15" o:spid="_x0000_s1026" type="#_x0000_t32" style="position:absolute;margin-left:87pt;margin-top:26.55pt;width:96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" strokecolor="black [3200]" strokeweight=".5pt">
                <v:stroke endarrow="block" joinstyle="miter"/>
              </v:shape>
            </w:pict>
          </mc:Fallback>
        </mc:AlternateContent>
      </w:r>
      <w:r w:rsidR="00132CAD">
        <w:rPr>
          <w:noProof/>
          <w:lang w:eastAsia="en-AU"/>
        </w:rPr>
        <w:drawing>
          <wp:inline distT="0" distB="0" distL="0" distR="0" wp14:anchorId="3CFE5F59" wp14:editId="305D5D13">
            <wp:extent cx="2838149" cy="2095500"/>
            <wp:effectExtent l="0" t="0" r="635" b="0"/>
            <wp:docPr id="21" name="Picture 21" descr="http://www.clker.com/cliparts/c/V/e/B/X/o/animal-cell-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ker.com/cliparts/c/V/e/B/X/o/animal-cell-h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0186" cy="2104388"/>
                    </a:xfrm>
                    <a:prstGeom prst="rect">
                      <a:avLst/>
                    </a:prstGeom>
                    <a:noFill/>
                    <a:ln>
                      <a:noFill/>
                    </a:ln>
                  </pic:spPr>
                </pic:pic>
              </a:graphicData>
            </a:graphic>
          </wp:inline>
        </w:drawing>
      </w:r>
      <w:r w:rsidR="00132CAD" w:rsidRPr="00894D7F">
        <w:rPr>
          <w:rFonts w:ascii="Arial" w:hAnsi="Arial" w:cs="Arial"/>
          <w:noProof/>
          <w:lang w:eastAsia="en-AU"/>
        </w:rPr>
        <mc:AlternateContent>
          <mc:Choice Requires="wps">
            <w:drawing>
              <wp:anchor distT="45720" distB="45720" distL="114300" distR="114300" simplePos="0" relativeHeight="251678720" behindDoc="0" locked="0" layoutInCell="1" allowOverlap="1" wp14:anchorId="7F632AC6" wp14:editId="1A6CEAEA">
                <wp:simplePos x="0" y="0"/>
                <wp:positionH relativeFrom="column">
                  <wp:posOffset>4676775</wp:posOffset>
                </wp:positionH>
                <wp:positionV relativeFrom="paragraph">
                  <wp:posOffset>1197610</wp:posOffset>
                </wp:positionV>
                <wp:extent cx="314325" cy="285750"/>
                <wp:effectExtent l="0" t="0" r="9525"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solidFill>
                          <a:srgbClr val="FFFFFF"/>
                        </a:solidFill>
                        <a:ln w="9525">
                          <a:noFill/>
                          <a:miter lim="800000"/>
                          <a:headEnd/>
                          <a:tailEnd/>
                        </a:ln>
                      </wps:spPr>
                      <wps:txbx>
                        <w:txbxContent>
                          <w:p w14:paraId="55710650" w14:textId="77777777" w:rsidR="004259D4" w:rsidRPr="00283843" w:rsidRDefault="004259D4" w:rsidP="00132CAD">
                            <w:pPr>
                              <w:rPr>
                                <w:b/>
                                <w:lang w:val="en-US"/>
                              </w:rPr>
                            </w:pPr>
                            <w:r>
                              <w:rPr>
                                <w:b/>
                                <w:lang w:val="en-US"/>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32AC6" id="_x0000_s1030" type="#_x0000_t202" style="position:absolute;left:0;text-align:left;margin-left:368.25pt;margin-top:94.3pt;width:24.75pt;height:2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" stroked="f">
                <v:textbox>
                  <w:txbxContent>
                    <w:p w14:paraId="55710650" w14:textId="77777777" w:rsidR="004259D4" w:rsidRPr="00283843" w:rsidRDefault="004259D4" w:rsidP="00132CAD">
                      <w:pPr>
                        <w:rPr>
                          <w:b/>
                          <w:lang w:val="en-US"/>
                        </w:rPr>
                      </w:pPr>
                      <w:r>
                        <w:rPr>
                          <w:b/>
                          <w:lang w:val="en-US"/>
                        </w:rPr>
                        <w:t>E</w:t>
                      </w:r>
                    </w:p>
                  </w:txbxContent>
                </v:textbox>
              </v:shape>
            </w:pict>
          </mc:Fallback>
        </mc:AlternateContent>
      </w:r>
      <w:r w:rsidR="00132CAD" w:rsidRPr="00894D7F">
        <w:rPr>
          <w:rFonts w:ascii="Arial" w:hAnsi="Arial" w:cs="Arial"/>
          <w:noProof/>
          <w:lang w:eastAsia="en-AU"/>
        </w:rPr>
        <mc:AlternateContent>
          <mc:Choice Requires="wps">
            <w:drawing>
              <wp:anchor distT="45720" distB="45720" distL="114300" distR="114300" simplePos="0" relativeHeight="251675648" behindDoc="0" locked="0" layoutInCell="1" allowOverlap="1" wp14:anchorId="5F7CC595" wp14:editId="50B4D645">
                <wp:simplePos x="0" y="0"/>
                <wp:positionH relativeFrom="column">
                  <wp:posOffset>1209675</wp:posOffset>
                </wp:positionH>
                <wp:positionV relativeFrom="paragraph">
                  <wp:posOffset>683260</wp:posOffset>
                </wp:positionV>
                <wp:extent cx="314325" cy="285750"/>
                <wp:effectExtent l="0" t="0" r="9525"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solidFill>
                          <a:srgbClr val="FFFFFF"/>
                        </a:solidFill>
                        <a:ln w="9525">
                          <a:noFill/>
                          <a:miter lim="800000"/>
                          <a:headEnd/>
                          <a:tailEnd/>
                        </a:ln>
                      </wps:spPr>
                      <wps:txbx>
                        <w:txbxContent>
                          <w:p w14:paraId="6C0C196E" w14:textId="77777777" w:rsidR="004259D4" w:rsidRPr="00283843" w:rsidRDefault="004259D4" w:rsidP="00132CAD">
                            <w:pPr>
                              <w:rPr>
                                <w:b/>
                                <w:lang w:val="en-US"/>
                              </w:rPr>
                            </w:pPr>
                            <w:r>
                              <w:rPr>
                                <w:b/>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CC595" id="_x0000_s1031" type="#_x0000_t202" style="position:absolute;left:0;text-align:left;margin-left:95.25pt;margin-top:53.8pt;width:24.7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" stroked="f">
                <v:textbox>
                  <w:txbxContent>
                    <w:p w14:paraId="6C0C196E" w14:textId="77777777" w:rsidR="004259D4" w:rsidRPr="00283843" w:rsidRDefault="004259D4" w:rsidP="00132CAD">
                      <w:pPr>
                        <w:rPr>
                          <w:b/>
                          <w:lang w:val="en-US"/>
                        </w:rPr>
                      </w:pPr>
                      <w:r>
                        <w:rPr>
                          <w:b/>
                          <w:lang w:val="en-US"/>
                        </w:rPr>
                        <w:t>B</w:t>
                      </w:r>
                    </w:p>
                  </w:txbxContent>
                </v:textbox>
              </v:shape>
            </w:pict>
          </mc:Fallback>
        </mc:AlternateContent>
      </w:r>
      <w:r w:rsidR="00132CAD" w:rsidRPr="00894D7F">
        <w:rPr>
          <w:rFonts w:ascii="Arial" w:hAnsi="Arial" w:cs="Arial"/>
          <w:noProof/>
          <w:lang w:eastAsia="en-AU"/>
        </w:rPr>
        <mc:AlternateContent>
          <mc:Choice Requires="wps">
            <w:drawing>
              <wp:anchor distT="45720" distB="45720" distL="114300" distR="114300" simplePos="0" relativeHeight="251674624" behindDoc="0" locked="0" layoutInCell="1" allowOverlap="1" wp14:anchorId="448CF98C" wp14:editId="6F4E3996">
                <wp:simplePos x="0" y="0"/>
                <wp:positionH relativeFrom="margin">
                  <wp:posOffset>857250</wp:posOffset>
                </wp:positionH>
                <wp:positionV relativeFrom="paragraph">
                  <wp:posOffset>281305</wp:posOffset>
                </wp:positionV>
                <wp:extent cx="314325" cy="323850"/>
                <wp:effectExtent l="0" t="0" r="952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23850"/>
                        </a:xfrm>
                        <a:prstGeom prst="rect">
                          <a:avLst/>
                        </a:prstGeom>
                        <a:solidFill>
                          <a:srgbClr val="FFFFFF"/>
                        </a:solidFill>
                        <a:ln w="9525">
                          <a:noFill/>
                          <a:miter lim="800000"/>
                          <a:headEnd/>
                          <a:tailEnd/>
                        </a:ln>
                      </wps:spPr>
                      <wps:txbx>
                        <w:txbxContent>
                          <w:p w14:paraId="27388028" w14:textId="77777777" w:rsidR="004259D4" w:rsidRPr="00283843" w:rsidRDefault="004259D4" w:rsidP="00132CAD">
                            <w:pPr>
                              <w:rPr>
                                <w:b/>
                                <w:lang w:val="en-US"/>
                              </w:rPr>
                            </w:pPr>
                            <w:r>
                              <w:rPr>
                                <w:b/>
                                <w:lang w:val="en-US"/>
                              </w:rPr>
                              <w: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CF98C" id="_x0000_s1032" type="#_x0000_t202" style="position:absolute;left:0;text-align:left;margin-left:67.5pt;margin-top:22.15pt;width:24.75pt;height:25.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" stroked="f">
                <v:textbox>
                  <w:txbxContent>
                    <w:p w14:paraId="27388028" w14:textId="77777777" w:rsidR="004259D4" w:rsidRPr="00283843" w:rsidRDefault="004259D4" w:rsidP="00132CAD">
                      <w:pPr>
                        <w:rPr>
                          <w:b/>
                          <w:lang w:val="en-US"/>
                        </w:rPr>
                      </w:pPr>
                      <w:r>
                        <w:rPr>
                          <w:b/>
                          <w:lang w:val="en-US"/>
                        </w:rPr>
                        <w:t>As</w:t>
                      </w:r>
                    </w:p>
                  </w:txbxContent>
                </v:textbox>
                <w10:wrap anchorx="margin"/>
              </v:shape>
            </w:pict>
          </mc:Fallback>
        </mc:AlternateContent>
      </w:r>
      <w:r w:rsidR="00132CAD" w:rsidRPr="00894D7F">
        <w:rPr>
          <w:rFonts w:ascii="Arial" w:hAnsi="Arial" w:cs="Arial"/>
          <w:noProof/>
          <w:lang w:eastAsia="en-AU"/>
        </w:rPr>
        <mc:AlternateContent>
          <mc:Choice Requires="wps">
            <w:drawing>
              <wp:anchor distT="45720" distB="45720" distL="114300" distR="114300" simplePos="0" relativeHeight="251672576" behindDoc="0" locked="0" layoutInCell="1" allowOverlap="1" wp14:anchorId="27042582" wp14:editId="651FA2FF">
                <wp:simplePos x="0" y="0"/>
                <wp:positionH relativeFrom="column">
                  <wp:posOffset>4848225</wp:posOffset>
                </wp:positionH>
                <wp:positionV relativeFrom="paragraph">
                  <wp:posOffset>852805</wp:posOffset>
                </wp:positionV>
                <wp:extent cx="314325" cy="285750"/>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solidFill>
                          <a:srgbClr val="FFFFFF"/>
                        </a:solidFill>
                        <a:ln w="9525">
                          <a:noFill/>
                          <a:miter lim="800000"/>
                          <a:headEnd/>
                          <a:tailEnd/>
                        </a:ln>
                      </wps:spPr>
                      <wps:txbx>
                        <w:txbxContent>
                          <w:p w14:paraId="3D994749" w14:textId="77777777" w:rsidR="004259D4" w:rsidRPr="00283843" w:rsidRDefault="004259D4" w:rsidP="00132CAD">
                            <w:pPr>
                              <w:rPr>
                                <w:b/>
                                <w:lang w:val="en-US"/>
                              </w:rPr>
                            </w:pPr>
                            <w:r>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42582" id="_x0000_s1033" type="#_x0000_t202" style="position:absolute;left:0;text-align:left;margin-left:381.75pt;margin-top:67.15pt;width:24.75pt;height:2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" stroked="f">
                <v:textbox>
                  <w:txbxContent>
                    <w:p w14:paraId="3D994749" w14:textId="77777777" w:rsidR="004259D4" w:rsidRPr="00283843" w:rsidRDefault="004259D4" w:rsidP="00132CAD">
                      <w:pPr>
                        <w:rPr>
                          <w:b/>
                          <w:lang w:val="en-US"/>
                        </w:rPr>
                      </w:pPr>
                      <w:r>
                        <w:rPr>
                          <w:b/>
                          <w:lang w:val="en-US"/>
                        </w:rPr>
                        <w:t>D</w:t>
                      </w:r>
                    </w:p>
                  </w:txbxContent>
                </v:textbox>
              </v:shape>
            </w:pict>
          </mc:Fallback>
        </mc:AlternateContent>
      </w:r>
      <w:r w:rsidR="00132CAD" w:rsidRPr="00A5227A">
        <w:t xml:space="preserve"> </w:t>
      </w:r>
    </w:p>
    <w:p w14:paraId="6230E130" w14:textId="77777777" w:rsidR="00163D9E" w:rsidRDefault="00163D9E">
      <w:pPr>
        <w:rPr>
          <w:rFonts w:ascii="Arial" w:hAnsi="Arial" w:cs="Arial"/>
        </w:rPr>
      </w:pPr>
    </w:p>
    <w:p w14:paraId="00374CE5" w14:textId="5F447FB7" w:rsidR="00132CAD" w:rsidRDefault="00132CAD" w:rsidP="006B1486">
      <w:pPr>
        <w:pStyle w:val="ListParagraph"/>
        <w:numPr>
          <w:ilvl w:val="0"/>
          <w:numId w:val="14"/>
        </w:numPr>
        <w:rPr>
          <w:rFonts w:ascii="Arial" w:hAnsi="Arial" w:cs="Arial"/>
        </w:rPr>
      </w:pPr>
      <w:r>
        <w:rPr>
          <w:rFonts w:ascii="Arial" w:hAnsi="Arial" w:cs="Arial"/>
        </w:rPr>
        <w:t>Identify the following organelles from the diagram above:</w:t>
      </w:r>
      <w:r w:rsidR="00A17922">
        <w:rPr>
          <w:rFonts w:ascii="Arial" w:hAnsi="Arial" w:cs="Arial"/>
        </w:rPr>
        <w:tab/>
      </w:r>
      <w:r w:rsidR="00A17922">
        <w:rPr>
          <w:rFonts w:ascii="Arial" w:hAnsi="Arial" w:cs="Arial"/>
        </w:rPr>
        <w:tab/>
      </w:r>
      <w:proofErr w:type="gramStart"/>
      <w:r w:rsidR="00A17922">
        <w:rPr>
          <w:rFonts w:ascii="Arial" w:hAnsi="Arial" w:cs="Arial"/>
        </w:rPr>
        <w:tab/>
        <w:t xml:space="preserve">  (</w:t>
      </w:r>
      <w:proofErr w:type="gramEnd"/>
      <w:r w:rsidR="00A17922">
        <w:rPr>
          <w:rFonts w:ascii="Arial" w:hAnsi="Arial" w:cs="Arial"/>
        </w:rPr>
        <w:t>2 marks)</w:t>
      </w:r>
    </w:p>
    <w:p w14:paraId="32FA0792" w14:textId="3D014C19" w:rsidR="00132CAD" w:rsidRDefault="00132CAD" w:rsidP="00132CAD">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32CAD" w:rsidRPr="00E80B1A" w14:paraId="67929CCA"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0DEECD6B" w14:textId="77777777" w:rsidR="00132CAD" w:rsidRPr="00E80B1A" w:rsidRDefault="00132CAD"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D4B29E3" w14:textId="77777777" w:rsidR="00132CAD" w:rsidRPr="00E80B1A" w:rsidRDefault="00132CAD"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132CAD" w:rsidRPr="00E80B1A" w14:paraId="06B0F3FB"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E95DB7A" w14:textId="368113C6" w:rsidR="00132CAD" w:rsidRPr="00105951" w:rsidRDefault="000F6060" w:rsidP="0098200C">
            <w:pPr>
              <w:pStyle w:val="ListParagraph"/>
              <w:spacing w:line="276" w:lineRule="auto"/>
              <w:ind w:left="0"/>
              <w:rPr>
                <w:rFonts w:ascii="Arial" w:hAnsi="Arial" w:cs="Arial"/>
                <w:color w:val="FF0000"/>
              </w:rPr>
            </w:pPr>
            <w:r>
              <w:rPr>
                <w:rFonts w:ascii="Arial" w:hAnsi="Arial" w:cs="Arial"/>
                <w:color w:val="FF0000"/>
              </w:rPr>
              <w:t xml:space="preserve">C: Mitochondria </w:t>
            </w:r>
          </w:p>
        </w:tc>
        <w:tc>
          <w:tcPr>
            <w:tcW w:w="1366" w:type="dxa"/>
            <w:tcBorders>
              <w:top w:val="single" w:sz="4" w:space="0" w:color="auto"/>
              <w:left w:val="single" w:sz="4" w:space="0" w:color="auto"/>
              <w:right w:val="single" w:sz="4" w:space="0" w:color="auto"/>
            </w:tcBorders>
            <w:shd w:val="clear" w:color="auto" w:fill="FFFFFF" w:themeFill="background1"/>
          </w:tcPr>
          <w:p w14:paraId="5611DF50" w14:textId="77777777" w:rsidR="00132CAD" w:rsidRDefault="00132CAD"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132CAD" w:rsidRPr="00E80B1A" w14:paraId="0AFFFBAE"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C9795" w14:textId="02257549" w:rsidR="00132CAD" w:rsidRDefault="000F6060" w:rsidP="0098200C">
            <w:pPr>
              <w:pStyle w:val="ListParagraph"/>
              <w:spacing w:line="276" w:lineRule="auto"/>
              <w:ind w:left="0"/>
              <w:rPr>
                <w:rFonts w:ascii="Arial" w:hAnsi="Arial" w:cs="Arial"/>
                <w:color w:val="FF0000"/>
              </w:rPr>
            </w:pPr>
            <w:r>
              <w:rPr>
                <w:rFonts w:ascii="Arial" w:hAnsi="Arial" w:cs="Arial"/>
                <w:color w:val="FF0000"/>
              </w:rPr>
              <w:t>E: Smooth Endoplasmic Reticulum</w:t>
            </w:r>
          </w:p>
        </w:tc>
        <w:tc>
          <w:tcPr>
            <w:tcW w:w="1366" w:type="dxa"/>
            <w:tcBorders>
              <w:top w:val="single" w:sz="4" w:space="0" w:color="auto"/>
              <w:left w:val="single" w:sz="4" w:space="0" w:color="auto"/>
              <w:right w:val="single" w:sz="4" w:space="0" w:color="auto"/>
            </w:tcBorders>
            <w:shd w:val="clear" w:color="auto" w:fill="FFFFFF" w:themeFill="background1"/>
          </w:tcPr>
          <w:p w14:paraId="25A02033" w14:textId="77777777" w:rsidR="00132CAD" w:rsidRDefault="00132CAD"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132CAD" w:rsidRPr="00E80B1A" w14:paraId="4A8A3867"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45FACD97" w14:textId="77777777" w:rsidR="00132CAD" w:rsidRPr="00E80B1A" w:rsidRDefault="00132CAD" w:rsidP="0098200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1ADFB30" w14:textId="6D1B6A0F" w:rsidR="00132CAD" w:rsidRPr="00E80B1A" w:rsidRDefault="00132CAD" w:rsidP="0098200C">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27BB78E9" w14:textId="4269A878" w:rsidR="00132CAD" w:rsidRDefault="00132CAD" w:rsidP="00132CAD">
      <w:pPr>
        <w:pStyle w:val="ListParagraph"/>
        <w:rPr>
          <w:rFonts w:ascii="Arial" w:hAnsi="Arial" w:cs="Arial"/>
        </w:rPr>
      </w:pPr>
    </w:p>
    <w:p w14:paraId="6A70CD79" w14:textId="0487788C" w:rsidR="00CB4FA9" w:rsidRDefault="00CB4FA9" w:rsidP="00132CAD">
      <w:pPr>
        <w:pStyle w:val="ListParagraph"/>
        <w:rPr>
          <w:rFonts w:ascii="Arial" w:hAnsi="Arial" w:cs="Arial"/>
        </w:rPr>
      </w:pPr>
    </w:p>
    <w:p w14:paraId="3FF39129" w14:textId="600D4CC6" w:rsidR="00CB4FA9" w:rsidRDefault="00CB4FA9" w:rsidP="006B1486">
      <w:pPr>
        <w:pStyle w:val="ListParagraph"/>
        <w:numPr>
          <w:ilvl w:val="0"/>
          <w:numId w:val="14"/>
        </w:numPr>
        <w:rPr>
          <w:rFonts w:ascii="Arial" w:hAnsi="Arial" w:cs="Arial"/>
        </w:rPr>
      </w:pPr>
      <w:r>
        <w:rPr>
          <w:rFonts w:ascii="Arial" w:hAnsi="Arial" w:cs="Arial"/>
        </w:rPr>
        <w:t>Describe how Organelle A and Organelle D work together to create lysosomes.</w:t>
      </w:r>
      <w:r>
        <w:rPr>
          <w:rFonts w:ascii="Arial" w:hAnsi="Arial" w:cs="Arial"/>
        </w:rPr>
        <w:tab/>
        <w:t xml:space="preserve">  </w:t>
      </w:r>
    </w:p>
    <w:p w14:paraId="5C284150" w14:textId="4B881DFF" w:rsidR="00CB4FA9" w:rsidRDefault="00CB4FA9" w:rsidP="00CB4FA9">
      <w:pPr>
        <w:pStyle w:val="ListParagraph"/>
        <w:jc w:val="right"/>
        <w:rPr>
          <w:rFonts w:ascii="Arial" w:hAnsi="Arial" w:cs="Arial"/>
        </w:rPr>
      </w:pPr>
      <w:r>
        <w:rPr>
          <w:rFonts w:ascii="Arial" w:hAnsi="Arial" w:cs="Arial"/>
        </w:rPr>
        <w:t xml:space="preserve">(2 marks) </w:t>
      </w:r>
    </w:p>
    <w:p w14:paraId="666A3FC0" w14:textId="151C9732" w:rsidR="00CB4FA9" w:rsidRDefault="00CB4FA9" w:rsidP="00CB4FA9">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CB4FA9" w:rsidRPr="00E80B1A" w14:paraId="6A10F13E"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17C6EF7A" w14:textId="77777777" w:rsidR="00CB4FA9" w:rsidRPr="00E80B1A" w:rsidRDefault="00CB4FA9"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5DDD3BE" w14:textId="77777777" w:rsidR="00CB4FA9" w:rsidRPr="00E80B1A" w:rsidRDefault="00CB4FA9"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CB4FA9" w:rsidRPr="00E80B1A" w14:paraId="7D95BD98"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703D3D5" w14:textId="07ECB123" w:rsidR="00CB4FA9" w:rsidRPr="00105951" w:rsidRDefault="00CB4FA9" w:rsidP="0098200C">
            <w:pPr>
              <w:pStyle w:val="ListParagraph"/>
              <w:spacing w:line="276" w:lineRule="auto"/>
              <w:ind w:left="0"/>
              <w:rPr>
                <w:rFonts w:ascii="Arial" w:hAnsi="Arial" w:cs="Arial"/>
                <w:color w:val="FF0000"/>
              </w:rPr>
            </w:pPr>
            <w:r>
              <w:rPr>
                <w:rFonts w:ascii="Arial" w:hAnsi="Arial" w:cs="Arial"/>
                <w:color w:val="FF0000"/>
              </w:rPr>
              <w:t>Lysosomes are formed in Organelle D/Golgi body/network/apparatus</w:t>
            </w:r>
          </w:p>
        </w:tc>
        <w:tc>
          <w:tcPr>
            <w:tcW w:w="1366" w:type="dxa"/>
            <w:tcBorders>
              <w:top w:val="single" w:sz="4" w:space="0" w:color="auto"/>
              <w:left w:val="single" w:sz="4" w:space="0" w:color="auto"/>
              <w:right w:val="single" w:sz="4" w:space="0" w:color="auto"/>
            </w:tcBorders>
            <w:shd w:val="clear" w:color="auto" w:fill="FFFFFF" w:themeFill="background1"/>
          </w:tcPr>
          <w:p w14:paraId="58E252F7" w14:textId="77777777" w:rsidR="00CB4FA9" w:rsidRDefault="00CB4FA9"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CB4FA9" w:rsidRPr="00E80B1A" w14:paraId="73FDAD23"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49777B0" w14:textId="0515AC1E" w:rsidR="00CB4FA9" w:rsidRDefault="00CB4FA9" w:rsidP="0098200C">
            <w:pPr>
              <w:pStyle w:val="ListParagraph"/>
              <w:spacing w:line="276" w:lineRule="auto"/>
              <w:ind w:left="0"/>
              <w:rPr>
                <w:rFonts w:ascii="Arial" w:hAnsi="Arial" w:cs="Arial"/>
                <w:color w:val="FF0000"/>
              </w:rPr>
            </w:pPr>
            <w:r>
              <w:rPr>
                <w:rFonts w:ascii="Arial" w:hAnsi="Arial" w:cs="Arial"/>
                <w:color w:val="FF0000"/>
              </w:rPr>
              <w:t xml:space="preserve">Enzymes within the lysosome are formed in Organelle A/rough endoplasmic reticulum </w:t>
            </w:r>
          </w:p>
        </w:tc>
        <w:tc>
          <w:tcPr>
            <w:tcW w:w="1366" w:type="dxa"/>
            <w:tcBorders>
              <w:top w:val="single" w:sz="4" w:space="0" w:color="auto"/>
              <w:left w:val="single" w:sz="4" w:space="0" w:color="auto"/>
              <w:right w:val="single" w:sz="4" w:space="0" w:color="auto"/>
            </w:tcBorders>
            <w:shd w:val="clear" w:color="auto" w:fill="FFFFFF" w:themeFill="background1"/>
          </w:tcPr>
          <w:p w14:paraId="71D7845C" w14:textId="77777777" w:rsidR="00CB4FA9" w:rsidRDefault="00CB4FA9"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CB4FA9" w:rsidRPr="00E80B1A" w14:paraId="39DB4CE1"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65E81152" w14:textId="77777777" w:rsidR="00CB4FA9" w:rsidRPr="00E80B1A" w:rsidRDefault="00CB4FA9" w:rsidP="0098200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2ED6F80" w14:textId="77777777" w:rsidR="00CB4FA9" w:rsidRPr="00E80B1A" w:rsidRDefault="00CB4FA9" w:rsidP="0098200C">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04E128F7" w14:textId="77777777" w:rsidR="00CB4FA9" w:rsidRDefault="00CB4FA9" w:rsidP="00CB4FA9">
      <w:pPr>
        <w:pStyle w:val="ListParagraph"/>
        <w:rPr>
          <w:rFonts w:ascii="Arial" w:hAnsi="Arial" w:cs="Arial"/>
        </w:rPr>
      </w:pPr>
    </w:p>
    <w:p w14:paraId="24806A7B" w14:textId="77777777" w:rsidR="00132CAD" w:rsidRDefault="00132CAD" w:rsidP="00132CAD">
      <w:pPr>
        <w:pStyle w:val="ListParagraph"/>
        <w:rPr>
          <w:rFonts w:ascii="Arial" w:hAnsi="Arial" w:cs="Arial"/>
        </w:rPr>
      </w:pPr>
    </w:p>
    <w:p w14:paraId="2DAA39D5" w14:textId="0E740BAB" w:rsidR="00132CAD" w:rsidRDefault="00A17922" w:rsidP="006B1486">
      <w:pPr>
        <w:pStyle w:val="ListParagraph"/>
        <w:numPr>
          <w:ilvl w:val="0"/>
          <w:numId w:val="14"/>
        </w:numPr>
        <w:rPr>
          <w:rFonts w:ascii="Arial" w:hAnsi="Arial" w:cs="Arial"/>
        </w:rPr>
      </w:pPr>
      <w:r>
        <w:rPr>
          <w:rFonts w:ascii="Arial" w:hAnsi="Arial" w:cs="Arial"/>
        </w:rPr>
        <w:t xml:space="preserve">Describe </w:t>
      </w:r>
      <w:r w:rsidR="000F6060">
        <w:rPr>
          <w:rFonts w:ascii="Arial" w:hAnsi="Arial" w:cs="Arial"/>
        </w:rPr>
        <w:t>the relationship</w:t>
      </w:r>
      <w:r>
        <w:rPr>
          <w:rFonts w:ascii="Arial" w:hAnsi="Arial" w:cs="Arial"/>
        </w:rPr>
        <w:t xml:space="preserve"> </w:t>
      </w:r>
      <w:r w:rsidR="000F6060">
        <w:rPr>
          <w:rFonts w:ascii="Arial" w:hAnsi="Arial" w:cs="Arial"/>
        </w:rPr>
        <w:t xml:space="preserve">between </w:t>
      </w:r>
      <w:r>
        <w:rPr>
          <w:rFonts w:ascii="Arial" w:hAnsi="Arial" w:cs="Arial"/>
        </w:rPr>
        <w:t>body system</w:t>
      </w:r>
      <w:r w:rsidR="00405E35">
        <w:rPr>
          <w:rFonts w:ascii="Arial" w:hAnsi="Arial" w:cs="Arial"/>
        </w:rPr>
        <w:t>s</w:t>
      </w:r>
      <w:r>
        <w:rPr>
          <w:rFonts w:ascii="Arial" w:hAnsi="Arial" w:cs="Arial"/>
        </w:rPr>
        <w:t xml:space="preserve"> </w:t>
      </w:r>
      <w:r w:rsidR="000F6060">
        <w:rPr>
          <w:rFonts w:ascii="Arial" w:hAnsi="Arial" w:cs="Arial"/>
        </w:rPr>
        <w:t>and</w:t>
      </w:r>
      <w:r>
        <w:rPr>
          <w:rFonts w:ascii="Arial" w:hAnsi="Arial" w:cs="Arial"/>
        </w:rPr>
        <w:t xml:space="preserve"> specialised cells.</w:t>
      </w:r>
      <w:r w:rsidR="00405E35">
        <w:rPr>
          <w:rFonts w:ascii="Arial" w:hAnsi="Arial" w:cs="Arial"/>
        </w:rPr>
        <w:t xml:space="preserve"> </w:t>
      </w:r>
      <w:r>
        <w:rPr>
          <w:rFonts w:ascii="Arial" w:hAnsi="Arial" w:cs="Arial"/>
        </w:rPr>
        <w:t xml:space="preserve"> </w:t>
      </w:r>
      <w:r>
        <w:rPr>
          <w:rFonts w:ascii="Arial" w:hAnsi="Arial" w:cs="Arial"/>
        </w:rPr>
        <w:tab/>
        <w:t xml:space="preserve">  (3 marks)</w:t>
      </w:r>
    </w:p>
    <w:p w14:paraId="302AA2F5" w14:textId="61E48903" w:rsidR="00132CAD" w:rsidRDefault="00132CAD" w:rsidP="00132CAD">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17922" w:rsidRPr="00E80B1A" w14:paraId="37B2793B"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6514E563" w14:textId="77777777" w:rsidR="00A17922" w:rsidRPr="00E80B1A" w:rsidRDefault="00A17922"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DB0EE4A" w14:textId="77777777" w:rsidR="00A17922" w:rsidRPr="00E80B1A" w:rsidRDefault="00A17922"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A17922" w:rsidRPr="00E80B1A" w14:paraId="2E92FB14"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4E19916" w14:textId="38A02004" w:rsidR="00A17922" w:rsidRPr="00105951" w:rsidRDefault="00A17922" w:rsidP="0098200C">
            <w:pPr>
              <w:pStyle w:val="ListParagraph"/>
              <w:spacing w:line="276" w:lineRule="auto"/>
              <w:ind w:left="0"/>
              <w:rPr>
                <w:rFonts w:ascii="Arial" w:hAnsi="Arial" w:cs="Arial"/>
                <w:color w:val="FF0000"/>
              </w:rPr>
            </w:pPr>
            <w:r>
              <w:rPr>
                <w:rFonts w:ascii="Arial" w:hAnsi="Arial" w:cs="Arial"/>
                <w:color w:val="FF0000"/>
              </w:rPr>
              <w:t>Specialised cells join to form tissues / groups of cells organised together for a specific function creates a tissue</w:t>
            </w:r>
          </w:p>
        </w:tc>
        <w:tc>
          <w:tcPr>
            <w:tcW w:w="1366" w:type="dxa"/>
            <w:tcBorders>
              <w:top w:val="single" w:sz="4" w:space="0" w:color="auto"/>
              <w:left w:val="single" w:sz="4" w:space="0" w:color="auto"/>
              <w:right w:val="single" w:sz="4" w:space="0" w:color="auto"/>
            </w:tcBorders>
            <w:shd w:val="clear" w:color="auto" w:fill="FFFFFF" w:themeFill="background1"/>
          </w:tcPr>
          <w:p w14:paraId="6DBAB3DC" w14:textId="77777777" w:rsidR="00A17922" w:rsidRDefault="00A17922"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A17922" w:rsidRPr="00E80B1A" w14:paraId="19EAB62B"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7B7075B" w14:textId="610F4FE9" w:rsidR="00A17922" w:rsidRDefault="00A17922" w:rsidP="0098200C">
            <w:pPr>
              <w:pStyle w:val="ListParagraph"/>
              <w:spacing w:line="276" w:lineRule="auto"/>
              <w:ind w:left="0"/>
              <w:rPr>
                <w:rFonts w:ascii="Arial" w:hAnsi="Arial" w:cs="Arial"/>
                <w:color w:val="FF0000"/>
              </w:rPr>
            </w:pPr>
            <w:r>
              <w:rPr>
                <w:rFonts w:ascii="Arial" w:hAnsi="Arial" w:cs="Arial"/>
                <w:color w:val="FF0000"/>
              </w:rPr>
              <w:t xml:space="preserve">Different/two or more tissues join to form organs </w:t>
            </w:r>
          </w:p>
        </w:tc>
        <w:tc>
          <w:tcPr>
            <w:tcW w:w="1366" w:type="dxa"/>
            <w:tcBorders>
              <w:top w:val="single" w:sz="4" w:space="0" w:color="auto"/>
              <w:left w:val="single" w:sz="4" w:space="0" w:color="auto"/>
              <w:right w:val="single" w:sz="4" w:space="0" w:color="auto"/>
            </w:tcBorders>
            <w:shd w:val="clear" w:color="auto" w:fill="FFFFFF" w:themeFill="background1"/>
          </w:tcPr>
          <w:p w14:paraId="23A206C7" w14:textId="77777777" w:rsidR="00A17922" w:rsidRDefault="00A17922"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A17922" w:rsidRPr="00E80B1A" w14:paraId="2912C5E0"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DCB1B70" w14:textId="7F5FCE7F" w:rsidR="00A17922" w:rsidRDefault="00A17922" w:rsidP="0098200C">
            <w:pPr>
              <w:pStyle w:val="ListParagraph"/>
              <w:spacing w:line="276" w:lineRule="auto"/>
              <w:ind w:left="0"/>
              <w:rPr>
                <w:rFonts w:ascii="Arial" w:hAnsi="Arial" w:cs="Arial"/>
                <w:color w:val="FF0000"/>
              </w:rPr>
            </w:pPr>
            <w:r>
              <w:rPr>
                <w:rFonts w:ascii="Arial" w:hAnsi="Arial" w:cs="Arial"/>
                <w:color w:val="FF0000"/>
              </w:rPr>
              <w:t>Different organs work together to form organ systems</w:t>
            </w:r>
          </w:p>
        </w:tc>
        <w:tc>
          <w:tcPr>
            <w:tcW w:w="1366" w:type="dxa"/>
            <w:tcBorders>
              <w:top w:val="single" w:sz="4" w:space="0" w:color="auto"/>
              <w:left w:val="single" w:sz="4" w:space="0" w:color="auto"/>
              <w:right w:val="single" w:sz="4" w:space="0" w:color="auto"/>
            </w:tcBorders>
            <w:shd w:val="clear" w:color="auto" w:fill="FFFFFF" w:themeFill="background1"/>
          </w:tcPr>
          <w:p w14:paraId="23E87D11" w14:textId="2379862C" w:rsidR="00A17922" w:rsidRDefault="00A17922"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A17922" w:rsidRPr="00E80B1A" w14:paraId="051DACF1"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5C5B5A19" w14:textId="77777777" w:rsidR="00A17922" w:rsidRPr="00E80B1A" w:rsidRDefault="00A17922" w:rsidP="0098200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79C600D" w14:textId="5CD6FBCD" w:rsidR="00A17922" w:rsidRPr="00E80B1A" w:rsidRDefault="00A17922" w:rsidP="0098200C">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176929C2" w14:textId="77777777" w:rsidR="00A17922" w:rsidRDefault="00A17922" w:rsidP="00132CAD">
      <w:pPr>
        <w:pStyle w:val="ListParagraph"/>
        <w:rPr>
          <w:rFonts w:ascii="Arial" w:hAnsi="Arial" w:cs="Arial"/>
        </w:rPr>
      </w:pPr>
    </w:p>
    <w:p w14:paraId="047EDB63" w14:textId="2722879A" w:rsidR="00163D9E" w:rsidRDefault="00163D9E">
      <w:pPr>
        <w:rPr>
          <w:rFonts w:ascii="Arial" w:hAnsi="Arial" w:cs="Arial"/>
        </w:rPr>
      </w:pPr>
    </w:p>
    <w:p w14:paraId="72B8EDD8" w14:textId="3B895B93" w:rsidR="00622413" w:rsidRDefault="00622413">
      <w:pPr>
        <w:rPr>
          <w:rFonts w:ascii="Arial" w:hAnsi="Arial" w:cs="Arial"/>
        </w:rPr>
      </w:pPr>
    </w:p>
    <w:p w14:paraId="72A743BD" w14:textId="552195DB" w:rsidR="0034074D" w:rsidRDefault="00EF15D4">
      <w:pPr>
        <w:rPr>
          <w:rFonts w:ascii="Arial" w:hAnsi="Arial" w:cs="Arial"/>
        </w:rPr>
      </w:pPr>
      <w:r>
        <w:rPr>
          <w:rFonts w:ascii="Arial" w:hAnsi="Arial" w:cs="Arial"/>
        </w:rPr>
        <w:lastRenderedPageBreak/>
        <w:t xml:space="preserve">A group of Year 11 students were asked to investigate </w:t>
      </w:r>
      <w:r w:rsidR="0034074D">
        <w:rPr>
          <w:rFonts w:ascii="Arial" w:hAnsi="Arial" w:cs="Arial"/>
        </w:rPr>
        <w:t>the effect of surface area to volume ratio on the exchange of materials across a cell membrane.</w:t>
      </w:r>
    </w:p>
    <w:p w14:paraId="5658653E" w14:textId="1E71FE20" w:rsidR="0034074D" w:rsidRDefault="0034074D" w:rsidP="006B1486">
      <w:pPr>
        <w:pStyle w:val="ListParagraph"/>
        <w:numPr>
          <w:ilvl w:val="0"/>
          <w:numId w:val="14"/>
        </w:numPr>
        <w:rPr>
          <w:rFonts w:ascii="Arial" w:hAnsi="Arial" w:cs="Arial"/>
        </w:rPr>
      </w:pPr>
      <w:r>
        <w:rPr>
          <w:rFonts w:ascii="Arial" w:hAnsi="Arial" w:cs="Arial"/>
        </w:rPr>
        <w:t>Complete the following table by calculating the missing values.</w:t>
      </w:r>
      <w:r w:rsidR="00006DA0">
        <w:rPr>
          <w:rFonts w:ascii="Arial" w:hAnsi="Arial" w:cs="Arial"/>
        </w:rPr>
        <w:tab/>
      </w:r>
      <w:r w:rsidR="00006DA0">
        <w:rPr>
          <w:rFonts w:ascii="Arial" w:hAnsi="Arial" w:cs="Arial"/>
        </w:rPr>
        <w:tab/>
        <w:t xml:space="preserve">  (3 marks)</w:t>
      </w:r>
    </w:p>
    <w:p w14:paraId="15036EC5" w14:textId="3FBD3D5B" w:rsidR="00006DA0" w:rsidRDefault="00006DA0" w:rsidP="00006DA0">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006DA0" w:rsidRPr="00E80B1A" w14:paraId="3BBC4391"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486A1F03" w14:textId="77777777" w:rsidR="00006DA0" w:rsidRPr="00E80B1A" w:rsidRDefault="00006DA0"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A348418" w14:textId="77777777" w:rsidR="00006DA0" w:rsidRPr="00E80B1A" w:rsidRDefault="00006DA0"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006DA0" w:rsidRPr="00E80B1A" w14:paraId="68A1A5B3" w14:textId="77777777" w:rsidTr="0098200C">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B67B35" w14:textId="4CCC628C" w:rsidR="00006DA0" w:rsidRDefault="00006DA0" w:rsidP="00006DA0">
            <w:pPr>
              <w:pStyle w:val="ListParagraph"/>
              <w:spacing w:line="276" w:lineRule="auto"/>
              <w:ind w:left="0"/>
              <w:rPr>
                <w:rFonts w:ascii="Arial" w:hAnsi="Arial" w:cs="Arial"/>
                <w:color w:val="FF0000"/>
              </w:rPr>
            </w:pPr>
            <w:r>
              <w:rPr>
                <w:rFonts w:ascii="Arial" w:hAnsi="Arial" w:cs="Arial"/>
                <w:color w:val="FF0000"/>
              </w:rPr>
              <w:t>Each answer worth 1 mark:</w:t>
            </w:r>
          </w:p>
        </w:tc>
      </w:tr>
      <w:tr w:rsidR="00006DA0" w:rsidRPr="00E80B1A" w14:paraId="38441DF8" w14:textId="77777777" w:rsidTr="00006DA0">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24F5A1C" w14:textId="77777777" w:rsidR="00006DA0" w:rsidRDefault="00006DA0" w:rsidP="0098200C">
            <w:pPr>
              <w:pStyle w:val="ListParagraph"/>
              <w:spacing w:line="276" w:lineRule="auto"/>
              <w:ind w:left="0"/>
              <w:rPr>
                <w:rFonts w:ascii="Arial" w:hAnsi="Arial" w:cs="Arial"/>
                <w:color w:val="FF0000"/>
              </w:rPr>
            </w:pPr>
          </w:p>
          <w:tbl>
            <w:tblPr>
              <w:tblStyle w:val="TableGrid"/>
              <w:tblW w:w="0" w:type="auto"/>
              <w:tblInd w:w="0" w:type="dxa"/>
              <w:tblLook w:val="04A0" w:firstRow="1" w:lastRow="0" w:firstColumn="1" w:lastColumn="0" w:noHBand="0" w:noVBand="1"/>
            </w:tblPr>
            <w:tblGrid>
              <w:gridCol w:w="1689"/>
              <w:gridCol w:w="1716"/>
              <w:gridCol w:w="1721"/>
              <w:gridCol w:w="1578"/>
            </w:tblGrid>
            <w:tr w:rsidR="00006DA0" w14:paraId="2DDDCFF6" w14:textId="77777777" w:rsidTr="0098200C">
              <w:tc>
                <w:tcPr>
                  <w:tcW w:w="2255" w:type="dxa"/>
                  <w:vAlign w:val="center"/>
                </w:tcPr>
                <w:p w14:paraId="2940A390" w14:textId="77777777" w:rsidR="00006DA0" w:rsidRDefault="00006DA0" w:rsidP="00006DA0">
                  <w:pPr>
                    <w:pStyle w:val="ListParagraph"/>
                    <w:spacing w:before="240"/>
                    <w:ind w:left="0"/>
                    <w:jc w:val="center"/>
                    <w:rPr>
                      <w:rFonts w:ascii="Arial" w:hAnsi="Arial" w:cs="Arial"/>
                      <w:b/>
                      <w:bCs/>
                    </w:rPr>
                  </w:pPr>
                  <w:r w:rsidRPr="000C40AC">
                    <w:rPr>
                      <w:rFonts w:ascii="Arial" w:hAnsi="Arial" w:cs="Arial"/>
                      <w:b/>
                      <w:bCs/>
                    </w:rPr>
                    <w:t>Length</w:t>
                  </w:r>
                  <w:r>
                    <w:rPr>
                      <w:rFonts w:ascii="Arial" w:hAnsi="Arial" w:cs="Arial"/>
                      <w:b/>
                      <w:bCs/>
                    </w:rPr>
                    <w:t xml:space="preserve"> </w:t>
                  </w:r>
                </w:p>
                <w:p w14:paraId="2FCF986A" w14:textId="77777777" w:rsidR="00006DA0" w:rsidRPr="000C40AC" w:rsidRDefault="00006DA0" w:rsidP="00006DA0">
                  <w:pPr>
                    <w:pStyle w:val="ListParagraph"/>
                    <w:spacing w:before="240"/>
                    <w:ind w:left="0"/>
                    <w:jc w:val="center"/>
                    <w:rPr>
                      <w:rFonts w:ascii="Arial" w:hAnsi="Arial" w:cs="Arial"/>
                      <w:b/>
                      <w:bCs/>
                    </w:rPr>
                  </w:pPr>
                  <w:r>
                    <w:rPr>
                      <w:rFonts w:ascii="Arial" w:hAnsi="Arial" w:cs="Arial"/>
                      <w:b/>
                      <w:bCs/>
                    </w:rPr>
                    <w:t>of each side (mm)</w:t>
                  </w:r>
                </w:p>
              </w:tc>
              <w:tc>
                <w:tcPr>
                  <w:tcW w:w="2255" w:type="dxa"/>
                  <w:vAlign w:val="center"/>
                </w:tcPr>
                <w:p w14:paraId="4A16F0D3" w14:textId="77777777" w:rsidR="00006DA0" w:rsidRPr="000C40AC" w:rsidRDefault="00006DA0" w:rsidP="00006DA0">
                  <w:pPr>
                    <w:pStyle w:val="ListParagraph"/>
                    <w:spacing w:before="240"/>
                    <w:ind w:left="0"/>
                    <w:jc w:val="center"/>
                    <w:rPr>
                      <w:rFonts w:ascii="Arial" w:hAnsi="Arial" w:cs="Arial"/>
                      <w:b/>
                      <w:bCs/>
                    </w:rPr>
                  </w:pPr>
                  <w:r w:rsidRPr="000C40AC">
                    <w:rPr>
                      <w:rFonts w:ascii="Arial" w:hAnsi="Arial" w:cs="Arial"/>
                      <w:b/>
                      <w:bCs/>
                    </w:rPr>
                    <w:t>Volume (mm</w:t>
                  </w:r>
                  <w:r w:rsidRPr="000C40AC">
                    <w:rPr>
                      <w:rFonts w:ascii="Arial" w:hAnsi="Arial" w:cs="Arial"/>
                      <w:b/>
                      <w:bCs/>
                      <w:vertAlign w:val="superscript"/>
                    </w:rPr>
                    <w:t>3</w:t>
                  </w:r>
                  <w:r w:rsidRPr="000C40AC">
                    <w:rPr>
                      <w:rFonts w:ascii="Arial" w:hAnsi="Arial" w:cs="Arial"/>
                      <w:b/>
                      <w:bCs/>
                    </w:rPr>
                    <w:t>)</w:t>
                  </w:r>
                </w:p>
              </w:tc>
              <w:tc>
                <w:tcPr>
                  <w:tcW w:w="2255" w:type="dxa"/>
                  <w:vAlign w:val="center"/>
                </w:tcPr>
                <w:p w14:paraId="6D21B214" w14:textId="77777777" w:rsidR="00006DA0" w:rsidRPr="000C40AC" w:rsidRDefault="00006DA0" w:rsidP="00006DA0">
                  <w:pPr>
                    <w:pStyle w:val="ListParagraph"/>
                    <w:spacing w:before="240"/>
                    <w:ind w:left="0"/>
                    <w:jc w:val="center"/>
                    <w:rPr>
                      <w:rFonts w:ascii="Arial" w:hAnsi="Arial" w:cs="Arial"/>
                      <w:b/>
                      <w:bCs/>
                    </w:rPr>
                  </w:pPr>
                  <w:r w:rsidRPr="000C40AC">
                    <w:rPr>
                      <w:rFonts w:ascii="Arial" w:hAnsi="Arial" w:cs="Arial"/>
                      <w:b/>
                      <w:bCs/>
                    </w:rPr>
                    <w:t>Surface Area (mm</w:t>
                  </w:r>
                  <w:r w:rsidRPr="000C40AC">
                    <w:rPr>
                      <w:rFonts w:ascii="Arial" w:hAnsi="Arial" w:cs="Arial"/>
                      <w:b/>
                      <w:bCs/>
                      <w:vertAlign w:val="superscript"/>
                    </w:rPr>
                    <w:t>2</w:t>
                  </w:r>
                  <w:r w:rsidRPr="000C40AC">
                    <w:rPr>
                      <w:rFonts w:ascii="Arial" w:hAnsi="Arial" w:cs="Arial"/>
                      <w:b/>
                      <w:bCs/>
                    </w:rPr>
                    <w:t>)</w:t>
                  </w:r>
                </w:p>
              </w:tc>
              <w:tc>
                <w:tcPr>
                  <w:tcW w:w="2256" w:type="dxa"/>
                  <w:vAlign w:val="center"/>
                </w:tcPr>
                <w:p w14:paraId="40B9AAE4" w14:textId="77777777" w:rsidR="00006DA0" w:rsidRPr="000C40AC" w:rsidRDefault="00006DA0" w:rsidP="00006DA0">
                  <w:pPr>
                    <w:pStyle w:val="ListParagraph"/>
                    <w:spacing w:before="240"/>
                    <w:ind w:left="0"/>
                    <w:jc w:val="center"/>
                    <w:rPr>
                      <w:rFonts w:ascii="Arial" w:hAnsi="Arial" w:cs="Arial"/>
                      <w:b/>
                      <w:bCs/>
                    </w:rPr>
                  </w:pPr>
                  <w:r w:rsidRPr="000C40AC">
                    <w:rPr>
                      <w:rFonts w:ascii="Arial" w:hAnsi="Arial" w:cs="Arial"/>
                      <w:b/>
                      <w:bCs/>
                    </w:rPr>
                    <w:t>SA: Vol ratio</w:t>
                  </w:r>
                </w:p>
              </w:tc>
            </w:tr>
            <w:tr w:rsidR="00006DA0" w14:paraId="3654DDB6" w14:textId="77777777" w:rsidTr="0098200C">
              <w:tc>
                <w:tcPr>
                  <w:tcW w:w="2255" w:type="dxa"/>
                  <w:vAlign w:val="center"/>
                </w:tcPr>
                <w:p w14:paraId="317FCFC2" w14:textId="77777777" w:rsidR="00006DA0" w:rsidRDefault="00006DA0" w:rsidP="00006DA0">
                  <w:pPr>
                    <w:pStyle w:val="ListParagraph"/>
                    <w:spacing w:before="240" w:line="480" w:lineRule="auto"/>
                    <w:ind w:left="0"/>
                    <w:jc w:val="center"/>
                    <w:rPr>
                      <w:rFonts w:ascii="Arial" w:hAnsi="Arial" w:cs="Arial"/>
                    </w:rPr>
                  </w:pPr>
                  <w:r>
                    <w:rPr>
                      <w:rFonts w:ascii="Arial" w:hAnsi="Arial" w:cs="Arial"/>
                    </w:rPr>
                    <w:t>2</w:t>
                  </w:r>
                </w:p>
              </w:tc>
              <w:tc>
                <w:tcPr>
                  <w:tcW w:w="2255" w:type="dxa"/>
                  <w:vAlign w:val="center"/>
                </w:tcPr>
                <w:p w14:paraId="0F521295" w14:textId="77777777" w:rsidR="00006DA0" w:rsidRDefault="00006DA0" w:rsidP="00006DA0">
                  <w:pPr>
                    <w:pStyle w:val="ListParagraph"/>
                    <w:spacing w:before="240" w:line="480" w:lineRule="auto"/>
                    <w:ind w:left="0"/>
                    <w:jc w:val="center"/>
                    <w:rPr>
                      <w:rFonts w:ascii="Arial" w:hAnsi="Arial" w:cs="Arial"/>
                    </w:rPr>
                  </w:pPr>
                  <w:r>
                    <w:rPr>
                      <w:rFonts w:ascii="Arial" w:hAnsi="Arial" w:cs="Arial"/>
                    </w:rPr>
                    <w:t>8</w:t>
                  </w:r>
                </w:p>
              </w:tc>
              <w:tc>
                <w:tcPr>
                  <w:tcW w:w="2255" w:type="dxa"/>
                  <w:vAlign w:val="center"/>
                </w:tcPr>
                <w:p w14:paraId="5A9F8E15" w14:textId="77777777" w:rsidR="00006DA0" w:rsidRDefault="00006DA0" w:rsidP="00006DA0">
                  <w:pPr>
                    <w:pStyle w:val="ListParagraph"/>
                    <w:spacing w:before="240" w:line="480" w:lineRule="auto"/>
                    <w:ind w:left="0"/>
                    <w:jc w:val="center"/>
                    <w:rPr>
                      <w:rFonts w:ascii="Arial" w:hAnsi="Arial" w:cs="Arial"/>
                    </w:rPr>
                  </w:pPr>
                  <w:r>
                    <w:rPr>
                      <w:rFonts w:ascii="Arial" w:hAnsi="Arial" w:cs="Arial"/>
                    </w:rPr>
                    <w:t>24</w:t>
                  </w:r>
                </w:p>
              </w:tc>
              <w:tc>
                <w:tcPr>
                  <w:tcW w:w="2256" w:type="dxa"/>
                  <w:vAlign w:val="center"/>
                </w:tcPr>
                <w:p w14:paraId="361A9F0F" w14:textId="3432F832" w:rsidR="00006DA0" w:rsidRPr="000C40AC" w:rsidRDefault="00021514" w:rsidP="00006DA0">
                  <w:pPr>
                    <w:pStyle w:val="ListParagraph"/>
                    <w:spacing w:before="240" w:line="480" w:lineRule="auto"/>
                    <w:ind w:left="0"/>
                    <w:jc w:val="center"/>
                    <w:rPr>
                      <w:rFonts w:ascii="Arial" w:hAnsi="Arial" w:cs="Arial"/>
                      <w:b/>
                      <w:bCs/>
                    </w:rPr>
                  </w:pPr>
                  <w:r w:rsidRPr="00021514">
                    <w:rPr>
                      <w:rFonts w:ascii="Arial" w:hAnsi="Arial" w:cs="Arial"/>
                      <w:b/>
                      <w:bCs/>
                      <w:color w:val="FF0000"/>
                    </w:rPr>
                    <w:t>3:1</w:t>
                  </w:r>
                </w:p>
              </w:tc>
            </w:tr>
            <w:tr w:rsidR="00006DA0" w14:paraId="5F9534E2" w14:textId="77777777" w:rsidTr="0098200C">
              <w:tc>
                <w:tcPr>
                  <w:tcW w:w="2255" w:type="dxa"/>
                  <w:vAlign w:val="center"/>
                </w:tcPr>
                <w:p w14:paraId="70CA7218" w14:textId="77777777" w:rsidR="00006DA0" w:rsidRDefault="00006DA0" w:rsidP="00006DA0">
                  <w:pPr>
                    <w:pStyle w:val="ListParagraph"/>
                    <w:spacing w:before="240" w:line="480" w:lineRule="auto"/>
                    <w:ind w:left="0"/>
                    <w:jc w:val="center"/>
                    <w:rPr>
                      <w:rFonts w:ascii="Arial" w:hAnsi="Arial" w:cs="Arial"/>
                    </w:rPr>
                  </w:pPr>
                  <w:r>
                    <w:rPr>
                      <w:rFonts w:ascii="Arial" w:hAnsi="Arial" w:cs="Arial"/>
                    </w:rPr>
                    <w:t>4</w:t>
                  </w:r>
                </w:p>
              </w:tc>
              <w:tc>
                <w:tcPr>
                  <w:tcW w:w="2255" w:type="dxa"/>
                  <w:vAlign w:val="center"/>
                </w:tcPr>
                <w:p w14:paraId="218800E6" w14:textId="77777777" w:rsidR="00006DA0" w:rsidRPr="000C40AC" w:rsidRDefault="00006DA0" w:rsidP="00006DA0">
                  <w:pPr>
                    <w:pStyle w:val="ListParagraph"/>
                    <w:spacing w:before="240" w:line="480" w:lineRule="auto"/>
                    <w:ind w:left="0"/>
                    <w:jc w:val="center"/>
                    <w:rPr>
                      <w:rFonts w:ascii="Arial" w:hAnsi="Arial" w:cs="Arial"/>
                      <w:b/>
                      <w:bCs/>
                    </w:rPr>
                  </w:pPr>
                  <w:r w:rsidRPr="000C40AC">
                    <w:rPr>
                      <w:rFonts w:ascii="Arial" w:hAnsi="Arial" w:cs="Arial"/>
                      <w:b/>
                      <w:bCs/>
                      <w:color w:val="FF0000"/>
                    </w:rPr>
                    <w:t>64</w:t>
                  </w:r>
                </w:p>
              </w:tc>
              <w:tc>
                <w:tcPr>
                  <w:tcW w:w="2255" w:type="dxa"/>
                  <w:vAlign w:val="center"/>
                </w:tcPr>
                <w:p w14:paraId="79974CE5" w14:textId="77777777" w:rsidR="00006DA0" w:rsidRDefault="00006DA0" w:rsidP="00006DA0">
                  <w:pPr>
                    <w:pStyle w:val="ListParagraph"/>
                    <w:spacing w:before="240" w:line="480" w:lineRule="auto"/>
                    <w:ind w:left="0"/>
                    <w:jc w:val="center"/>
                    <w:rPr>
                      <w:rFonts w:ascii="Arial" w:hAnsi="Arial" w:cs="Arial"/>
                    </w:rPr>
                  </w:pPr>
                  <w:r>
                    <w:rPr>
                      <w:rFonts w:ascii="Arial" w:hAnsi="Arial" w:cs="Arial"/>
                    </w:rPr>
                    <w:t>96</w:t>
                  </w:r>
                </w:p>
              </w:tc>
              <w:tc>
                <w:tcPr>
                  <w:tcW w:w="2256" w:type="dxa"/>
                  <w:vAlign w:val="center"/>
                </w:tcPr>
                <w:p w14:paraId="3C6DE920" w14:textId="0E877DCA" w:rsidR="00006DA0" w:rsidRDefault="00021514" w:rsidP="00006DA0">
                  <w:pPr>
                    <w:pStyle w:val="ListParagraph"/>
                    <w:spacing w:before="240" w:line="480" w:lineRule="auto"/>
                    <w:ind w:left="0"/>
                    <w:jc w:val="center"/>
                    <w:rPr>
                      <w:rFonts w:ascii="Arial" w:hAnsi="Arial" w:cs="Arial"/>
                    </w:rPr>
                  </w:pPr>
                  <w:r>
                    <w:rPr>
                      <w:rFonts w:ascii="Arial" w:hAnsi="Arial" w:cs="Arial"/>
                    </w:rPr>
                    <w:t>3:2</w:t>
                  </w:r>
                </w:p>
              </w:tc>
            </w:tr>
            <w:tr w:rsidR="00006DA0" w14:paraId="4C614DE1" w14:textId="77777777" w:rsidTr="0098200C">
              <w:tc>
                <w:tcPr>
                  <w:tcW w:w="2255" w:type="dxa"/>
                  <w:vAlign w:val="center"/>
                </w:tcPr>
                <w:p w14:paraId="7A1AAE25" w14:textId="77777777" w:rsidR="00006DA0" w:rsidRDefault="00006DA0" w:rsidP="00006DA0">
                  <w:pPr>
                    <w:pStyle w:val="ListParagraph"/>
                    <w:spacing w:before="240" w:line="480" w:lineRule="auto"/>
                    <w:ind w:left="0"/>
                    <w:jc w:val="center"/>
                    <w:rPr>
                      <w:rFonts w:ascii="Arial" w:hAnsi="Arial" w:cs="Arial"/>
                    </w:rPr>
                  </w:pPr>
                  <w:r>
                    <w:rPr>
                      <w:rFonts w:ascii="Arial" w:hAnsi="Arial" w:cs="Arial"/>
                    </w:rPr>
                    <w:t>6</w:t>
                  </w:r>
                </w:p>
              </w:tc>
              <w:tc>
                <w:tcPr>
                  <w:tcW w:w="2255" w:type="dxa"/>
                  <w:vAlign w:val="center"/>
                </w:tcPr>
                <w:p w14:paraId="6C97BECB" w14:textId="77777777" w:rsidR="00006DA0" w:rsidRDefault="00006DA0" w:rsidP="00006DA0">
                  <w:pPr>
                    <w:pStyle w:val="ListParagraph"/>
                    <w:spacing w:before="240" w:line="480" w:lineRule="auto"/>
                    <w:ind w:left="0"/>
                    <w:jc w:val="center"/>
                    <w:rPr>
                      <w:rFonts w:ascii="Arial" w:hAnsi="Arial" w:cs="Arial"/>
                    </w:rPr>
                  </w:pPr>
                  <w:r>
                    <w:rPr>
                      <w:rFonts w:ascii="Arial" w:hAnsi="Arial" w:cs="Arial"/>
                    </w:rPr>
                    <w:t>216</w:t>
                  </w:r>
                </w:p>
              </w:tc>
              <w:tc>
                <w:tcPr>
                  <w:tcW w:w="2255" w:type="dxa"/>
                  <w:vAlign w:val="center"/>
                </w:tcPr>
                <w:p w14:paraId="147F6D9B" w14:textId="77777777" w:rsidR="00006DA0" w:rsidRPr="000C40AC" w:rsidRDefault="00006DA0" w:rsidP="00006DA0">
                  <w:pPr>
                    <w:pStyle w:val="ListParagraph"/>
                    <w:spacing w:before="240" w:line="480" w:lineRule="auto"/>
                    <w:ind w:left="0"/>
                    <w:jc w:val="center"/>
                    <w:rPr>
                      <w:rFonts w:ascii="Arial" w:hAnsi="Arial" w:cs="Arial"/>
                      <w:b/>
                      <w:bCs/>
                    </w:rPr>
                  </w:pPr>
                  <w:r w:rsidRPr="000C40AC">
                    <w:rPr>
                      <w:rFonts w:ascii="Arial" w:hAnsi="Arial" w:cs="Arial"/>
                      <w:b/>
                      <w:bCs/>
                      <w:color w:val="FF0000"/>
                    </w:rPr>
                    <w:t>216</w:t>
                  </w:r>
                </w:p>
              </w:tc>
              <w:tc>
                <w:tcPr>
                  <w:tcW w:w="2256" w:type="dxa"/>
                  <w:vAlign w:val="center"/>
                </w:tcPr>
                <w:p w14:paraId="779C9086" w14:textId="77777777" w:rsidR="00006DA0" w:rsidRDefault="00006DA0" w:rsidP="00006DA0">
                  <w:pPr>
                    <w:pStyle w:val="ListParagraph"/>
                    <w:spacing w:before="240" w:line="480" w:lineRule="auto"/>
                    <w:ind w:left="0"/>
                    <w:jc w:val="center"/>
                    <w:rPr>
                      <w:rFonts w:ascii="Arial" w:hAnsi="Arial" w:cs="Arial"/>
                    </w:rPr>
                  </w:pPr>
                  <w:r>
                    <w:rPr>
                      <w:rFonts w:ascii="Arial" w:hAnsi="Arial" w:cs="Arial"/>
                    </w:rPr>
                    <w:t>1:1</w:t>
                  </w:r>
                </w:p>
              </w:tc>
            </w:tr>
          </w:tbl>
          <w:p w14:paraId="1C5EB133" w14:textId="430BAF42" w:rsidR="00006DA0" w:rsidRDefault="00006DA0" w:rsidP="0098200C">
            <w:pPr>
              <w:pStyle w:val="ListParagraph"/>
              <w:spacing w:line="276" w:lineRule="auto"/>
              <w:ind w:left="0"/>
              <w:rPr>
                <w:rFonts w:ascii="Arial" w:hAnsi="Arial" w:cs="Arial"/>
                <w:color w:val="FF0000"/>
              </w:rPr>
            </w:pP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77C0BDF3" w14:textId="34A695C4" w:rsidR="00006DA0" w:rsidRDefault="00006DA0" w:rsidP="0098200C">
            <w:pPr>
              <w:pStyle w:val="ListParagraph"/>
              <w:spacing w:line="276" w:lineRule="auto"/>
              <w:ind w:left="0"/>
              <w:jc w:val="center"/>
              <w:rPr>
                <w:rFonts w:ascii="Arial" w:hAnsi="Arial" w:cs="Arial"/>
                <w:color w:val="FF0000"/>
              </w:rPr>
            </w:pPr>
            <w:r>
              <w:rPr>
                <w:rFonts w:ascii="Arial" w:hAnsi="Arial" w:cs="Arial"/>
                <w:color w:val="FF0000"/>
              </w:rPr>
              <w:t>1-3</w:t>
            </w:r>
          </w:p>
        </w:tc>
      </w:tr>
      <w:tr w:rsidR="00006DA0" w:rsidRPr="00E80B1A" w14:paraId="34F337CA"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4BE0CAFA" w14:textId="77777777" w:rsidR="00006DA0" w:rsidRPr="00E80B1A" w:rsidRDefault="00006DA0" w:rsidP="0098200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9D7C026" w14:textId="77777777" w:rsidR="00006DA0" w:rsidRPr="00E80B1A" w:rsidRDefault="00006DA0" w:rsidP="0098200C">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59E791F7" w14:textId="77777777" w:rsidR="00006DA0" w:rsidRDefault="00006DA0" w:rsidP="00006DA0">
      <w:pPr>
        <w:pStyle w:val="ListParagraph"/>
        <w:rPr>
          <w:rFonts w:ascii="Arial" w:hAnsi="Arial" w:cs="Arial"/>
        </w:rPr>
      </w:pPr>
    </w:p>
    <w:p w14:paraId="23CF69F6" w14:textId="77777777" w:rsidR="0034074D" w:rsidRDefault="0034074D" w:rsidP="0034074D">
      <w:pPr>
        <w:pStyle w:val="ListParagraph"/>
        <w:rPr>
          <w:rFonts w:ascii="Arial" w:hAnsi="Arial" w:cs="Arial"/>
        </w:rPr>
      </w:pPr>
    </w:p>
    <w:p w14:paraId="046CBF73" w14:textId="708B5929" w:rsidR="00ED1E37" w:rsidRPr="00ED1E37" w:rsidRDefault="00E61864" w:rsidP="006B1486">
      <w:pPr>
        <w:pStyle w:val="ListParagraph"/>
        <w:numPr>
          <w:ilvl w:val="0"/>
          <w:numId w:val="14"/>
        </w:numPr>
        <w:rPr>
          <w:rFonts w:ascii="Arial" w:hAnsi="Arial" w:cs="Arial"/>
        </w:rPr>
      </w:pPr>
      <w:r>
        <w:rPr>
          <w:rFonts w:ascii="Arial" w:hAnsi="Arial" w:cs="Arial"/>
        </w:rPr>
        <w:t>E</w:t>
      </w:r>
      <w:r w:rsidR="00ED1E37">
        <w:rPr>
          <w:rFonts w:ascii="Arial" w:hAnsi="Arial" w:cs="Arial"/>
        </w:rPr>
        <w:t xml:space="preserve">xplain the importance of cells being small. </w:t>
      </w:r>
      <w:r w:rsidR="00ED1E37">
        <w:rPr>
          <w:rFonts w:ascii="Arial" w:hAnsi="Arial" w:cs="Arial"/>
        </w:rPr>
        <w:tab/>
      </w:r>
      <w:r w:rsidR="00ED1E37">
        <w:rPr>
          <w:rFonts w:ascii="Arial" w:hAnsi="Arial" w:cs="Arial"/>
        </w:rPr>
        <w:tab/>
        <w:t xml:space="preserve">  </w:t>
      </w:r>
      <w:r>
        <w:rPr>
          <w:rFonts w:ascii="Arial" w:hAnsi="Arial" w:cs="Arial"/>
        </w:rPr>
        <w:tab/>
      </w:r>
      <w:r>
        <w:rPr>
          <w:rFonts w:ascii="Arial" w:hAnsi="Arial" w:cs="Arial"/>
        </w:rPr>
        <w:tab/>
      </w:r>
      <w:r>
        <w:rPr>
          <w:rFonts w:ascii="Arial" w:hAnsi="Arial" w:cs="Arial"/>
        </w:rPr>
        <w:tab/>
        <w:t xml:space="preserve">  </w:t>
      </w:r>
      <w:r w:rsidR="00ED1E37" w:rsidRPr="00ED1E37">
        <w:rPr>
          <w:rFonts w:ascii="Arial" w:hAnsi="Arial" w:cs="Arial"/>
        </w:rPr>
        <w:t>(</w:t>
      </w:r>
      <w:r>
        <w:rPr>
          <w:rFonts w:ascii="Arial" w:hAnsi="Arial" w:cs="Arial"/>
        </w:rPr>
        <w:t>4</w:t>
      </w:r>
      <w:r w:rsidR="00ED1E37" w:rsidRPr="00ED1E37">
        <w:rPr>
          <w:rFonts w:ascii="Arial" w:hAnsi="Arial" w:cs="Arial"/>
        </w:rPr>
        <w:t xml:space="preserve"> mark</w:t>
      </w:r>
      <w:r>
        <w:rPr>
          <w:rFonts w:ascii="Arial" w:hAnsi="Arial" w:cs="Arial"/>
        </w:rPr>
        <w:t>s</w:t>
      </w:r>
      <w:r w:rsidR="00ED1E37" w:rsidRPr="00ED1E37">
        <w:rPr>
          <w:rFonts w:ascii="Arial" w:hAnsi="Arial" w:cs="Arial"/>
        </w:rPr>
        <w:t>)</w:t>
      </w:r>
    </w:p>
    <w:p w14:paraId="3F6B942F" w14:textId="1D20B20F" w:rsidR="00ED1E37" w:rsidRDefault="00ED1E37" w:rsidP="00ED1E37">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ED1E37" w:rsidRPr="00E80B1A" w14:paraId="77348E6C"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40A139AA" w14:textId="77777777" w:rsidR="00ED1E37" w:rsidRPr="00E80B1A" w:rsidRDefault="00ED1E37"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42E16FD" w14:textId="77777777" w:rsidR="00ED1E37" w:rsidRPr="00E80B1A" w:rsidRDefault="00ED1E37"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ED1E37" w:rsidRPr="00E80B1A" w14:paraId="3C544B11"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BD1C6" w14:textId="0F0A2F41" w:rsidR="00ED1E37" w:rsidRDefault="00E61864" w:rsidP="00ED1E37">
            <w:pPr>
              <w:pStyle w:val="ListParagraph"/>
              <w:spacing w:line="276" w:lineRule="auto"/>
              <w:ind w:left="0"/>
              <w:rPr>
                <w:rFonts w:ascii="Arial" w:hAnsi="Arial" w:cs="Arial"/>
                <w:color w:val="FF0000"/>
              </w:rPr>
            </w:pPr>
            <w:r>
              <w:rPr>
                <w:rFonts w:ascii="Arial" w:hAnsi="Arial" w:cs="Arial"/>
                <w:color w:val="FF0000"/>
              </w:rPr>
              <w:t xml:space="preserve">Smaller the cell, </w:t>
            </w:r>
            <w:r w:rsidR="00ED1E37">
              <w:rPr>
                <w:rFonts w:ascii="Arial" w:hAnsi="Arial" w:cs="Arial"/>
                <w:color w:val="FF0000"/>
              </w:rPr>
              <w:t>large</w:t>
            </w:r>
            <w:r>
              <w:rPr>
                <w:rFonts w:ascii="Arial" w:hAnsi="Arial" w:cs="Arial"/>
                <w:color w:val="FF0000"/>
              </w:rPr>
              <w:t>r</w:t>
            </w:r>
            <w:r w:rsidR="00ED1E37">
              <w:rPr>
                <w:rFonts w:ascii="Arial" w:hAnsi="Arial" w:cs="Arial"/>
                <w:color w:val="FF0000"/>
              </w:rPr>
              <w:t xml:space="preserve"> </w:t>
            </w:r>
            <w:r>
              <w:rPr>
                <w:rFonts w:ascii="Arial" w:hAnsi="Arial" w:cs="Arial"/>
                <w:color w:val="FF0000"/>
              </w:rPr>
              <w:t xml:space="preserve">SA: </w:t>
            </w:r>
            <w:r w:rsidR="00ED1E37">
              <w:rPr>
                <w:rFonts w:ascii="Arial" w:hAnsi="Arial" w:cs="Arial"/>
                <w:color w:val="FF0000"/>
              </w:rPr>
              <w:t xml:space="preserve">vol ratio </w:t>
            </w:r>
          </w:p>
        </w:tc>
        <w:tc>
          <w:tcPr>
            <w:tcW w:w="1366" w:type="dxa"/>
            <w:tcBorders>
              <w:top w:val="single" w:sz="4" w:space="0" w:color="auto"/>
              <w:left w:val="single" w:sz="4" w:space="0" w:color="auto"/>
              <w:right w:val="single" w:sz="4" w:space="0" w:color="auto"/>
            </w:tcBorders>
            <w:shd w:val="clear" w:color="auto" w:fill="FFFFFF" w:themeFill="background1"/>
          </w:tcPr>
          <w:p w14:paraId="07BB6D14" w14:textId="70A0FBA3" w:rsidR="00ED1E37" w:rsidRDefault="00E61864" w:rsidP="00ED1E37">
            <w:pPr>
              <w:pStyle w:val="ListParagraph"/>
              <w:spacing w:line="276" w:lineRule="auto"/>
              <w:ind w:left="0"/>
              <w:jc w:val="center"/>
              <w:rPr>
                <w:rFonts w:ascii="Arial" w:hAnsi="Arial" w:cs="Arial"/>
                <w:color w:val="FF0000"/>
              </w:rPr>
            </w:pPr>
            <w:r>
              <w:rPr>
                <w:rFonts w:ascii="Arial" w:hAnsi="Arial" w:cs="Arial"/>
                <w:color w:val="FF0000"/>
              </w:rPr>
              <w:t>1</w:t>
            </w:r>
          </w:p>
        </w:tc>
      </w:tr>
      <w:tr w:rsidR="00ED1E37" w:rsidRPr="00E80B1A" w14:paraId="3FA34953"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648AD03" w14:textId="05A51855" w:rsidR="00ED1E37" w:rsidRPr="00105951" w:rsidRDefault="00ED1E37" w:rsidP="00ED1E37">
            <w:pPr>
              <w:pStyle w:val="ListParagraph"/>
              <w:spacing w:line="276" w:lineRule="auto"/>
              <w:ind w:left="0"/>
              <w:rPr>
                <w:rFonts w:ascii="Arial" w:hAnsi="Arial" w:cs="Arial"/>
                <w:color w:val="FF0000"/>
              </w:rPr>
            </w:pPr>
            <w:r>
              <w:rPr>
                <w:rFonts w:ascii="Arial" w:hAnsi="Arial" w:cs="Arial"/>
                <w:color w:val="FF0000"/>
              </w:rPr>
              <w:t>allows for faster diffusion/</w:t>
            </w:r>
            <w:r w:rsidR="00E61864">
              <w:rPr>
                <w:rFonts w:ascii="Arial" w:hAnsi="Arial" w:cs="Arial"/>
                <w:color w:val="FF0000"/>
              </w:rPr>
              <w:t>i</w:t>
            </w:r>
            <w:r>
              <w:rPr>
                <w:rFonts w:ascii="Arial" w:hAnsi="Arial" w:cs="Arial"/>
                <w:color w:val="FF0000"/>
              </w:rPr>
              <w:t>f ratio was smaller, diffusion would occur slower</w:t>
            </w:r>
          </w:p>
        </w:tc>
        <w:tc>
          <w:tcPr>
            <w:tcW w:w="1366" w:type="dxa"/>
            <w:tcBorders>
              <w:top w:val="single" w:sz="4" w:space="0" w:color="auto"/>
              <w:left w:val="single" w:sz="4" w:space="0" w:color="auto"/>
              <w:right w:val="single" w:sz="4" w:space="0" w:color="auto"/>
            </w:tcBorders>
            <w:shd w:val="clear" w:color="auto" w:fill="FFFFFF" w:themeFill="background1"/>
          </w:tcPr>
          <w:p w14:paraId="1D221599" w14:textId="77777777" w:rsidR="00ED1E37" w:rsidRDefault="00ED1E37" w:rsidP="00ED1E37">
            <w:pPr>
              <w:pStyle w:val="ListParagraph"/>
              <w:spacing w:line="276" w:lineRule="auto"/>
              <w:ind w:left="0"/>
              <w:jc w:val="center"/>
              <w:rPr>
                <w:rFonts w:ascii="Arial" w:hAnsi="Arial" w:cs="Arial"/>
                <w:color w:val="FF0000"/>
              </w:rPr>
            </w:pPr>
            <w:r>
              <w:rPr>
                <w:rFonts w:ascii="Arial" w:hAnsi="Arial" w:cs="Arial"/>
                <w:color w:val="FF0000"/>
              </w:rPr>
              <w:t>1</w:t>
            </w:r>
          </w:p>
        </w:tc>
      </w:tr>
      <w:tr w:rsidR="00ED1E37" w:rsidRPr="00E80B1A" w14:paraId="3C4F2185"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53A25EC" w14:textId="1A68910C" w:rsidR="00ED1E37" w:rsidRDefault="00ED1E37" w:rsidP="00ED1E37">
            <w:pPr>
              <w:pStyle w:val="ListParagraph"/>
              <w:spacing w:line="276" w:lineRule="auto"/>
              <w:ind w:left="0"/>
              <w:rPr>
                <w:rFonts w:ascii="Arial" w:hAnsi="Arial" w:cs="Arial"/>
                <w:color w:val="FF0000"/>
              </w:rPr>
            </w:pPr>
            <w:r>
              <w:rPr>
                <w:rFonts w:ascii="Arial" w:hAnsi="Arial" w:cs="Arial"/>
                <w:color w:val="FF0000"/>
              </w:rPr>
              <w:t xml:space="preserve">cells require efficient removal of waste AND </w:t>
            </w:r>
            <w:r w:rsidR="0007507A">
              <w:rPr>
                <w:rFonts w:ascii="Arial" w:hAnsi="Arial" w:cs="Arial"/>
                <w:color w:val="FF0000"/>
              </w:rPr>
              <w:t xml:space="preserve">gain of </w:t>
            </w:r>
            <w:r>
              <w:rPr>
                <w:rFonts w:ascii="Arial" w:hAnsi="Arial" w:cs="Arial"/>
                <w:color w:val="FF0000"/>
              </w:rPr>
              <w:t>nutrients to function</w:t>
            </w:r>
          </w:p>
        </w:tc>
        <w:tc>
          <w:tcPr>
            <w:tcW w:w="1366" w:type="dxa"/>
            <w:tcBorders>
              <w:top w:val="single" w:sz="4" w:space="0" w:color="auto"/>
              <w:left w:val="single" w:sz="4" w:space="0" w:color="auto"/>
              <w:right w:val="single" w:sz="4" w:space="0" w:color="auto"/>
            </w:tcBorders>
            <w:shd w:val="clear" w:color="auto" w:fill="FFFFFF" w:themeFill="background1"/>
          </w:tcPr>
          <w:p w14:paraId="52CDCD70" w14:textId="13EFCD39" w:rsidR="00ED1E37" w:rsidRDefault="00ED1E37" w:rsidP="00ED1E37">
            <w:pPr>
              <w:pStyle w:val="ListParagraph"/>
              <w:spacing w:line="276" w:lineRule="auto"/>
              <w:ind w:left="0"/>
              <w:jc w:val="center"/>
              <w:rPr>
                <w:rFonts w:ascii="Arial" w:hAnsi="Arial" w:cs="Arial"/>
                <w:color w:val="FF0000"/>
              </w:rPr>
            </w:pPr>
            <w:r>
              <w:rPr>
                <w:rFonts w:ascii="Arial" w:hAnsi="Arial" w:cs="Arial"/>
                <w:color w:val="FF0000"/>
              </w:rPr>
              <w:t>1</w:t>
            </w:r>
          </w:p>
        </w:tc>
      </w:tr>
      <w:tr w:rsidR="00ED1E37" w:rsidRPr="00E80B1A" w14:paraId="67867D80"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D584D75" w14:textId="24CCB829" w:rsidR="00ED1E37" w:rsidRDefault="00ED1E37" w:rsidP="00ED1E37">
            <w:pPr>
              <w:pStyle w:val="ListParagraph"/>
              <w:spacing w:line="276" w:lineRule="auto"/>
              <w:ind w:left="0"/>
              <w:rPr>
                <w:rFonts w:ascii="Arial" w:hAnsi="Arial" w:cs="Arial"/>
                <w:color w:val="FF0000"/>
              </w:rPr>
            </w:pPr>
            <w:r>
              <w:rPr>
                <w:rFonts w:ascii="Arial" w:hAnsi="Arial" w:cs="Arial"/>
                <w:color w:val="FF0000"/>
              </w:rPr>
              <w:t>also affects</w:t>
            </w:r>
            <w:r w:rsidR="0007507A">
              <w:rPr>
                <w:rFonts w:ascii="Arial" w:hAnsi="Arial" w:cs="Arial"/>
                <w:color w:val="FF0000"/>
              </w:rPr>
              <w:t xml:space="preserve"> speed of</w:t>
            </w:r>
            <w:r>
              <w:rPr>
                <w:rFonts w:ascii="Arial" w:hAnsi="Arial" w:cs="Arial"/>
                <w:color w:val="FF0000"/>
              </w:rPr>
              <w:t xml:space="preserve"> movement of materials within the cell</w:t>
            </w:r>
          </w:p>
        </w:tc>
        <w:tc>
          <w:tcPr>
            <w:tcW w:w="1366" w:type="dxa"/>
            <w:tcBorders>
              <w:top w:val="single" w:sz="4" w:space="0" w:color="auto"/>
              <w:left w:val="single" w:sz="4" w:space="0" w:color="auto"/>
              <w:right w:val="single" w:sz="4" w:space="0" w:color="auto"/>
            </w:tcBorders>
            <w:shd w:val="clear" w:color="auto" w:fill="FFFFFF" w:themeFill="background1"/>
          </w:tcPr>
          <w:p w14:paraId="1FA0666F" w14:textId="29A31673" w:rsidR="00ED1E37" w:rsidRDefault="00E61864" w:rsidP="00ED1E37">
            <w:pPr>
              <w:pStyle w:val="ListParagraph"/>
              <w:spacing w:line="276" w:lineRule="auto"/>
              <w:ind w:left="0"/>
              <w:jc w:val="center"/>
              <w:rPr>
                <w:rFonts w:ascii="Arial" w:hAnsi="Arial" w:cs="Arial"/>
                <w:color w:val="FF0000"/>
              </w:rPr>
            </w:pPr>
            <w:r>
              <w:rPr>
                <w:rFonts w:ascii="Arial" w:hAnsi="Arial" w:cs="Arial"/>
                <w:color w:val="FF0000"/>
              </w:rPr>
              <w:t>1</w:t>
            </w:r>
          </w:p>
        </w:tc>
      </w:tr>
      <w:tr w:rsidR="00ED1E37" w:rsidRPr="00E80B1A" w14:paraId="30B70308"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576A8ACC" w14:textId="77777777" w:rsidR="00ED1E37" w:rsidRPr="00E80B1A" w:rsidRDefault="00ED1E37" w:rsidP="00ED1E37">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D5BAADF" w14:textId="2D09C128" w:rsidR="00ED1E37" w:rsidRPr="00E80B1A" w:rsidRDefault="00E61864" w:rsidP="00ED1E37">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0A5B9AE8" w14:textId="055ABFD6" w:rsidR="00ED1E37" w:rsidRDefault="00ED1E37" w:rsidP="00ED1E37">
      <w:pPr>
        <w:pStyle w:val="ListParagraph"/>
        <w:rPr>
          <w:rFonts w:ascii="Arial" w:hAnsi="Arial" w:cs="Arial"/>
        </w:rPr>
      </w:pPr>
    </w:p>
    <w:p w14:paraId="33FFE319" w14:textId="77777777" w:rsidR="001D1543" w:rsidRDefault="001D1543" w:rsidP="001D1543">
      <w:pPr>
        <w:pStyle w:val="ListParagraph"/>
        <w:rPr>
          <w:rFonts w:ascii="Arial" w:hAnsi="Arial" w:cs="Arial"/>
          <w:bCs/>
        </w:rPr>
      </w:pPr>
    </w:p>
    <w:p w14:paraId="3956A328" w14:textId="77777777" w:rsidR="00C02A66" w:rsidRDefault="00C02A66" w:rsidP="00C02A66">
      <w:pPr>
        <w:pStyle w:val="ListParagraph"/>
        <w:rPr>
          <w:rFonts w:ascii="Arial" w:hAnsi="Arial" w:cs="Arial"/>
          <w:bCs/>
        </w:rPr>
      </w:pPr>
    </w:p>
    <w:p w14:paraId="2A178A54" w14:textId="64228C0F" w:rsidR="009C61C9" w:rsidRDefault="009C61C9"/>
    <w:p w14:paraId="1C640999" w14:textId="44D0E682" w:rsidR="009C61C9" w:rsidRDefault="009C61C9"/>
    <w:p w14:paraId="1D27DE59" w14:textId="1D89BCFF" w:rsidR="009C61C9" w:rsidRDefault="009C61C9"/>
    <w:p w14:paraId="4824531C" w14:textId="34953629" w:rsidR="009C61C9" w:rsidRDefault="009C61C9"/>
    <w:p w14:paraId="5B4B8654" w14:textId="7B6D30A2" w:rsidR="009C61C9" w:rsidRDefault="009C61C9"/>
    <w:p w14:paraId="26EFBB2D" w14:textId="55EC7ECB" w:rsidR="009C61C9" w:rsidRDefault="009C61C9"/>
    <w:p w14:paraId="6CC91C97" w14:textId="7A5ACDCE" w:rsidR="009C61C9" w:rsidRDefault="009C61C9"/>
    <w:p w14:paraId="089648E8" w14:textId="0877A382" w:rsidR="009C61C9" w:rsidRDefault="009C61C9"/>
    <w:p w14:paraId="70C860AE" w14:textId="5231E4BA" w:rsidR="009C61C9" w:rsidRDefault="009C61C9"/>
    <w:p w14:paraId="642727CE" w14:textId="7D25E9FA" w:rsidR="00FD4C3B" w:rsidRPr="003C24C9" w:rsidRDefault="00FD4C3B" w:rsidP="00FD4C3B">
      <w:pPr>
        <w:rPr>
          <w:rFonts w:ascii="Arial" w:hAnsi="Arial" w:cs="Arial"/>
          <w:b/>
        </w:rPr>
      </w:pPr>
      <w:r w:rsidRPr="003C24C9">
        <w:rPr>
          <w:rFonts w:ascii="Arial" w:hAnsi="Arial" w:cs="Arial"/>
          <w:b/>
        </w:rPr>
        <w:lastRenderedPageBreak/>
        <w:t>Question 3</w:t>
      </w:r>
      <w:r>
        <w:rPr>
          <w:rFonts w:ascii="Arial" w:hAnsi="Arial" w:cs="Arial"/>
          <w:b/>
        </w:rPr>
        <w:t>6</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9206AD">
        <w:rPr>
          <w:rFonts w:ascii="Arial" w:hAnsi="Arial" w:cs="Arial"/>
          <w:b/>
        </w:rPr>
        <w:t>1</w:t>
      </w:r>
      <w:r w:rsidR="00163B43">
        <w:rPr>
          <w:rFonts w:ascii="Arial" w:hAnsi="Arial" w:cs="Arial"/>
          <w:b/>
        </w:rPr>
        <w:t>7</w:t>
      </w:r>
      <w:r>
        <w:rPr>
          <w:rFonts w:ascii="Arial" w:hAnsi="Arial" w:cs="Arial"/>
          <w:b/>
        </w:rPr>
        <w:t xml:space="preserve"> marks)</w:t>
      </w:r>
    </w:p>
    <w:p w14:paraId="73E5DC25" w14:textId="605501C6" w:rsidR="00F0475E" w:rsidRDefault="00A93CAB" w:rsidP="00A93CAB">
      <w:pPr>
        <w:rPr>
          <w:rFonts w:ascii="Arial" w:hAnsi="Arial" w:cs="Arial"/>
          <w:bCs/>
        </w:rPr>
      </w:pPr>
      <w:r>
        <w:rPr>
          <w:rFonts w:ascii="Arial" w:hAnsi="Arial" w:cs="Arial"/>
          <w:bCs/>
        </w:rPr>
        <w:t>Digestion of proteins occurs in the stomach and small intestine through the activity of pepsin and trypsin enzymes, respectively.</w:t>
      </w:r>
    </w:p>
    <w:p w14:paraId="3549B043" w14:textId="77777777" w:rsidR="00544751" w:rsidRDefault="00544751" w:rsidP="00544751">
      <w:pPr>
        <w:pStyle w:val="ListParagraph"/>
        <w:rPr>
          <w:rFonts w:ascii="Arial" w:hAnsi="Arial" w:cs="Arial"/>
          <w:bCs/>
        </w:rPr>
      </w:pPr>
    </w:p>
    <w:p w14:paraId="1055F388" w14:textId="284334B4" w:rsidR="00A93CAB" w:rsidRDefault="00A93CAB" w:rsidP="006B1486">
      <w:pPr>
        <w:pStyle w:val="ListParagraph"/>
        <w:numPr>
          <w:ilvl w:val="0"/>
          <w:numId w:val="15"/>
        </w:numPr>
        <w:rPr>
          <w:rFonts w:ascii="Arial" w:hAnsi="Arial" w:cs="Arial"/>
          <w:bCs/>
        </w:rPr>
      </w:pPr>
      <w:r>
        <w:rPr>
          <w:rFonts w:ascii="Arial" w:hAnsi="Arial" w:cs="Arial"/>
          <w:bCs/>
        </w:rPr>
        <w:t>Would you expect trypsin to have a higher or lower optimal pH level as compared to pepsin? Give a reason for your answer.</w:t>
      </w:r>
      <w:r w:rsidR="00C37DF0">
        <w:rPr>
          <w:rFonts w:ascii="Arial" w:hAnsi="Arial" w:cs="Arial"/>
          <w:bCs/>
        </w:rPr>
        <w:tab/>
      </w:r>
      <w:r w:rsidR="00C37DF0">
        <w:rPr>
          <w:rFonts w:ascii="Arial" w:hAnsi="Arial" w:cs="Arial"/>
          <w:bCs/>
        </w:rPr>
        <w:tab/>
      </w:r>
      <w:r w:rsidR="00C37DF0">
        <w:rPr>
          <w:rFonts w:ascii="Arial" w:hAnsi="Arial" w:cs="Arial"/>
          <w:bCs/>
        </w:rPr>
        <w:tab/>
      </w:r>
      <w:r w:rsidR="00C37DF0">
        <w:rPr>
          <w:rFonts w:ascii="Arial" w:hAnsi="Arial" w:cs="Arial"/>
          <w:bCs/>
        </w:rPr>
        <w:tab/>
      </w:r>
      <w:r w:rsidR="00C37DF0">
        <w:rPr>
          <w:rFonts w:ascii="Arial" w:hAnsi="Arial" w:cs="Arial"/>
          <w:bCs/>
        </w:rPr>
        <w:tab/>
        <w:t xml:space="preserve">  (2 marks)</w:t>
      </w:r>
    </w:p>
    <w:p w14:paraId="6B6FC41F" w14:textId="39C3C862" w:rsidR="00A93CAB" w:rsidRDefault="00A93CAB" w:rsidP="00A93CAB">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A93CAB" w:rsidRPr="00E80B1A" w14:paraId="442439EC" w14:textId="77777777" w:rsidTr="00D1605E">
        <w:tc>
          <w:tcPr>
            <w:tcW w:w="6930" w:type="dxa"/>
            <w:tcBorders>
              <w:top w:val="single" w:sz="4" w:space="0" w:color="auto"/>
              <w:left w:val="single" w:sz="4" w:space="0" w:color="auto"/>
              <w:bottom w:val="single" w:sz="4" w:space="0" w:color="auto"/>
              <w:right w:val="single" w:sz="4" w:space="0" w:color="auto"/>
            </w:tcBorders>
            <w:hideMark/>
          </w:tcPr>
          <w:p w14:paraId="243CB71C" w14:textId="77777777" w:rsidR="00A93CAB" w:rsidRPr="00E80B1A" w:rsidRDefault="00A93CAB" w:rsidP="00D1605E">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8496E96" w14:textId="77777777" w:rsidR="00A93CAB" w:rsidRPr="00E80B1A" w:rsidRDefault="00A93CAB" w:rsidP="00D1605E">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A93CAB" w:rsidRPr="00E80B1A" w14:paraId="72BB7ADA"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CCEECE0" w14:textId="69689F92" w:rsidR="00A93CAB" w:rsidRPr="00105951" w:rsidRDefault="00A93CAB" w:rsidP="00D1605E">
            <w:pPr>
              <w:pStyle w:val="ListParagraph"/>
              <w:spacing w:line="276" w:lineRule="auto"/>
              <w:ind w:left="0"/>
              <w:rPr>
                <w:rFonts w:ascii="Arial" w:hAnsi="Arial" w:cs="Arial"/>
                <w:color w:val="FF0000"/>
              </w:rPr>
            </w:pPr>
            <w:r>
              <w:rPr>
                <w:rFonts w:ascii="Arial" w:hAnsi="Arial" w:cs="Arial"/>
                <w:color w:val="FF0000"/>
              </w:rPr>
              <w:t>Higher</w:t>
            </w:r>
          </w:p>
        </w:tc>
        <w:tc>
          <w:tcPr>
            <w:tcW w:w="1366" w:type="dxa"/>
            <w:tcBorders>
              <w:top w:val="single" w:sz="4" w:space="0" w:color="auto"/>
              <w:left w:val="single" w:sz="4" w:space="0" w:color="auto"/>
              <w:right w:val="single" w:sz="4" w:space="0" w:color="auto"/>
            </w:tcBorders>
            <w:shd w:val="clear" w:color="auto" w:fill="FFFFFF" w:themeFill="background1"/>
          </w:tcPr>
          <w:p w14:paraId="6962148E" w14:textId="77777777" w:rsidR="00A93CAB" w:rsidRDefault="00A93CAB" w:rsidP="00D1605E">
            <w:pPr>
              <w:pStyle w:val="ListParagraph"/>
              <w:spacing w:line="276" w:lineRule="auto"/>
              <w:ind w:left="0"/>
              <w:jc w:val="center"/>
              <w:rPr>
                <w:rFonts w:ascii="Arial" w:hAnsi="Arial" w:cs="Arial"/>
                <w:color w:val="FF0000"/>
              </w:rPr>
            </w:pPr>
            <w:r>
              <w:rPr>
                <w:rFonts w:ascii="Arial" w:hAnsi="Arial" w:cs="Arial"/>
                <w:color w:val="FF0000"/>
              </w:rPr>
              <w:t>1</w:t>
            </w:r>
          </w:p>
        </w:tc>
      </w:tr>
      <w:tr w:rsidR="00A93CAB" w:rsidRPr="00E80B1A" w14:paraId="5F2BF8B8"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E5C5FA6" w14:textId="77777777" w:rsidR="00FA6397" w:rsidRDefault="00A93CAB" w:rsidP="00D1605E">
            <w:pPr>
              <w:pStyle w:val="ListParagraph"/>
              <w:spacing w:line="276" w:lineRule="auto"/>
              <w:ind w:left="0"/>
              <w:rPr>
                <w:rFonts w:ascii="Arial" w:hAnsi="Arial" w:cs="Arial"/>
                <w:color w:val="FF0000"/>
              </w:rPr>
            </w:pPr>
            <w:r>
              <w:rPr>
                <w:rFonts w:ascii="Arial" w:hAnsi="Arial" w:cs="Arial"/>
                <w:color w:val="FF0000"/>
              </w:rPr>
              <w:t xml:space="preserve">Environment of small intestine is less acidic/more </w:t>
            </w:r>
            <w:proofErr w:type="gramStart"/>
            <w:r>
              <w:rPr>
                <w:rFonts w:ascii="Arial" w:hAnsi="Arial" w:cs="Arial"/>
                <w:color w:val="FF0000"/>
              </w:rPr>
              <w:t>alkaline</w:t>
            </w:r>
            <w:proofErr w:type="gramEnd"/>
            <w:r>
              <w:rPr>
                <w:rFonts w:ascii="Arial" w:hAnsi="Arial" w:cs="Arial"/>
                <w:color w:val="FF0000"/>
              </w:rPr>
              <w:t xml:space="preserve"> </w:t>
            </w:r>
          </w:p>
          <w:p w14:paraId="4D3A2D19" w14:textId="77777777" w:rsidR="00FA6397" w:rsidRDefault="00A93CAB" w:rsidP="00D1605E">
            <w:pPr>
              <w:pStyle w:val="ListParagraph"/>
              <w:spacing w:line="276" w:lineRule="auto"/>
              <w:ind w:left="0"/>
              <w:rPr>
                <w:rFonts w:ascii="Arial" w:hAnsi="Arial" w:cs="Arial"/>
                <w:color w:val="FF0000"/>
              </w:rPr>
            </w:pPr>
            <w:r>
              <w:rPr>
                <w:rFonts w:ascii="Arial" w:hAnsi="Arial" w:cs="Arial"/>
                <w:color w:val="FF0000"/>
              </w:rPr>
              <w:t xml:space="preserve">OR </w:t>
            </w:r>
          </w:p>
          <w:p w14:paraId="1D64F349" w14:textId="68CE4BAD" w:rsidR="00A93CAB" w:rsidRDefault="00A93CAB" w:rsidP="00D1605E">
            <w:pPr>
              <w:pStyle w:val="ListParagraph"/>
              <w:spacing w:line="276" w:lineRule="auto"/>
              <w:ind w:left="0"/>
              <w:rPr>
                <w:rFonts w:ascii="Arial" w:hAnsi="Arial" w:cs="Arial"/>
                <w:color w:val="FF0000"/>
              </w:rPr>
            </w:pPr>
            <w:r>
              <w:rPr>
                <w:rFonts w:ascii="Arial" w:hAnsi="Arial" w:cs="Arial"/>
                <w:color w:val="FF0000"/>
              </w:rPr>
              <w:t>does not contain hydrochloric acid like stomach</w:t>
            </w:r>
          </w:p>
        </w:tc>
        <w:tc>
          <w:tcPr>
            <w:tcW w:w="1366" w:type="dxa"/>
            <w:tcBorders>
              <w:top w:val="single" w:sz="4" w:space="0" w:color="auto"/>
              <w:left w:val="single" w:sz="4" w:space="0" w:color="auto"/>
              <w:right w:val="single" w:sz="4" w:space="0" w:color="auto"/>
            </w:tcBorders>
            <w:shd w:val="clear" w:color="auto" w:fill="FFFFFF" w:themeFill="background1"/>
          </w:tcPr>
          <w:p w14:paraId="44D5F530" w14:textId="7A9DA4A6" w:rsidR="00A93CAB" w:rsidRDefault="00A93CAB" w:rsidP="00D1605E">
            <w:pPr>
              <w:pStyle w:val="ListParagraph"/>
              <w:spacing w:line="276" w:lineRule="auto"/>
              <w:ind w:left="0"/>
              <w:jc w:val="center"/>
              <w:rPr>
                <w:rFonts w:ascii="Arial" w:hAnsi="Arial" w:cs="Arial"/>
                <w:color w:val="FF0000"/>
              </w:rPr>
            </w:pPr>
            <w:r>
              <w:rPr>
                <w:rFonts w:ascii="Arial" w:hAnsi="Arial" w:cs="Arial"/>
                <w:color w:val="FF0000"/>
              </w:rPr>
              <w:t>1</w:t>
            </w:r>
          </w:p>
        </w:tc>
      </w:tr>
      <w:tr w:rsidR="00A93CAB" w:rsidRPr="00E80B1A" w14:paraId="1E29F179" w14:textId="77777777" w:rsidTr="00D1605E">
        <w:tc>
          <w:tcPr>
            <w:tcW w:w="6930" w:type="dxa"/>
            <w:tcBorders>
              <w:top w:val="single" w:sz="4" w:space="0" w:color="auto"/>
              <w:left w:val="single" w:sz="4" w:space="0" w:color="auto"/>
              <w:bottom w:val="single" w:sz="4" w:space="0" w:color="auto"/>
              <w:right w:val="single" w:sz="4" w:space="0" w:color="auto"/>
            </w:tcBorders>
            <w:hideMark/>
          </w:tcPr>
          <w:p w14:paraId="6A7926AC" w14:textId="77777777" w:rsidR="00A93CAB" w:rsidRPr="00E80B1A" w:rsidRDefault="00A93CAB" w:rsidP="00D1605E">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4CD9716" w14:textId="36240D9D" w:rsidR="00A93CAB" w:rsidRPr="00E80B1A" w:rsidRDefault="00A93CAB" w:rsidP="00D1605E">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26EB1977" w14:textId="77777777" w:rsidR="00A93CAB" w:rsidRPr="00A93CAB" w:rsidRDefault="00A93CAB" w:rsidP="00A93CAB">
      <w:pPr>
        <w:pStyle w:val="ListParagraph"/>
        <w:rPr>
          <w:rFonts w:ascii="Arial" w:hAnsi="Arial" w:cs="Arial"/>
          <w:bCs/>
        </w:rPr>
      </w:pPr>
    </w:p>
    <w:p w14:paraId="074773D4" w14:textId="77777777" w:rsidR="00F0475E" w:rsidRDefault="00F0475E" w:rsidP="00F0475E">
      <w:pPr>
        <w:pStyle w:val="ListParagraph"/>
        <w:rPr>
          <w:rFonts w:ascii="Arial" w:hAnsi="Arial" w:cs="Arial"/>
          <w:bCs/>
        </w:rPr>
      </w:pPr>
    </w:p>
    <w:p w14:paraId="03E69833" w14:textId="478D1812" w:rsidR="00D56057" w:rsidRPr="00544751" w:rsidRDefault="00544751" w:rsidP="006B1486">
      <w:pPr>
        <w:pStyle w:val="ListParagraph"/>
        <w:numPr>
          <w:ilvl w:val="0"/>
          <w:numId w:val="15"/>
        </w:numPr>
        <w:rPr>
          <w:rFonts w:ascii="Arial" w:hAnsi="Arial" w:cs="Arial"/>
          <w:bCs/>
        </w:rPr>
      </w:pPr>
      <w:r w:rsidRPr="00544751">
        <w:rPr>
          <w:rFonts w:ascii="Arial" w:hAnsi="Arial" w:cs="Arial"/>
          <w:bCs/>
        </w:rPr>
        <w:t xml:space="preserve">Enzymes are specific to certain molecules. </w:t>
      </w:r>
      <w:r w:rsidR="00D56057" w:rsidRPr="00544751">
        <w:rPr>
          <w:rFonts w:ascii="Arial" w:hAnsi="Arial" w:cs="Arial"/>
          <w:bCs/>
        </w:rPr>
        <w:t xml:space="preserve">Draw a labelled diagram to </w:t>
      </w:r>
      <w:r>
        <w:rPr>
          <w:rFonts w:ascii="Arial" w:hAnsi="Arial" w:cs="Arial"/>
          <w:bCs/>
        </w:rPr>
        <w:t>illustrate</w:t>
      </w:r>
      <w:r w:rsidR="00D56057" w:rsidRPr="00544751">
        <w:rPr>
          <w:rFonts w:ascii="Arial" w:hAnsi="Arial" w:cs="Arial"/>
          <w:bCs/>
        </w:rPr>
        <w:t xml:space="preserve"> the lock and key model</w:t>
      </w:r>
      <w:r w:rsidR="0098200C" w:rsidRPr="00544751">
        <w:rPr>
          <w:rFonts w:ascii="Arial" w:hAnsi="Arial" w:cs="Arial"/>
          <w:bCs/>
        </w:rPr>
        <w:t xml:space="preserve"> during an anabolic reaction</w:t>
      </w:r>
      <w:r w:rsidR="00D56057" w:rsidRPr="00544751">
        <w:rPr>
          <w:rFonts w:ascii="Arial" w:hAnsi="Arial" w:cs="Arial"/>
          <w:bCs/>
        </w:rPr>
        <w:t>.</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00D56057" w:rsidRPr="00544751">
        <w:rPr>
          <w:rFonts w:ascii="Arial" w:hAnsi="Arial" w:cs="Arial"/>
          <w:bCs/>
        </w:rPr>
        <w:t>(</w:t>
      </w:r>
      <w:r w:rsidR="00881919" w:rsidRPr="00544751">
        <w:rPr>
          <w:rFonts w:ascii="Arial" w:hAnsi="Arial" w:cs="Arial"/>
          <w:bCs/>
        </w:rPr>
        <w:t>4</w:t>
      </w:r>
      <w:r w:rsidR="00D56057" w:rsidRPr="00544751">
        <w:rPr>
          <w:rFonts w:ascii="Arial" w:hAnsi="Arial" w:cs="Arial"/>
          <w:bCs/>
        </w:rPr>
        <w:t xml:space="preserve"> marks)</w:t>
      </w:r>
    </w:p>
    <w:p w14:paraId="5D07DB7C" w14:textId="03E65C65" w:rsidR="0098200C" w:rsidRDefault="0098200C" w:rsidP="0098200C">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98200C" w:rsidRPr="00E80B1A" w14:paraId="2F9B69BE"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59B5F4B3" w14:textId="77777777" w:rsidR="0098200C" w:rsidRPr="00E80B1A" w:rsidRDefault="0098200C"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479616D" w14:textId="77777777" w:rsidR="0098200C" w:rsidRPr="00E80B1A" w:rsidRDefault="0098200C"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98200C" w:rsidRPr="00E80B1A" w14:paraId="5A829290"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45B03" w14:textId="05DEAF91" w:rsidR="0098200C" w:rsidRPr="00105951" w:rsidRDefault="0098200C" w:rsidP="0098200C">
            <w:pPr>
              <w:pStyle w:val="ListParagraph"/>
              <w:spacing w:line="276" w:lineRule="auto"/>
              <w:ind w:left="0"/>
              <w:rPr>
                <w:rFonts w:ascii="Arial" w:hAnsi="Arial" w:cs="Arial"/>
                <w:color w:val="FF0000"/>
              </w:rPr>
            </w:pPr>
            <w:r>
              <w:rPr>
                <w:rFonts w:ascii="Arial" w:hAnsi="Arial" w:cs="Arial"/>
                <w:color w:val="FF0000"/>
              </w:rPr>
              <w:t>Two substrates</w:t>
            </w:r>
            <w:r w:rsidR="00881919">
              <w:rPr>
                <w:rFonts w:ascii="Arial" w:hAnsi="Arial" w:cs="Arial"/>
                <w:color w:val="FF0000"/>
              </w:rPr>
              <w:t xml:space="preserve"> (both labelled)</w:t>
            </w:r>
            <w:r>
              <w:rPr>
                <w:rFonts w:ascii="Arial" w:hAnsi="Arial" w:cs="Arial"/>
                <w:color w:val="FF0000"/>
              </w:rPr>
              <w:t xml:space="preserve"> become one</w:t>
            </w:r>
            <w:r w:rsidR="00881919">
              <w:rPr>
                <w:rFonts w:ascii="Arial" w:hAnsi="Arial" w:cs="Arial"/>
                <w:color w:val="FF0000"/>
              </w:rPr>
              <w:t xml:space="preserve"> product (labelled)</w:t>
            </w:r>
          </w:p>
        </w:tc>
        <w:tc>
          <w:tcPr>
            <w:tcW w:w="1366" w:type="dxa"/>
            <w:tcBorders>
              <w:top w:val="single" w:sz="4" w:space="0" w:color="auto"/>
              <w:left w:val="single" w:sz="4" w:space="0" w:color="auto"/>
              <w:right w:val="single" w:sz="4" w:space="0" w:color="auto"/>
            </w:tcBorders>
            <w:shd w:val="clear" w:color="auto" w:fill="FFFFFF" w:themeFill="background1"/>
          </w:tcPr>
          <w:p w14:paraId="0B947CC0" w14:textId="77777777" w:rsidR="0098200C" w:rsidRDefault="0098200C"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98200C" w:rsidRPr="00E80B1A" w14:paraId="64ACE9D3"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E3D7CB8" w14:textId="0A3DC9BD" w:rsidR="0098200C" w:rsidRDefault="00881919" w:rsidP="0098200C">
            <w:pPr>
              <w:pStyle w:val="ListParagraph"/>
              <w:spacing w:line="276" w:lineRule="auto"/>
              <w:ind w:left="0"/>
              <w:rPr>
                <w:rFonts w:ascii="Arial" w:hAnsi="Arial" w:cs="Arial"/>
                <w:color w:val="FF0000"/>
              </w:rPr>
            </w:pPr>
            <w:r>
              <w:rPr>
                <w:rFonts w:ascii="Arial" w:hAnsi="Arial" w:cs="Arial"/>
                <w:color w:val="FF0000"/>
              </w:rPr>
              <w:t>Enzymes active site labelled AND matches substrate/s shape</w:t>
            </w:r>
          </w:p>
        </w:tc>
        <w:tc>
          <w:tcPr>
            <w:tcW w:w="1366" w:type="dxa"/>
            <w:tcBorders>
              <w:top w:val="single" w:sz="4" w:space="0" w:color="auto"/>
              <w:left w:val="single" w:sz="4" w:space="0" w:color="auto"/>
              <w:right w:val="single" w:sz="4" w:space="0" w:color="auto"/>
            </w:tcBorders>
            <w:shd w:val="clear" w:color="auto" w:fill="FFFFFF" w:themeFill="background1"/>
          </w:tcPr>
          <w:p w14:paraId="77E699F3" w14:textId="77777777" w:rsidR="0098200C" w:rsidRDefault="0098200C"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98200C" w:rsidRPr="00E80B1A" w14:paraId="6EED9A2F"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89328E1" w14:textId="4DA02066" w:rsidR="0098200C" w:rsidRDefault="00881919" w:rsidP="0098200C">
            <w:pPr>
              <w:pStyle w:val="ListParagraph"/>
              <w:spacing w:line="276" w:lineRule="auto"/>
              <w:ind w:left="0"/>
              <w:rPr>
                <w:rFonts w:ascii="Arial" w:hAnsi="Arial" w:cs="Arial"/>
                <w:color w:val="FF0000"/>
              </w:rPr>
            </w:pPr>
            <w:r>
              <w:rPr>
                <w:rFonts w:ascii="Arial" w:hAnsi="Arial" w:cs="Arial"/>
                <w:color w:val="FF0000"/>
              </w:rPr>
              <w:t xml:space="preserve">Enzyme-substrate complex labelled </w:t>
            </w:r>
          </w:p>
        </w:tc>
        <w:tc>
          <w:tcPr>
            <w:tcW w:w="1366" w:type="dxa"/>
            <w:tcBorders>
              <w:top w:val="single" w:sz="4" w:space="0" w:color="auto"/>
              <w:left w:val="single" w:sz="4" w:space="0" w:color="auto"/>
              <w:right w:val="single" w:sz="4" w:space="0" w:color="auto"/>
            </w:tcBorders>
            <w:shd w:val="clear" w:color="auto" w:fill="FFFFFF" w:themeFill="background1"/>
          </w:tcPr>
          <w:p w14:paraId="209428CA" w14:textId="77777777" w:rsidR="0098200C" w:rsidRDefault="0098200C"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98200C" w:rsidRPr="00E80B1A" w14:paraId="6D92846E" w14:textId="77777777" w:rsidTr="0098200C">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C40DDE2" w14:textId="05F2EA58" w:rsidR="0098200C" w:rsidRDefault="00881919" w:rsidP="0098200C">
            <w:pPr>
              <w:pStyle w:val="ListParagraph"/>
              <w:spacing w:line="276" w:lineRule="auto"/>
              <w:ind w:left="0"/>
              <w:rPr>
                <w:rFonts w:ascii="Arial" w:hAnsi="Arial" w:cs="Arial"/>
                <w:color w:val="FF0000"/>
              </w:rPr>
            </w:pPr>
            <w:r>
              <w:rPr>
                <w:rFonts w:ascii="Arial" w:hAnsi="Arial" w:cs="Arial"/>
                <w:color w:val="FF0000"/>
              </w:rPr>
              <w:t>Resulting enzyme shows no change</w:t>
            </w:r>
          </w:p>
        </w:tc>
        <w:tc>
          <w:tcPr>
            <w:tcW w:w="1366" w:type="dxa"/>
            <w:tcBorders>
              <w:top w:val="single" w:sz="4" w:space="0" w:color="auto"/>
              <w:left w:val="single" w:sz="4" w:space="0" w:color="auto"/>
              <w:right w:val="single" w:sz="4" w:space="0" w:color="auto"/>
            </w:tcBorders>
            <w:shd w:val="clear" w:color="auto" w:fill="FFFFFF" w:themeFill="background1"/>
          </w:tcPr>
          <w:p w14:paraId="4F8CF4A7" w14:textId="77777777" w:rsidR="0098200C" w:rsidRDefault="0098200C" w:rsidP="0098200C">
            <w:pPr>
              <w:pStyle w:val="ListParagraph"/>
              <w:spacing w:line="276" w:lineRule="auto"/>
              <w:ind w:left="0"/>
              <w:jc w:val="center"/>
              <w:rPr>
                <w:rFonts w:ascii="Arial" w:hAnsi="Arial" w:cs="Arial"/>
                <w:color w:val="FF0000"/>
              </w:rPr>
            </w:pPr>
            <w:r>
              <w:rPr>
                <w:rFonts w:ascii="Arial" w:hAnsi="Arial" w:cs="Arial"/>
                <w:color w:val="FF0000"/>
              </w:rPr>
              <w:t>1</w:t>
            </w:r>
          </w:p>
        </w:tc>
      </w:tr>
      <w:tr w:rsidR="00881919" w:rsidRPr="00E80B1A" w14:paraId="0E9D9ACB" w14:textId="77777777" w:rsidTr="00881919">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4D860" w14:textId="7491278B" w:rsidR="00881919" w:rsidRDefault="00881919" w:rsidP="00881919">
            <w:pPr>
              <w:pStyle w:val="ListParagraph"/>
              <w:spacing w:line="276" w:lineRule="auto"/>
              <w:ind w:left="0"/>
              <w:rPr>
                <w:rFonts w:ascii="Arial" w:hAnsi="Arial" w:cs="Arial"/>
                <w:color w:val="FF0000"/>
              </w:rPr>
            </w:pPr>
            <w:r>
              <w:rPr>
                <w:rFonts w:ascii="Arial" w:hAnsi="Arial" w:cs="Arial"/>
                <w:color w:val="FF0000"/>
              </w:rPr>
              <w:t>Example:</w:t>
            </w:r>
            <w:r>
              <w:t xml:space="preserve"> </w:t>
            </w:r>
          </w:p>
        </w:tc>
      </w:tr>
      <w:tr w:rsidR="00881919" w:rsidRPr="00E80B1A" w14:paraId="273E38CC" w14:textId="77777777" w:rsidTr="00D1605E">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7C7636E" w14:textId="2F8E7FDB" w:rsidR="00881919" w:rsidRDefault="00362A5E" w:rsidP="00881919">
            <w:pPr>
              <w:pStyle w:val="ListParagraph"/>
              <w:spacing w:line="276" w:lineRule="auto"/>
              <w:ind w:left="0"/>
              <w:jc w:val="center"/>
              <w:rPr>
                <w:rFonts w:ascii="Arial" w:hAnsi="Arial" w:cs="Arial"/>
                <w:color w:val="FF0000"/>
              </w:rPr>
            </w:pPr>
            <w:r>
              <w:rPr>
                <w:noProof/>
              </w:rPr>
              <w:drawing>
                <wp:inline distT="0" distB="0" distL="0" distR="0" wp14:anchorId="586576A8" wp14:editId="4CFCAE7A">
                  <wp:extent cx="2139950" cy="1647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427" cy="1656886"/>
                          </a:xfrm>
                          <a:prstGeom prst="rect">
                            <a:avLst/>
                          </a:prstGeom>
                          <a:noFill/>
                          <a:ln>
                            <a:noFill/>
                          </a:ln>
                        </pic:spPr>
                      </pic:pic>
                    </a:graphicData>
                  </a:graphic>
                </wp:inline>
              </w:drawing>
            </w:r>
          </w:p>
        </w:tc>
      </w:tr>
      <w:tr w:rsidR="0098200C" w:rsidRPr="00E80B1A" w14:paraId="3D6BF1CF"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28EF6108" w14:textId="77777777" w:rsidR="0098200C" w:rsidRPr="00E80B1A" w:rsidRDefault="0098200C" w:rsidP="0098200C">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26A2722" w14:textId="77777777" w:rsidR="0098200C" w:rsidRPr="00E80B1A" w:rsidRDefault="0098200C" w:rsidP="0098200C">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3773349B" w14:textId="54C11035" w:rsidR="0098200C" w:rsidRDefault="0098200C" w:rsidP="0098200C">
      <w:pPr>
        <w:pStyle w:val="ListParagraph"/>
        <w:rPr>
          <w:rFonts w:ascii="Arial" w:hAnsi="Arial" w:cs="Arial"/>
          <w:bCs/>
        </w:rPr>
      </w:pPr>
    </w:p>
    <w:p w14:paraId="0D97A42A" w14:textId="0860D194" w:rsidR="000E18A2" w:rsidRDefault="000E18A2" w:rsidP="0098200C">
      <w:pPr>
        <w:pStyle w:val="ListParagraph"/>
        <w:rPr>
          <w:rFonts w:ascii="Arial" w:hAnsi="Arial" w:cs="Arial"/>
          <w:bCs/>
        </w:rPr>
      </w:pPr>
    </w:p>
    <w:p w14:paraId="7F35B008" w14:textId="58A66E69" w:rsidR="0056087B" w:rsidRPr="00E61864" w:rsidRDefault="0056087B" w:rsidP="006B1486">
      <w:pPr>
        <w:pStyle w:val="ListParagraph"/>
        <w:numPr>
          <w:ilvl w:val="0"/>
          <w:numId w:val="15"/>
        </w:numPr>
        <w:rPr>
          <w:rFonts w:ascii="Arial" w:hAnsi="Arial" w:cs="Arial"/>
          <w:bCs/>
        </w:rPr>
      </w:pPr>
      <w:r w:rsidRPr="00E61864">
        <w:rPr>
          <w:rFonts w:ascii="Arial" w:hAnsi="Arial" w:cs="Arial"/>
          <w:bCs/>
        </w:rPr>
        <w:t>Explain why biochemical pathways are multistep and controlled by specific enzymes.</w:t>
      </w:r>
    </w:p>
    <w:p w14:paraId="49AF2967" w14:textId="77777777" w:rsidR="0056087B" w:rsidRDefault="0056087B" w:rsidP="0056087B">
      <w:pPr>
        <w:pStyle w:val="ListParagraph"/>
        <w:jc w:val="right"/>
        <w:rPr>
          <w:rFonts w:ascii="Arial" w:hAnsi="Arial" w:cs="Arial"/>
          <w:bCs/>
        </w:rPr>
      </w:pPr>
      <w:r>
        <w:rPr>
          <w:rFonts w:ascii="Arial" w:hAnsi="Arial" w:cs="Arial"/>
          <w:bCs/>
        </w:rPr>
        <w:t>(3 marks)</w:t>
      </w:r>
    </w:p>
    <w:p w14:paraId="5FD4300E" w14:textId="77777777" w:rsidR="0056087B" w:rsidRDefault="0056087B" w:rsidP="0056087B">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56087B" w:rsidRPr="00E80B1A" w14:paraId="010337C2"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6A44688B" w14:textId="77777777" w:rsidR="0056087B" w:rsidRPr="00E80B1A" w:rsidRDefault="0056087B" w:rsidP="0098200C">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D6B8612" w14:textId="77777777" w:rsidR="0056087B" w:rsidRPr="00E80B1A" w:rsidRDefault="0056087B" w:rsidP="0098200C">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0E18A2" w:rsidRPr="00E80B1A" w14:paraId="175D3BF1" w14:textId="77777777" w:rsidTr="00D1605E">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3585DC" w14:textId="4869C174" w:rsidR="000E18A2" w:rsidRDefault="000E18A2" w:rsidP="000E18A2">
            <w:pPr>
              <w:pStyle w:val="ListParagraph"/>
              <w:spacing w:line="276" w:lineRule="auto"/>
              <w:ind w:left="0"/>
              <w:rPr>
                <w:rFonts w:ascii="Arial" w:hAnsi="Arial" w:cs="Arial"/>
                <w:color w:val="FF0000"/>
              </w:rPr>
            </w:pPr>
            <w:r>
              <w:rPr>
                <w:rFonts w:ascii="Arial" w:hAnsi="Arial" w:cs="Arial"/>
                <w:color w:val="FF0000"/>
              </w:rPr>
              <w:t>Any three of the following for 1 mark each:</w:t>
            </w:r>
          </w:p>
        </w:tc>
      </w:tr>
      <w:tr w:rsidR="000E18A2" w:rsidRPr="00E80B1A" w14:paraId="2D09859D" w14:textId="77777777" w:rsidTr="000E18A2">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ED1390E" w14:textId="737748D2" w:rsidR="000E18A2" w:rsidRDefault="000E18A2" w:rsidP="000E18A2">
            <w:pPr>
              <w:pStyle w:val="ListParagraph"/>
              <w:spacing w:line="276" w:lineRule="auto"/>
              <w:ind w:left="0"/>
              <w:rPr>
                <w:rFonts w:ascii="Arial" w:hAnsi="Arial" w:cs="Arial"/>
                <w:color w:val="FF0000"/>
              </w:rPr>
            </w:pPr>
            <w:r>
              <w:rPr>
                <w:rFonts w:ascii="Arial" w:hAnsi="Arial" w:cs="Arial"/>
                <w:color w:val="FF0000"/>
              </w:rPr>
              <w:t xml:space="preserve">Regulate metabolites/products OR stop </w:t>
            </w:r>
            <w:r w:rsidR="00EF4771">
              <w:rPr>
                <w:rFonts w:ascii="Arial" w:hAnsi="Arial" w:cs="Arial"/>
                <w:color w:val="FF0000"/>
              </w:rPr>
              <w:t>build-up</w:t>
            </w:r>
            <w:r>
              <w:rPr>
                <w:rFonts w:ascii="Arial" w:hAnsi="Arial" w:cs="Arial"/>
                <w:color w:val="FF0000"/>
              </w:rPr>
              <w:t xml:space="preserve"> of unwanted end products</w:t>
            </w:r>
          </w:p>
        </w:tc>
        <w:tc>
          <w:tcPr>
            <w:tcW w:w="1366" w:type="dxa"/>
            <w:vMerge w:val="restart"/>
            <w:tcBorders>
              <w:top w:val="single" w:sz="4" w:space="0" w:color="auto"/>
              <w:left w:val="single" w:sz="4" w:space="0" w:color="auto"/>
              <w:right w:val="single" w:sz="4" w:space="0" w:color="auto"/>
            </w:tcBorders>
            <w:shd w:val="clear" w:color="auto" w:fill="FFFFFF" w:themeFill="background1"/>
            <w:vAlign w:val="center"/>
          </w:tcPr>
          <w:p w14:paraId="6B86CA3D" w14:textId="07CE9176" w:rsidR="000E18A2" w:rsidRDefault="000E18A2" w:rsidP="000E18A2">
            <w:pPr>
              <w:pStyle w:val="ListParagraph"/>
              <w:spacing w:line="276" w:lineRule="auto"/>
              <w:ind w:left="0"/>
              <w:jc w:val="center"/>
              <w:rPr>
                <w:rFonts w:ascii="Arial" w:hAnsi="Arial" w:cs="Arial"/>
                <w:color w:val="FF0000"/>
              </w:rPr>
            </w:pPr>
            <w:r>
              <w:rPr>
                <w:rFonts w:ascii="Arial" w:hAnsi="Arial" w:cs="Arial"/>
                <w:color w:val="FF0000"/>
              </w:rPr>
              <w:t>1-3</w:t>
            </w:r>
          </w:p>
        </w:tc>
      </w:tr>
      <w:tr w:rsidR="000E18A2" w:rsidRPr="00E80B1A" w14:paraId="1047CB48"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157B0D3" w14:textId="1132C37E" w:rsidR="000E18A2" w:rsidRDefault="000E18A2" w:rsidP="000E18A2">
            <w:pPr>
              <w:pStyle w:val="ListParagraph"/>
              <w:spacing w:line="276" w:lineRule="auto"/>
              <w:ind w:left="0"/>
              <w:rPr>
                <w:rFonts w:ascii="Arial" w:hAnsi="Arial" w:cs="Arial"/>
                <w:color w:val="FF0000"/>
              </w:rPr>
            </w:pPr>
            <w:r>
              <w:rPr>
                <w:rFonts w:ascii="Arial" w:hAnsi="Arial" w:cs="Arial"/>
                <w:color w:val="FF0000"/>
              </w:rPr>
              <w:t>Dependent on cell requirements/substrate availability</w:t>
            </w:r>
          </w:p>
        </w:tc>
        <w:tc>
          <w:tcPr>
            <w:tcW w:w="1366" w:type="dxa"/>
            <w:vMerge/>
            <w:tcBorders>
              <w:left w:val="single" w:sz="4" w:space="0" w:color="auto"/>
              <w:right w:val="single" w:sz="4" w:space="0" w:color="auto"/>
            </w:tcBorders>
            <w:shd w:val="clear" w:color="auto" w:fill="FFFFFF" w:themeFill="background1"/>
          </w:tcPr>
          <w:p w14:paraId="7C2771DB" w14:textId="3863CB90" w:rsidR="000E18A2" w:rsidRDefault="000E18A2" w:rsidP="000E18A2">
            <w:pPr>
              <w:pStyle w:val="ListParagraph"/>
              <w:spacing w:line="276" w:lineRule="auto"/>
              <w:ind w:left="0"/>
              <w:jc w:val="center"/>
              <w:rPr>
                <w:rFonts w:ascii="Arial" w:hAnsi="Arial" w:cs="Arial"/>
                <w:color w:val="FF0000"/>
              </w:rPr>
            </w:pPr>
          </w:p>
        </w:tc>
      </w:tr>
      <w:tr w:rsidR="000E18A2" w:rsidRPr="00E80B1A" w14:paraId="0603771D"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0025E50C" w14:textId="145B6618" w:rsidR="000E18A2" w:rsidRDefault="000E18A2" w:rsidP="000E18A2">
            <w:pPr>
              <w:pStyle w:val="ListParagraph"/>
              <w:spacing w:line="276" w:lineRule="auto"/>
              <w:ind w:left="0"/>
              <w:rPr>
                <w:rFonts w:ascii="Arial" w:hAnsi="Arial" w:cs="Arial"/>
                <w:color w:val="FF0000"/>
              </w:rPr>
            </w:pPr>
            <w:r>
              <w:rPr>
                <w:rFonts w:ascii="Arial" w:hAnsi="Arial" w:cs="Arial"/>
                <w:color w:val="FF0000"/>
              </w:rPr>
              <w:t>Less heat is produced/less energy is wasted</w:t>
            </w:r>
          </w:p>
        </w:tc>
        <w:tc>
          <w:tcPr>
            <w:tcW w:w="1366" w:type="dxa"/>
            <w:vMerge/>
            <w:tcBorders>
              <w:left w:val="single" w:sz="4" w:space="0" w:color="auto"/>
              <w:right w:val="single" w:sz="4" w:space="0" w:color="auto"/>
            </w:tcBorders>
            <w:shd w:val="clear" w:color="auto" w:fill="FFFFFF" w:themeFill="background1"/>
          </w:tcPr>
          <w:p w14:paraId="48D09C28" w14:textId="36BAB59E" w:rsidR="000E18A2" w:rsidRDefault="000E18A2" w:rsidP="000E18A2">
            <w:pPr>
              <w:pStyle w:val="ListParagraph"/>
              <w:spacing w:line="276" w:lineRule="auto"/>
              <w:ind w:left="0"/>
              <w:jc w:val="center"/>
              <w:rPr>
                <w:rFonts w:ascii="Arial" w:hAnsi="Arial" w:cs="Arial"/>
                <w:color w:val="FF0000"/>
              </w:rPr>
            </w:pPr>
          </w:p>
        </w:tc>
      </w:tr>
      <w:tr w:rsidR="000E18A2" w:rsidRPr="00E80B1A" w14:paraId="0552895D"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F020093" w14:textId="0804B962" w:rsidR="000E18A2" w:rsidRDefault="000E18A2" w:rsidP="000E18A2">
            <w:pPr>
              <w:pStyle w:val="ListParagraph"/>
              <w:spacing w:line="276" w:lineRule="auto"/>
              <w:ind w:left="0"/>
              <w:rPr>
                <w:rFonts w:ascii="Arial" w:hAnsi="Arial" w:cs="Arial"/>
                <w:color w:val="FF0000"/>
              </w:rPr>
            </w:pPr>
            <w:r>
              <w:rPr>
                <w:rFonts w:ascii="Arial" w:hAnsi="Arial" w:cs="Arial"/>
                <w:color w:val="FF0000"/>
              </w:rPr>
              <w:t>Maintain homeostasis/maintain constant set of conditions within cells</w:t>
            </w:r>
          </w:p>
        </w:tc>
        <w:tc>
          <w:tcPr>
            <w:tcW w:w="1366" w:type="dxa"/>
            <w:vMerge/>
            <w:tcBorders>
              <w:left w:val="single" w:sz="4" w:space="0" w:color="auto"/>
              <w:right w:val="single" w:sz="4" w:space="0" w:color="auto"/>
            </w:tcBorders>
            <w:shd w:val="clear" w:color="auto" w:fill="FFFFFF" w:themeFill="background1"/>
          </w:tcPr>
          <w:p w14:paraId="7ADCD7DF" w14:textId="2498B934" w:rsidR="000E18A2" w:rsidRDefault="000E18A2" w:rsidP="000E18A2">
            <w:pPr>
              <w:pStyle w:val="ListParagraph"/>
              <w:spacing w:line="276" w:lineRule="auto"/>
              <w:ind w:left="0"/>
              <w:jc w:val="center"/>
              <w:rPr>
                <w:rFonts w:ascii="Arial" w:hAnsi="Arial" w:cs="Arial"/>
                <w:color w:val="FF0000"/>
              </w:rPr>
            </w:pPr>
          </w:p>
        </w:tc>
      </w:tr>
      <w:tr w:rsidR="000E18A2" w:rsidRPr="00E80B1A" w14:paraId="0E78540A" w14:textId="77777777" w:rsidTr="0098200C">
        <w:tc>
          <w:tcPr>
            <w:tcW w:w="6930" w:type="dxa"/>
            <w:tcBorders>
              <w:top w:val="single" w:sz="4" w:space="0" w:color="auto"/>
              <w:left w:val="single" w:sz="4" w:space="0" w:color="auto"/>
              <w:bottom w:val="single" w:sz="4" w:space="0" w:color="auto"/>
              <w:right w:val="single" w:sz="4" w:space="0" w:color="auto"/>
            </w:tcBorders>
            <w:hideMark/>
          </w:tcPr>
          <w:p w14:paraId="1F73352A" w14:textId="77777777" w:rsidR="000E18A2" w:rsidRPr="00E80B1A" w:rsidRDefault="000E18A2" w:rsidP="000E18A2">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1CB473B" w14:textId="484B7BE2" w:rsidR="000E18A2" w:rsidRPr="00E80B1A" w:rsidRDefault="000E18A2" w:rsidP="000E18A2">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40CADCAC" w14:textId="6645D3D4" w:rsidR="00D437F4" w:rsidRDefault="003C56ED" w:rsidP="003C56ED">
      <w:pPr>
        <w:spacing w:after="0" w:line="276" w:lineRule="auto"/>
        <w:rPr>
          <w:rFonts w:ascii="Arial" w:hAnsi="Arial" w:cs="Arial"/>
          <w:color w:val="000000"/>
        </w:rPr>
      </w:pPr>
      <w:r>
        <w:rPr>
          <w:rFonts w:ascii="Arial" w:hAnsi="Arial" w:cs="Arial"/>
          <w:color w:val="000000"/>
        </w:rPr>
        <w:lastRenderedPageBreak/>
        <w:t>The enzyme catalase breaks down hydrogen peroxide (H</w:t>
      </w:r>
      <w:r w:rsidRPr="00BD0EC5">
        <w:rPr>
          <w:rFonts w:ascii="Arial" w:hAnsi="Arial" w:cs="Arial"/>
          <w:color w:val="000000"/>
          <w:vertAlign w:val="subscript"/>
        </w:rPr>
        <w:t>2</w:t>
      </w:r>
      <w:r>
        <w:rPr>
          <w:rFonts w:ascii="Arial" w:hAnsi="Arial" w:cs="Arial"/>
          <w:color w:val="000000"/>
        </w:rPr>
        <w:t>O</w:t>
      </w:r>
      <w:r w:rsidRPr="00BD0EC5">
        <w:rPr>
          <w:rFonts w:ascii="Arial" w:hAnsi="Arial" w:cs="Arial"/>
          <w:color w:val="000000"/>
          <w:vertAlign w:val="subscript"/>
        </w:rPr>
        <w:t>2</w:t>
      </w:r>
      <w:r>
        <w:rPr>
          <w:rFonts w:ascii="Arial" w:hAnsi="Arial" w:cs="Arial"/>
          <w:color w:val="000000"/>
        </w:rPr>
        <w:t xml:space="preserve">) to </w:t>
      </w:r>
      <w:r w:rsidR="004945B5">
        <w:rPr>
          <w:rFonts w:ascii="Arial" w:hAnsi="Arial" w:cs="Arial"/>
          <w:color w:val="000000"/>
        </w:rPr>
        <w:t xml:space="preserve">form </w:t>
      </w:r>
      <w:r>
        <w:rPr>
          <w:rFonts w:ascii="Arial" w:hAnsi="Arial" w:cs="Arial"/>
          <w:color w:val="000000"/>
        </w:rPr>
        <w:t>water and oxygen</w:t>
      </w:r>
      <w:r w:rsidR="00D437F4">
        <w:rPr>
          <w:rFonts w:ascii="Arial" w:hAnsi="Arial" w:cs="Arial"/>
          <w:color w:val="000000"/>
        </w:rPr>
        <w:t>. The reaction rate can be calculated by measuring the height of bubbles formed per second</w:t>
      </w:r>
      <w:r>
        <w:rPr>
          <w:rFonts w:ascii="Arial" w:hAnsi="Arial" w:cs="Arial"/>
          <w:color w:val="000000"/>
        </w:rPr>
        <w:t xml:space="preserve">. The </w:t>
      </w:r>
      <w:r w:rsidR="00D437F4">
        <w:rPr>
          <w:rFonts w:ascii="Arial" w:hAnsi="Arial" w:cs="Arial"/>
          <w:color w:val="000000"/>
        </w:rPr>
        <w:t xml:space="preserve">incomplete </w:t>
      </w:r>
      <w:r>
        <w:rPr>
          <w:rFonts w:ascii="Arial" w:hAnsi="Arial" w:cs="Arial"/>
          <w:color w:val="000000"/>
        </w:rPr>
        <w:t>graph below shows the results of an experiment that investigat</w:t>
      </w:r>
      <w:r w:rsidR="00D437F4">
        <w:rPr>
          <w:rFonts w:ascii="Arial" w:hAnsi="Arial" w:cs="Arial"/>
          <w:color w:val="000000"/>
        </w:rPr>
        <w:t>ed</w:t>
      </w:r>
      <w:r>
        <w:rPr>
          <w:rFonts w:ascii="Arial" w:hAnsi="Arial" w:cs="Arial"/>
          <w:color w:val="000000"/>
        </w:rPr>
        <w:t xml:space="preserve"> the effect of</w:t>
      </w:r>
      <w:r w:rsidR="00D437F4">
        <w:rPr>
          <w:rFonts w:ascii="Arial" w:hAnsi="Arial" w:cs="Arial"/>
          <w:color w:val="000000"/>
        </w:rPr>
        <w:t xml:space="preserve"> </w:t>
      </w:r>
      <w:r>
        <w:rPr>
          <w:rFonts w:ascii="Arial" w:hAnsi="Arial" w:cs="Arial"/>
          <w:color w:val="000000"/>
        </w:rPr>
        <w:t>substrate concentration</w:t>
      </w:r>
      <w:r w:rsidR="00D437F4">
        <w:rPr>
          <w:rFonts w:ascii="Arial" w:hAnsi="Arial" w:cs="Arial"/>
          <w:color w:val="000000"/>
        </w:rPr>
        <w:t xml:space="preserve"> in percentage</w:t>
      </w:r>
      <w:r>
        <w:rPr>
          <w:rFonts w:ascii="Arial" w:hAnsi="Arial" w:cs="Arial"/>
          <w:color w:val="000000"/>
        </w:rPr>
        <w:t xml:space="preserve"> on the </w:t>
      </w:r>
      <w:r w:rsidR="00D437F4">
        <w:rPr>
          <w:rFonts w:ascii="Arial" w:hAnsi="Arial" w:cs="Arial"/>
          <w:color w:val="000000"/>
        </w:rPr>
        <w:t xml:space="preserve">activity of </w:t>
      </w:r>
      <w:r>
        <w:rPr>
          <w:rFonts w:ascii="Arial" w:hAnsi="Arial" w:cs="Arial"/>
          <w:color w:val="000000"/>
        </w:rPr>
        <w:t>catalase.</w:t>
      </w:r>
    </w:p>
    <w:p w14:paraId="6878374E" w14:textId="66EE87CC" w:rsidR="00D437F4" w:rsidRDefault="00D437F4" w:rsidP="003C56ED">
      <w:pPr>
        <w:spacing w:after="0" w:line="276" w:lineRule="auto"/>
        <w:rPr>
          <w:rFonts w:ascii="Arial" w:hAnsi="Arial" w:cs="Arial"/>
          <w:color w:val="000000"/>
        </w:rPr>
      </w:pPr>
    </w:p>
    <w:p w14:paraId="67DC7C7E" w14:textId="7BD08BA8" w:rsidR="00D437F4" w:rsidRDefault="00D437F4" w:rsidP="00D437F4">
      <w:pPr>
        <w:spacing w:after="0" w:line="276" w:lineRule="auto"/>
        <w:jc w:val="center"/>
        <w:rPr>
          <w:rFonts w:ascii="Arial" w:hAnsi="Arial" w:cs="Arial"/>
          <w:color w:val="000000"/>
        </w:rPr>
      </w:pPr>
      <w:r>
        <w:rPr>
          <w:noProof/>
        </w:rPr>
        <w:drawing>
          <wp:inline distT="0" distB="0" distL="0" distR="0" wp14:anchorId="0A8AAA10" wp14:editId="0B8977C7">
            <wp:extent cx="4572000" cy="2743200"/>
            <wp:effectExtent l="0" t="0" r="0" b="0"/>
            <wp:docPr id="19" name="Chart 19">
              <a:extLst xmlns:a="http://schemas.openxmlformats.org/drawingml/2006/main">
                <a:ext uri="{FF2B5EF4-FFF2-40B4-BE49-F238E27FC236}">
                  <a16:creationId xmlns:a16="http://schemas.microsoft.com/office/drawing/2014/main" id="{693BEE4D-36FC-4DB9-8044-46C9BE7A3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B389828" w14:textId="3531F89E" w:rsidR="003C56ED" w:rsidRDefault="003C56ED" w:rsidP="003C56ED">
      <w:pPr>
        <w:spacing w:after="0" w:line="276" w:lineRule="auto"/>
        <w:rPr>
          <w:rFonts w:ascii="Arial" w:hAnsi="Arial" w:cs="Arial"/>
          <w:color w:val="000000"/>
        </w:rPr>
      </w:pPr>
    </w:p>
    <w:p w14:paraId="1AC989D7" w14:textId="77777777" w:rsidR="0044544B" w:rsidRDefault="002C2D4B" w:rsidP="006B1486">
      <w:pPr>
        <w:pStyle w:val="ListParagraph"/>
        <w:numPr>
          <w:ilvl w:val="0"/>
          <w:numId w:val="15"/>
        </w:numPr>
        <w:spacing w:after="0" w:line="276" w:lineRule="auto"/>
        <w:rPr>
          <w:rFonts w:ascii="Arial" w:hAnsi="Arial" w:cs="Arial"/>
          <w:color w:val="000000"/>
        </w:rPr>
      </w:pPr>
      <w:r>
        <w:rPr>
          <w:rFonts w:ascii="Arial" w:hAnsi="Arial" w:cs="Arial"/>
          <w:color w:val="000000"/>
        </w:rPr>
        <w:t xml:space="preserve">Using </w:t>
      </w:r>
      <w:r w:rsidR="009C6EA7">
        <w:rPr>
          <w:rFonts w:ascii="Arial" w:hAnsi="Arial" w:cs="Arial"/>
          <w:color w:val="000000"/>
        </w:rPr>
        <w:t xml:space="preserve">the data points </w:t>
      </w:r>
      <w:r w:rsidR="0044544B">
        <w:rPr>
          <w:rFonts w:ascii="Arial" w:hAnsi="Arial" w:cs="Arial"/>
          <w:color w:val="000000"/>
        </w:rPr>
        <w:t>from the</w:t>
      </w:r>
      <w:r w:rsidR="009C6EA7">
        <w:rPr>
          <w:rFonts w:ascii="Arial" w:hAnsi="Arial" w:cs="Arial"/>
          <w:color w:val="000000"/>
        </w:rPr>
        <w:t xml:space="preserve"> graph, construct a table to illustrate the results.</w:t>
      </w:r>
      <w:r w:rsidR="009C6EA7">
        <w:rPr>
          <w:rFonts w:ascii="Arial" w:hAnsi="Arial" w:cs="Arial"/>
          <w:color w:val="000000"/>
        </w:rPr>
        <w:tab/>
        <w:t xml:space="preserve">  </w:t>
      </w:r>
    </w:p>
    <w:p w14:paraId="591BA72E" w14:textId="39A9F7D3" w:rsidR="003C56ED" w:rsidRDefault="009C6EA7" w:rsidP="0044544B">
      <w:pPr>
        <w:pStyle w:val="ListParagraph"/>
        <w:spacing w:after="0" w:line="276" w:lineRule="auto"/>
        <w:jc w:val="right"/>
        <w:rPr>
          <w:rFonts w:ascii="Arial" w:hAnsi="Arial" w:cs="Arial"/>
          <w:color w:val="000000"/>
        </w:rPr>
      </w:pPr>
      <w:r>
        <w:rPr>
          <w:rFonts w:ascii="Arial" w:hAnsi="Arial" w:cs="Arial"/>
          <w:color w:val="000000"/>
        </w:rPr>
        <w:t>(</w:t>
      </w:r>
      <w:r w:rsidR="00DB1462">
        <w:rPr>
          <w:rFonts w:ascii="Arial" w:hAnsi="Arial" w:cs="Arial"/>
          <w:color w:val="000000"/>
        </w:rPr>
        <w:t>5</w:t>
      </w:r>
      <w:r>
        <w:rPr>
          <w:rFonts w:ascii="Arial" w:hAnsi="Arial" w:cs="Arial"/>
          <w:color w:val="000000"/>
        </w:rPr>
        <w:t xml:space="preserve"> marks)</w:t>
      </w:r>
    </w:p>
    <w:p w14:paraId="71B748FB" w14:textId="1F77AA7D" w:rsidR="009C6EA7" w:rsidRDefault="009C6EA7" w:rsidP="009C6EA7">
      <w:pPr>
        <w:pStyle w:val="ListParagraph"/>
        <w:spacing w:after="0" w:line="276" w:lineRule="auto"/>
        <w:rPr>
          <w:rFonts w:ascii="Arial" w:hAnsi="Arial" w:cs="Arial"/>
          <w:color w:val="000000"/>
        </w:rPr>
      </w:pPr>
    </w:p>
    <w:tbl>
      <w:tblPr>
        <w:tblStyle w:val="TableGrid"/>
        <w:tblW w:w="0" w:type="auto"/>
        <w:tblInd w:w="720" w:type="dxa"/>
        <w:tblLook w:val="04A0" w:firstRow="1" w:lastRow="0" w:firstColumn="1" w:lastColumn="0" w:noHBand="0" w:noVBand="1"/>
      </w:tblPr>
      <w:tblGrid>
        <w:gridCol w:w="6930"/>
        <w:gridCol w:w="1366"/>
      </w:tblGrid>
      <w:tr w:rsidR="0044544B" w:rsidRPr="00E80B1A" w14:paraId="602E6718" w14:textId="77777777" w:rsidTr="00D1605E">
        <w:tc>
          <w:tcPr>
            <w:tcW w:w="6930" w:type="dxa"/>
            <w:tcBorders>
              <w:top w:val="single" w:sz="4" w:space="0" w:color="auto"/>
              <w:left w:val="single" w:sz="4" w:space="0" w:color="auto"/>
              <w:bottom w:val="single" w:sz="4" w:space="0" w:color="auto"/>
              <w:right w:val="single" w:sz="4" w:space="0" w:color="auto"/>
            </w:tcBorders>
            <w:hideMark/>
          </w:tcPr>
          <w:p w14:paraId="0127C5EC" w14:textId="77777777" w:rsidR="0044544B" w:rsidRPr="00E80B1A" w:rsidRDefault="0044544B" w:rsidP="00D1605E">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DE0B28B" w14:textId="77777777" w:rsidR="0044544B" w:rsidRPr="00E80B1A" w:rsidRDefault="0044544B" w:rsidP="00D1605E">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347AD0" w:rsidRPr="00E80B1A" w14:paraId="230F9064" w14:textId="77777777" w:rsidTr="00347AD0">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F35FEF9" w14:textId="06B0135B" w:rsidR="00347AD0" w:rsidRPr="00105951" w:rsidRDefault="00347AD0" w:rsidP="00D1605E">
            <w:pPr>
              <w:pStyle w:val="ListParagraph"/>
              <w:spacing w:line="276" w:lineRule="auto"/>
              <w:ind w:left="0"/>
              <w:rPr>
                <w:rFonts w:ascii="Arial" w:hAnsi="Arial" w:cs="Arial"/>
                <w:color w:val="FF0000"/>
              </w:rPr>
            </w:pPr>
            <w:r>
              <w:rPr>
                <w:rFonts w:ascii="Arial" w:hAnsi="Arial" w:cs="Arial"/>
                <w:color w:val="FF0000"/>
              </w:rPr>
              <w:t xml:space="preserve">Title </w:t>
            </w:r>
            <w:r w:rsidR="006C3646">
              <w:rPr>
                <w:rFonts w:ascii="Arial" w:hAnsi="Arial" w:cs="Arial"/>
                <w:color w:val="FF0000"/>
              </w:rPr>
              <w:t>appropriate with</w:t>
            </w:r>
            <w:r>
              <w:rPr>
                <w:rFonts w:ascii="Arial" w:hAnsi="Arial" w:cs="Arial"/>
                <w:color w:val="FF0000"/>
              </w:rPr>
              <w:t xml:space="preserve"> both </w:t>
            </w:r>
            <w:r w:rsidR="006C3646">
              <w:rPr>
                <w:rFonts w:ascii="Arial" w:hAnsi="Arial" w:cs="Arial"/>
                <w:color w:val="FF0000"/>
              </w:rPr>
              <w:t>substrate concentration</w:t>
            </w:r>
            <w:r>
              <w:rPr>
                <w:rFonts w:ascii="Arial" w:hAnsi="Arial" w:cs="Arial"/>
                <w:color w:val="FF0000"/>
              </w:rPr>
              <w:t xml:space="preserve"> and </w:t>
            </w:r>
            <w:r w:rsidR="006C3646">
              <w:rPr>
                <w:rFonts w:ascii="Arial" w:hAnsi="Arial" w:cs="Arial"/>
                <w:color w:val="FF0000"/>
              </w:rPr>
              <w:t>reaction rate</w:t>
            </w:r>
            <w:r w:rsidR="00DB1462">
              <w:rPr>
                <w:rFonts w:ascii="Arial" w:hAnsi="Arial" w:cs="Arial"/>
                <w:color w:val="FF0000"/>
              </w:rPr>
              <w:t>/enzyme activity</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05838EF2" w14:textId="486BEAE4" w:rsidR="00347AD0" w:rsidRDefault="006C3646" w:rsidP="006C3646">
            <w:pPr>
              <w:pStyle w:val="ListParagraph"/>
              <w:spacing w:line="276" w:lineRule="auto"/>
              <w:ind w:left="0"/>
              <w:jc w:val="center"/>
              <w:rPr>
                <w:rFonts w:ascii="Arial" w:hAnsi="Arial" w:cs="Arial"/>
                <w:color w:val="FF0000"/>
              </w:rPr>
            </w:pPr>
            <w:r>
              <w:rPr>
                <w:rFonts w:ascii="Arial" w:hAnsi="Arial" w:cs="Arial"/>
                <w:color w:val="FF0000"/>
              </w:rPr>
              <w:t>1</w:t>
            </w:r>
          </w:p>
        </w:tc>
      </w:tr>
      <w:tr w:rsidR="00347AD0" w:rsidRPr="00E80B1A" w14:paraId="790785CA"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2E07508" w14:textId="4D42856A" w:rsidR="00347AD0" w:rsidRPr="00105951" w:rsidRDefault="006C3646" w:rsidP="00D1605E">
            <w:pPr>
              <w:pStyle w:val="ListParagraph"/>
              <w:spacing w:line="276" w:lineRule="auto"/>
              <w:ind w:left="0"/>
              <w:rPr>
                <w:rFonts w:ascii="Arial" w:hAnsi="Arial" w:cs="Arial"/>
                <w:color w:val="FF0000"/>
              </w:rPr>
            </w:pPr>
            <w:r>
              <w:rPr>
                <w:rFonts w:ascii="Arial" w:hAnsi="Arial" w:cs="Arial"/>
                <w:color w:val="FF0000"/>
              </w:rPr>
              <w:t>Substrate c</w:t>
            </w:r>
            <w:r w:rsidR="00347AD0">
              <w:rPr>
                <w:rFonts w:ascii="Arial" w:hAnsi="Arial" w:cs="Arial"/>
                <w:color w:val="FF0000"/>
              </w:rPr>
              <w:t>oncentration</w:t>
            </w:r>
            <w:r>
              <w:rPr>
                <w:rFonts w:ascii="Arial" w:hAnsi="Arial" w:cs="Arial"/>
                <w:color w:val="FF0000"/>
              </w:rPr>
              <w:t>/independent variable</w:t>
            </w:r>
            <w:r w:rsidR="00347AD0">
              <w:rPr>
                <w:rFonts w:ascii="Arial" w:hAnsi="Arial" w:cs="Arial"/>
                <w:color w:val="FF0000"/>
              </w:rPr>
              <w:t xml:space="preserve"> is in first column</w:t>
            </w:r>
            <w:r>
              <w:rPr>
                <w:rFonts w:ascii="Arial" w:hAnsi="Arial" w:cs="Arial"/>
                <w:color w:val="FF0000"/>
              </w:rPr>
              <w:t xml:space="preserve"> </w:t>
            </w:r>
            <w:r w:rsidR="00DB1462">
              <w:rPr>
                <w:rFonts w:ascii="Arial" w:hAnsi="Arial" w:cs="Arial"/>
                <w:color w:val="FF0000"/>
              </w:rPr>
              <w:t>AND in numerical order</w:t>
            </w:r>
          </w:p>
        </w:tc>
        <w:tc>
          <w:tcPr>
            <w:tcW w:w="1366" w:type="dxa"/>
            <w:tcBorders>
              <w:left w:val="single" w:sz="4" w:space="0" w:color="auto"/>
              <w:right w:val="single" w:sz="4" w:space="0" w:color="auto"/>
            </w:tcBorders>
            <w:shd w:val="clear" w:color="auto" w:fill="FFFFFF" w:themeFill="background1"/>
          </w:tcPr>
          <w:p w14:paraId="67F69037" w14:textId="6F1F1859" w:rsidR="00347AD0" w:rsidRDefault="006C3646" w:rsidP="006C3646">
            <w:pPr>
              <w:pStyle w:val="ListParagraph"/>
              <w:spacing w:line="276" w:lineRule="auto"/>
              <w:ind w:left="0"/>
              <w:jc w:val="center"/>
              <w:rPr>
                <w:rFonts w:ascii="Arial" w:hAnsi="Arial" w:cs="Arial"/>
                <w:color w:val="FF0000"/>
              </w:rPr>
            </w:pPr>
            <w:r>
              <w:rPr>
                <w:rFonts w:ascii="Arial" w:hAnsi="Arial" w:cs="Arial"/>
                <w:color w:val="FF0000"/>
              </w:rPr>
              <w:t>1</w:t>
            </w:r>
          </w:p>
        </w:tc>
      </w:tr>
      <w:tr w:rsidR="00347AD0" w:rsidRPr="00E80B1A" w14:paraId="589ECEEF"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EB847" w14:textId="6465A031" w:rsidR="00347AD0" w:rsidRPr="00105951" w:rsidRDefault="00347AD0" w:rsidP="00D1605E">
            <w:pPr>
              <w:pStyle w:val="ListParagraph"/>
              <w:spacing w:line="276" w:lineRule="auto"/>
              <w:ind w:left="0"/>
              <w:rPr>
                <w:rFonts w:ascii="Arial" w:hAnsi="Arial" w:cs="Arial"/>
                <w:color w:val="FF0000"/>
              </w:rPr>
            </w:pPr>
            <w:r>
              <w:rPr>
                <w:rFonts w:ascii="Arial" w:hAnsi="Arial" w:cs="Arial"/>
                <w:color w:val="FF0000"/>
              </w:rPr>
              <w:t>Column headings</w:t>
            </w:r>
            <w:r w:rsidR="006C3646">
              <w:rPr>
                <w:rFonts w:ascii="Arial" w:hAnsi="Arial" w:cs="Arial"/>
                <w:color w:val="FF0000"/>
              </w:rPr>
              <w:t xml:space="preserve"> correct</w:t>
            </w:r>
          </w:p>
        </w:tc>
        <w:tc>
          <w:tcPr>
            <w:tcW w:w="1366" w:type="dxa"/>
            <w:tcBorders>
              <w:left w:val="single" w:sz="4" w:space="0" w:color="auto"/>
              <w:right w:val="single" w:sz="4" w:space="0" w:color="auto"/>
            </w:tcBorders>
            <w:shd w:val="clear" w:color="auto" w:fill="FFFFFF" w:themeFill="background1"/>
          </w:tcPr>
          <w:p w14:paraId="74E036AF" w14:textId="769BA67B" w:rsidR="00347AD0" w:rsidRDefault="006C3646" w:rsidP="006C3646">
            <w:pPr>
              <w:pStyle w:val="ListParagraph"/>
              <w:spacing w:line="276" w:lineRule="auto"/>
              <w:ind w:left="0"/>
              <w:jc w:val="center"/>
              <w:rPr>
                <w:rFonts w:ascii="Arial" w:hAnsi="Arial" w:cs="Arial"/>
                <w:color w:val="FF0000"/>
              </w:rPr>
            </w:pPr>
            <w:r>
              <w:rPr>
                <w:rFonts w:ascii="Arial" w:hAnsi="Arial" w:cs="Arial"/>
                <w:color w:val="FF0000"/>
              </w:rPr>
              <w:t>1</w:t>
            </w:r>
          </w:p>
        </w:tc>
      </w:tr>
      <w:tr w:rsidR="00347AD0" w:rsidRPr="00E80B1A" w14:paraId="3A23ADB0"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BE3E2" w14:textId="2FCC50A6" w:rsidR="00347AD0" w:rsidRDefault="00347AD0" w:rsidP="00D1605E">
            <w:pPr>
              <w:pStyle w:val="ListParagraph"/>
              <w:spacing w:line="276" w:lineRule="auto"/>
              <w:ind w:left="0"/>
              <w:rPr>
                <w:rFonts w:ascii="Arial" w:hAnsi="Arial" w:cs="Arial"/>
                <w:color w:val="FF0000"/>
              </w:rPr>
            </w:pPr>
            <w:r>
              <w:rPr>
                <w:rFonts w:ascii="Arial" w:hAnsi="Arial" w:cs="Arial"/>
                <w:color w:val="FF0000"/>
              </w:rPr>
              <w:t>Units only used in header row</w:t>
            </w:r>
          </w:p>
        </w:tc>
        <w:tc>
          <w:tcPr>
            <w:tcW w:w="1366" w:type="dxa"/>
            <w:tcBorders>
              <w:left w:val="single" w:sz="4" w:space="0" w:color="auto"/>
              <w:right w:val="single" w:sz="4" w:space="0" w:color="auto"/>
            </w:tcBorders>
            <w:shd w:val="clear" w:color="auto" w:fill="FFFFFF" w:themeFill="background1"/>
          </w:tcPr>
          <w:p w14:paraId="78824F28" w14:textId="4C4EA489" w:rsidR="00347AD0" w:rsidRDefault="006C3646" w:rsidP="006C3646">
            <w:pPr>
              <w:pStyle w:val="ListParagraph"/>
              <w:spacing w:line="276" w:lineRule="auto"/>
              <w:ind w:left="0"/>
              <w:jc w:val="center"/>
              <w:rPr>
                <w:rFonts w:ascii="Arial" w:hAnsi="Arial" w:cs="Arial"/>
                <w:color w:val="FF0000"/>
              </w:rPr>
            </w:pPr>
            <w:r>
              <w:rPr>
                <w:rFonts w:ascii="Arial" w:hAnsi="Arial" w:cs="Arial"/>
                <w:color w:val="FF0000"/>
              </w:rPr>
              <w:t>1</w:t>
            </w:r>
          </w:p>
        </w:tc>
      </w:tr>
      <w:tr w:rsidR="00347AD0" w:rsidRPr="00E80B1A" w14:paraId="65DC1336"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B1208" w14:textId="0C6DD1CA" w:rsidR="00347AD0" w:rsidRDefault="00347AD0" w:rsidP="00D1605E">
            <w:pPr>
              <w:pStyle w:val="ListParagraph"/>
              <w:spacing w:line="276" w:lineRule="auto"/>
              <w:ind w:left="0"/>
              <w:rPr>
                <w:rFonts w:ascii="Arial" w:hAnsi="Arial" w:cs="Arial"/>
                <w:color w:val="FF0000"/>
              </w:rPr>
            </w:pPr>
            <w:r>
              <w:rPr>
                <w:rFonts w:ascii="Arial" w:hAnsi="Arial" w:cs="Arial"/>
                <w:color w:val="FF0000"/>
              </w:rPr>
              <w:t>Correct input of data</w:t>
            </w:r>
          </w:p>
        </w:tc>
        <w:tc>
          <w:tcPr>
            <w:tcW w:w="1366" w:type="dxa"/>
            <w:tcBorders>
              <w:left w:val="single" w:sz="4" w:space="0" w:color="auto"/>
              <w:right w:val="single" w:sz="4" w:space="0" w:color="auto"/>
            </w:tcBorders>
            <w:shd w:val="clear" w:color="auto" w:fill="FFFFFF" w:themeFill="background1"/>
          </w:tcPr>
          <w:p w14:paraId="5A7F6F42" w14:textId="000AEC52" w:rsidR="00347AD0" w:rsidRDefault="006C3646" w:rsidP="006C3646">
            <w:pPr>
              <w:pStyle w:val="ListParagraph"/>
              <w:spacing w:line="276" w:lineRule="auto"/>
              <w:ind w:left="0"/>
              <w:jc w:val="center"/>
              <w:rPr>
                <w:rFonts w:ascii="Arial" w:hAnsi="Arial" w:cs="Arial"/>
                <w:color w:val="FF0000"/>
              </w:rPr>
            </w:pPr>
            <w:r>
              <w:rPr>
                <w:rFonts w:ascii="Arial" w:hAnsi="Arial" w:cs="Arial"/>
                <w:color w:val="FF0000"/>
              </w:rPr>
              <w:t>1</w:t>
            </w:r>
          </w:p>
        </w:tc>
      </w:tr>
      <w:tr w:rsidR="00672B2E" w:rsidRPr="00E80B1A" w14:paraId="5A391A50" w14:textId="77777777" w:rsidTr="00D1605E">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7D9139" w14:textId="5B84E937" w:rsidR="00672B2E" w:rsidRDefault="00672B2E" w:rsidP="00672B2E">
            <w:pPr>
              <w:pStyle w:val="ListParagraph"/>
              <w:spacing w:line="276" w:lineRule="auto"/>
              <w:ind w:left="0"/>
              <w:rPr>
                <w:rFonts w:ascii="Arial" w:hAnsi="Arial" w:cs="Arial"/>
                <w:color w:val="FF0000"/>
              </w:rPr>
            </w:pPr>
            <w:r>
              <w:rPr>
                <w:rFonts w:ascii="Arial" w:hAnsi="Arial" w:cs="Arial"/>
                <w:color w:val="FF0000"/>
              </w:rPr>
              <w:t>Example:</w:t>
            </w:r>
          </w:p>
        </w:tc>
      </w:tr>
      <w:tr w:rsidR="00672B2E" w:rsidRPr="00E80B1A" w14:paraId="4DB71A0F" w14:textId="77777777" w:rsidTr="00672B2E">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05892A" w14:textId="11F0B1EB" w:rsidR="00672B2E" w:rsidRDefault="00672B2E" w:rsidP="00672B2E">
            <w:pPr>
              <w:pStyle w:val="ListParagraph"/>
              <w:spacing w:line="276" w:lineRule="auto"/>
              <w:ind w:left="0"/>
              <w:rPr>
                <w:rFonts w:ascii="Arial" w:hAnsi="Arial" w:cs="Arial"/>
                <w:color w:val="FF0000"/>
              </w:rPr>
            </w:pPr>
          </w:p>
          <w:p w14:paraId="59E642DC" w14:textId="0A7B5137" w:rsidR="00E73539" w:rsidRDefault="00E73539" w:rsidP="00672B2E">
            <w:pPr>
              <w:pStyle w:val="ListParagraph"/>
              <w:spacing w:line="276" w:lineRule="auto"/>
              <w:ind w:left="0"/>
              <w:rPr>
                <w:rFonts w:ascii="Arial" w:hAnsi="Arial" w:cs="Arial"/>
                <w:color w:val="FF0000"/>
              </w:rPr>
            </w:pPr>
            <w:r>
              <w:rPr>
                <w:rFonts w:ascii="Arial" w:hAnsi="Arial" w:cs="Arial"/>
                <w:color w:val="FF0000"/>
              </w:rPr>
              <w:t>Title: Effect of substrate concentration on reaction rate of catalase</w:t>
            </w:r>
          </w:p>
          <w:p w14:paraId="37E754F1" w14:textId="77777777" w:rsidR="00E73539" w:rsidRDefault="00E73539" w:rsidP="00672B2E">
            <w:pPr>
              <w:pStyle w:val="ListParagraph"/>
              <w:spacing w:line="276" w:lineRule="auto"/>
              <w:ind w:left="0"/>
              <w:rPr>
                <w:rFonts w:ascii="Arial" w:hAnsi="Arial" w:cs="Arial"/>
                <w:color w:val="FF0000"/>
              </w:rPr>
            </w:pPr>
          </w:p>
          <w:tbl>
            <w:tblPr>
              <w:tblStyle w:val="TableGrid"/>
              <w:tblW w:w="0" w:type="auto"/>
              <w:jc w:val="center"/>
              <w:tblInd w:w="0" w:type="dxa"/>
              <w:tblLook w:val="04A0" w:firstRow="1" w:lastRow="0" w:firstColumn="1" w:lastColumn="0" w:noHBand="0" w:noVBand="1"/>
            </w:tblPr>
            <w:tblGrid>
              <w:gridCol w:w="2993"/>
              <w:gridCol w:w="2693"/>
            </w:tblGrid>
            <w:tr w:rsidR="00D437F4" w14:paraId="6C57D775" w14:textId="77777777" w:rsidTr="00DB1462">
              <w:trPr>
                <w:jc w:val="center"/>
              </w:trPr>
              <w:tc>
                <w:tcPr>
                  <w:tcW w:w="2993" w:type="dxa"/>
                </w:tcPr>
                <w:p w14:paraId="0AA90920" w14:textId="79B75D9E" w:rsidR="00D437F4" w:rsidRDefault="00D437F4" w:rsidP="00D437F4">
                  <w:pPr>
                    <w:pStyle w:val="ListParagraph"/>
                    <w:spacing w:line="276" w:lineRule="auto"/>
                    <w:ind w:left="0"/>
                    <w:jc w:val="center"/>
                    <w:rPr>
                      <w:rFonts w:ascii="Arial" w:hAnsi="Arial" w:cs="Arial"/>
                      <w:color w:val="FF0000"/>
                    </w:rPr>
                  </w:pPr>
                  <w:r>
                    <w:rPr>
                      <w:rFonts w:ascii="Arial" w:hAnsi="Arial" w:cs="Arial"/>
                      <w:color w:val="FF0000"/>
                    </w:rPr>
                    <w:t>Substrate Concentration (%)</w:t>
                  </w:r>
                </w:p>
              </w:tc>
              <w:tc>
                <w:tcPr>
                  <w:tcW w:w="2693" w:type="dxa"/>
                </w:tcPr>
                <w:p w14:paraId="11CFCF7E" w14:textId="78C5F58B" w:rsidR="00D437F4" w:rsidRDefault="00D437F4" w:rsidP="00D437F4">
                  <w:pPr>
                    <w:pStyle w:val="ListParagraph"/>
                    <w:spacing w:line="276" w:lineRule="auto"/>
                    <w:ind w:left="0"/>
                    <w:jc w:val="center"/>
                    <w:rPr>
                      <w:rFonts w:ascii="Arial" w:hAnsi="Arial" w:cs="Arial"/>
                      <w:color w:val="FF0000"/>
                    </w:rPr>
                  </w:pPr>
                  <w:r>
                    <w:rPr>
                      <w:rFonts w:ascii="Arial" w:hAnsi="Arial" w:cs="Arial"/>
                      <w:color w:val="FF0000"/>
                    </w:rPr>
                    <w:t>Reaction Rate (mm/sec)</w:t>
                  </w:r>
                </w:p>
              </w:tc>
            </w:tr>
            <w:tr w:rsidR="00D437F4" w14:paraId="329C9DE2" w14:textId="77777777" w:rsidTr="00DB1462">
              <w:trPr>
                <w:jc w:val="center"/>
              </w:trPr>
              <w:tc>
                <w:tcPr>
                  <w:tcW w:w="2993" w:type="dxa"/>
                </w:tcPr>
                <w:p w14:paraId="00F196AC" w14:textId="2DD8648D" w:rsidR="00D437F4" w:rsidRDefault="00D437F4" w:rsidP="00D437F4">
                  <w:pPr>
                    <w:pStyle w:val="ListParagraph"/>
                    <w:spacing w:line="276" w:lineRule="auto"/>
                    <w:ind w:left="0"/>
                    <w:jc w:val="center"/>
                    <w:rPr>
                      <w:rFonts w:ascii="Arial" w:hAnsi="Arial" w:cs="Arial"/>
                      <w:color w:val="FF0000"/>
                    </w:rPr>
                  </w:pPr>
                  <w:r>
                    <w:rPr>
                      <w:rFonts w:ascii="Arial" w:hAnsi="Arial" w:cs="Arial"/>
                      <w:color w:val="FF0000"/>
                    </w:rPr>
                    <w:t>0</w:t>
                  </w:r>
                </w:p>
              </w:tc>
              <w:tc>
                <w:tcPr>
                  <w:tcW w:w="2693" w:type="dxa"/>
                </w:tcPr>
                <w:p w14:paraId="4F2DFF01" w14:textId="0F0E67B3" w:rsidR="00D437F4" w:rsidRDefault="00D437F4" w:rsidP="00DB1462">
                  <w:pPr>
                    <w:pStyle w:val="ListParagraph"/>
                    <w:spacing w:line="276" w:lineRule="auto"/>
                    <w:ind w:left="0"/>
                    <w:jc w:val="center"/>
                    <w:rPr>
                      <w:rFonts w:ascii="Arial" w:hAnsi="Arial" w:cs="Arial"/>
                      <w:color w:val="FF0000"/>
                    </w:rPr>
                  </w:pPr>
                  <w:r>
                    <w:rPr>
                      <w:rFonts w:ascii="Arial" w:hAnsi="Arial" w:cs="Arial"/>
                      <w:color w:val="FF0000"/>
                    </w:rPr>
                    <w:t>0</w:t>
                  </w:r>
                </w:p>
              </w:tc>
            </w:tr>
            <w:tr w:rsidR="00D437F4" w14:paraId="2484167E" w14:textId="77777777" w:rsidTr="00DB1462">
              <w:trPr>
                <w:jc w:val="center"/>
              </w:trPr>
              <w:tc>
                <w:tcPr>
                  <w:tcW w:w="2993" w:type="dxa"/>
                </w:tcPr>
                <w:p w14:paraId="3D61C836" w14:textId="5D52D5BA" w:rsidR="00D437F4" w:rsidRDefault="00D437F4" w:rsidP="00D437F4">
                  <w:pPr>
                    <w:pStyle w:val="ListParagraph"/>
                    <w:spacing w:line="276" w:lineRule="auto"/>
                    <w:ind w:left="0"/>
                    <w:jc w:val="center"/>
                    <w:rPr>
                      <w:rFonts w:ascii="Arial" w:hAnsi="Arial" w:cs="Arial"/>
                      <w:color w:val="FF0000"/>
                    </w:rPr>
                  </w:pPr>
                  <w:r>
                    <w:rPr>
                      <w:rFonts w:ascii="Arial" w:hAnsi="Arial" w:cs="Arial"/>
                      <w:color w:val="FF0000"/>
                    </w:rPr>
                    <w:t>20</w:t>
                  </w:r>
                </w:p>
              </w:tc>
              <w:tc>
                <w:tcPr>
                  <w:tcW w:w="2693" w:type="dxa"/>
                </w:tcPr>
                <w:p w14:paraId="6B4A82AD" w14:textId="25DBDAF7" w:rsidR="00D437F4" w:rsidRDefault="00D437F4" w:rsidP="00DB1462">
                  <w:pPr>
                    <w:pStyle w:val="ListParagraph"/>
                    <w:spacing w:line="276" w:lineRule="auto"/>
                    <w:ind w:left="0"/>
                    <w:jc w:val="center"/>
                    <w:rPr>
                      <w:rFonts w:ascii="Arial" w:hAnsi="Arial" w:cs="Arial"/>
                      <w:color w:val="FF0000"/>
                    </w:rPr>
                  </w:pPr>
                  <w:r>
                    <w:rPr>
                      <w:rFonts w:ascii="Arial" w:hAnsi="Arial" w:cs="Arial"/>
                      <w:color w:val="FF0000"/>
                    </w:rPr>
                    <w:t>8</w:t>
                  </w:r>
                </w:p>
              </w:tc>
            </w:tr>
            <w:tr w:rsidR="00D437F4" w14:paraId="1AA6BDFA" w14:textId="77777777" w:rsidTr="00DB1462">
              <w:trPr>
                <w:jc w:val="center"/>
              </w:trPr>
              <w:tc>
                <w:tcPr>
                  <w:tcW w:w="2993" w:type="dxa"/>
                </w:tcPr>
                <w:p w14:paraId="7A5FAC1F" w14:textId="5F376254" w:rsidR="00D437F4" w:rsidRDefault="00D437F4" w:rsidP="00D437F4">
                  <w:pPr>
                    <w:pStyle w:val="ListParagraph"/>
                    <w:spacing w:line="276" w:lineRule="auto"/>
                    <w:ind w:left="0"/>
                    <w:jc w:val="center"/>
                    <w:rPr>
                      <w:rFonts w:ascii="Arial" w:hAnsi="Arial" w:cs="Arial"/>
                      <w:color w:val="FF0000"/>
                    </w:rPr>
                  </w:pPr>
                  <w:r>
                    <w:rPr>
                      <w:rFonts w:ascii="Arial" w:hAnsi="Arial" w:cs="Arial"/>
                      <w:color w:val="FF0000"/>
                    </w:rPr>
                    <w:t>40</w:t>
                  </w:r>
                </w:p>
              </w:tc>
              <w:tc>
                <w:tcPr>
                  <w:tcW w:w="2693" w:type="dxa"/>
                </w:tcPr>
                <w:p w14:paraId="435B24FC" w14:textId="1F6BAD66" w:rsidR="00D437F4" w:rsidRDefault="00D437F4" w:rsidP="00DB1462">
                  <w:pPr>
                    <w:pStyle w:val="ListParagraph"/>
                    <w:spacing w:line="276" w:lineRule="auto"/>
                    <w:ind w:left="0"/>
                    <w:jc w:val="center"/>
                    <w:rPr>
                      <w:rFonts w:ascii="Arial" w:hAnsi="Arial" w:cs="Arial"/>
                      <w:color w:val="FF0000"/>
                    </w:rPr>
                  </w:pPr>
                  <w:r>
                    <w:rPr>
                      <w:rFonts w:ascii="Arial" w:hAnsi="Arial" w:cs="Arial"/>
                      <w:color w:val="FF0000"/>
                    </w:rPr>
                    <w:t>12.5</w:t>
                  </w:r>
                </w:p>
              </w:tc>
            </w:tr>
            <w:tr w:rsidR="00D437F4" w14:paraId="3F011B2E" w14:textId="77777777" w:rsidTr="00DB1462">
              <w:trPr>
                <w:jc w:val="center"/>
              </w:trPr>
              <w:tc>
                <w:tcPr>
                  <w:tcW w:w="2993" w:type="dxa"/>
                </w:tcPr>
                <w:p w14:paraId="5027ED8D" w14:textId="4D54EBA3" w:rsidR="00D437F4" w:rsidRDefault="00D437F4" w:rsidP="00D437F4">
                  <w:pPr>
                    <w:pStyle w:val="ListParagraph"/>
                    <w:spacing w:line="276" w:lineRule="auto"/>
                    <w:ind w:left="0"/>
                    <w:jc w:val="center"/>
                    <w:rPr>
                      <w:rFonts w:ascii="Arial" w:hAnsi="Arial" w:cs="Arial"/>
                      <w:color w:val="FF0000"/>
                    </w:rPr>
                  </w:pPr>
                  <w:r>
                    <w:rPr>
                      <w:rFonts w:ascii="Arial" w:hAnsi="Arial" w:cs="Arial"/>
                      <w:color w:val="FF0000"/>
                    </w:rPr>
                    <w:t>60</w:t>
                  </w:r>
                </w:p>
              </w:tc>
              <w:tc>
                <w:tcPr>
                  <w:tcW w:w="2693" w:type="dxa"/>
                </w:tcPr>
                <w:p w14:paraId="26D11AE2" w14:textId="00E7DEFA" w:rsidR="00D437F4" w:rsidRDefault="00D437F4" w:rsidP="00DB1462">
                  <w:pPr>
                    <w:pStyle w:val="ListParagraph"/>
                    <w:spacing w:line="276" w:lineRule="auto"/>
                    <w:ind w:left="0"/>
                    <w:jc w:val="center"/>
                    <w:rPr>
                      <w:rFonts w:ascii="Arial" w:hAnsi="Arial" w:cs="Arial"/>
                      <w:color w:val="FF0000"/>
                    </w:rPr>
                  </w:pPr>
                  <w:r>
                    <w:rPr>
                      <w:rFonts w:ascii="Arial" w:hAnsi="Arial" w:cs="Arial"/>
                      <w:color w:val="FF0000"/>
                    </w:rPr>
                    <w:t>14</w:t>
                  </w:r>
                </w:p>
              </w:tc>
            </w:tr>
            <w:tr w:rsidR="00D437F4" w14:paraId="2F69EB53" w14:textId="77777777" w:rsidTr="00DB1462">
              <w:trPr>
                <w:jc w:val="center"/>
              </w:trPr>
              <w:tc>
                <w:tcPr>
                  <w:tcW w:w="2993" w:type="dxa"/>
                </w:tcPr>
                <w:p w14:paraId="0859488E" w14:textId="758D8DB1" w:rsidR="00D437F4" w:rsidRDefault="00D437F4" w:rsidP="00D437F4">
                  <w:pPr>
                    <w:pStyle w:val="ListParagraph"/>
                    <w:spacing w:line="276" w:lineRule="auto"/>
                    <w:ind w:left="0"/>
                    <w:jc w:val="center"/>
                    <w:rPr>
                      <w:rFonts w:ascii="Arial" w:hAnsi="Arial" w:cs="Arial"/>
                      <w:color w:val="FF0000"/>
                    </w:rPr>
                  </w:pPr>
                  <w:r>
                    <w:rPr>
                      <w:rFonts w:ascii="Arial" w:hAnsi="Arial" w:cs="Arial"/>
                      <w:color w:val="FF0000"/>
                    </w:rPr>
                    <w:t>80</w:t>
                  </w:r>
                </w:p>
              </w:tc>
              <w:tc>
                <w:tcPr>
                  <w:tcW w:w="2693" w:type="dxa"/>
                </w:tcPr>
                <w:p w14:paraId="6441125A" w14:textId="378FA99A" w:rsidR="00D437F4" w:rsidRDefault="00D437F4" w:rsidP="00DB1462">
                  <w:pPr>
                    <w:pStyle w:val="ListParagraph"/>
                    <w:spacing w:line="276" w:lineRule="auto"/>
                    <w:ind w:left="0"/>
                    <w:jc w:val="center"/>
                    <w:rPr>
                      <w:rFonts w:ascii="Arial" w:hAnsi="Arial" w:cs="Arial"/>
                      <w:color w:val="FF0000"/>
                    </w:rPr>
                  </w:pPr>
                  <w:r>
                    <w:rPr>
                      <w:rFonts w:ascii="Arial" w:hAnsi="Arial" w:cs="Arial"/>
                      <w:color w:val="FF0000"/>
                    </w:rPr>
                    <w:t>14.5</w:t>
                  </w:r>
                </w:p>
              </w:tc>
            </w:tr>
            <w:tr w:rsidR="00D437F4" w14:paraId="583B2492" w14:textId="77777777" w:rsidTr="00DB1462">
              <w:trPr>
                <w:jc w:val="center"/>
              </w:trPr>
              <w:tc>
                <w:tcPr>
                  <w:tcW w:w="2993" w:type="dxa"/>
                </w:tcPr>
                <w:p w14:paraId="22E9125E" w14:textId="1C6C7F11" w:rsidR="00D437F4" w:rsidRDefault="00D437F4" w:rsidP="00D437F4">
                  <w:pPr>
                    <w:pStyle w:val="ListParagraph"/>
                    <w:spacing w:line="276" w:lineRule="auto"/>
                    <w:ind w:left="0"/>
                    <w:jc w:val="center"/>
                    <w:rPr>
                      <w:rFonts w:ascii="Arial" w:hAnsi="Arial" w:cs="Arial"/>
                      <w:color w:val="FF0000"/>
                    </w:rPr>
                  </w:pPr>
                  <w:r>
                    <w:rPr>
                      <w:rFonts w:ascii="Arial" w:hAnsi="Arial" w:cs="Arial"/>
                      <w:color w:val="FF0000"/>
                    </w:rPr>
                    <w:t>100</w:t>
                  </w:r>
                </w:p>
              </w:tc>
              <w:tc>
                <w:tcPr>
                  <w:tcW w:w="2693" w:type="dxa"/>
                </w:tcPr>
                <w:p w14:paraId="62725BDD" w14:textId="1E652783" w:rsidR="00D437F4" w:rsidRDefault="00D437F4" w:rsidP="00DB1462">
                  <w:pPr>
                    <w:pStyle w:val="ListParagraph"/>
                    <w:spacing w:line="276" w:lineRule="auto"/>
                    <w:ind w:left="0"/>
                    <w:jc w:val="center"/>
                    <w:rPr>
                      <w:rFonts w:ascii="Arial" w:hAnsi="Arial" w:cs="Arial"/>
                      <w:color w:val="FF0000"/>
                    </w:rPr>
                  </w:pPr>
                  <w:r>
                    <w:rPr>
                      <w:rFonts w:ascii="Arial" w:hAnsi="Arial" w:cs="Arial"/>
                      <w:color w:val="FF0000"/>
                    </w:rPr>
                    <w:t>14.5</w:t>
                  </w:r>
                </w:p>
              </w:tc>
            </w:tr>
          </w:tbl>
          <w:p w14:paraId="66D3281F" w14:textId="5C6BE6F3" w:rsidR="00F64C30" w:rsidRDefault="00F64C30" w:rsidP="00672B2E">
            <w:pPr>
              <w:pStyle w:val="ListParagraph"/>
              <w:spacing w:line="276" w:lineRule="auto"/>
              <w:ind w:left="0"/>
              <w:rPr>
                <w:rFonts w:ascii="Arial" w:hAnsi="Arial" w:cs="Arial"/>
                <w:color w:val="FF0000"/>
              </w:rPr>
            </w:pPr>
          </w:p>
        </w:tc>
      </w:tr>
      <w:tr w:rsidR="0044544B" w:rsidRPr="00E80B1A" w14:paraId="6949A6A9" w14:textId="77777777" w:rsidTr="00D1605E">
        <w:tc>
          <w:tcPr>
            <w:tcW w:w="6930" w:type="dxa"/>
            <w:tcBorders>
              <w:top w:val="single" w:sz="4" w:space="0" w:color="auto"/>
              <w:left w:val="single" w:sz="4" w:space="0" w:color="auto"/>
              <w:bottom w:val="single" w:sz="4" w:space="0" w:color="auto"/>
              <w:right w:val="single" w:sz="4" w:space="0" w:color="auto"/>
            </w:tcBorders>
            <w:hideMark/>
          </w:tcPr>
          <w:p w14:paraId="272301D4" w14:textId="77777777" w:rsidR="0044544B" w:rsidRPr="00E80B1A" w:rsidRDefault="0044544B" w:rsidP="00D1605E">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509F005" w14:textId="2B2B212A" w:rsidR="0044544B" w:rsidRPr="00E80B1A" w:rsidRDefault="000B411B" w:rsidP="00D1605E">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4CD44710" w14:textId="48DDF3F1" w:rsidR="009C6EA7" w:rsidRDefault="009C6EA7" w:rsidP="009C6EA7">
      <w:pPr>
        <w:pStyle w:val="ListParagraph"/>
        <w:spacing w:after="0" w:line="276" w:lineRule="auto"/>
        <w:rPr>
          <w:rFonts w:ascii="Arial" w:hAnsi="Arial" w:cs="Arial"/>
          <w:color w:val="000000"/>
        </w:rPr>
      </w:pPr>
    </w:p>
    <w:p w14:paraId="05E4334E" w14:textId="4B24B8A4" w:rsidR="00A2238B" w:rsidRDefault="00A2238B" w:rsidP="009C6EA7">
      <w:pPr>
        <w:pStyle w:val="ListParagraph"/>
        <w:spacing w:after="0" w:line="276" w:lineRule="auto"/>
        <w:rPr>
          <w:rFonts w:ascii="Arial" w:hAnsi="Arial" w:cs="Arial"/>
          <w:color w:val="000000"/>
        </w:rPr>
      </w:pPr>
    </w:p>
    <w:p w14:paraId="5ACC5154" w14:textId="6B58F6FA" w:rsidR="00163B43" w:rsidRDefault="00163B43" w:rsidP="009C6EA7">
      <w:pPr>
        <w:pStyle w:val="ListParagraph"/>
        <w:spacing w:after="0" w:line="276" w:lineRule="auto"/>
        <w:rPr>
          <w:rFonts w:ascii="Arial" w:hAnsi="Arial" w:cs="Arial"/>
          <w:color w:val="000000"/>
        </w:rPr>
      </w:pPr>
    </w:p>
    <w:p w14:paraId="26670D7A" w14:textId="335A12D7" w:rsidR="00355223" w:rsidRPr="00A2238B" w:rsidRDefault="00163B43" w:rsidP="006B1486">
      <w:pPr>
        <w:pStyle w:val="ListParagraph"/>
        <w:numPr>
          <w:ilvl w:val="0"/>
          <w:numId w:val="15"/>
        </w:numPr>
      </w:pPr>
      <w:r>
        <w:rPr>
          <w:rFonts w:ascii="Arial" w:hAnsi="Arial" w:cs="Arial"/>
        </w:rPr>
        <w:lastRenderedPageBreak/>
        <w:t>Identify the saturation point for catalase in this experiment and d</w:t>
      </w:r>
      <w:r w:rsidR="0044544B">
        <w:rPr>
          <w:rFonts w:ascii="Arial" w:hAnsi="Arial" w:cs="Arial"/>
        </w:rPr>
        <w:t>escr</w:t>
      </w:r>
      <w:r w:rsidR="00A2238B">
        <w:rPr>
          <w:rFonts w:ascii="Arial" w:hAnsi="Arial" w:cs="Arial"/>
        </w:rPr>
        <w:t>ibe how enzyme function is affected once saturation point is achieved.</w:t>
      </w:r>
    </w:p>
    <w:p w14:paraId="7F3D3C03" w14:textId="53A6222B" w:rsidR="00A2238B" w:rsidRDefault="00A2238B" w:rsidP="00A2238B">
      <w:pPr>
        <w:pStyle w:val="ListParagraph"/>
        <w:jc w:val="right"/>
        <w:rPr>
          <w:rFonts w:ascii="Arial" w:hAnsi="Arial" w:cs="Arial"/>
        </w:rPr>
      </w:pPr>
      <w:r>
        <w:rPr>
          <w:rFonts w:ascii="Arial" w:hAnsi="Arial" w:cs="Arial"/>
        </w:rPr>
        <w:t>(</w:t>
      </w:r>
      <w:r w:rsidR="00163B43">
        <w:rPr>
          <w:rFonts w:ascii="Arial" w:hAnsi="Arial" w:cs="Arial"/>
        </w:rPr>
        <w:t>3</w:t>
      </w:r>
      <w:r>
        <w:rPr>
          <w:rFonts w:ascii="Arial" w:hAnsi="Arial" w:cs="Arial"/>
        </w:rPr>
        <w:t xml:space="preserve"> marks)</w:t>
      </w:r>
    </w:p>
    <w:p w14:paraId="22C42C76" w14:textId="64654CB6" w:rsidR="00A2238B" w:rsidRDefault="00A2238B" w:rsidP="00A2238B">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2238B" w:rsidRPr="00E80B1A" w14:paraId="3914B1D2" w14:textId="77777777" w:rsidTr="00D1605E">
        <w:tc>
          <w:tcPr>
            <w:tcW w:w="6930" w:type="dxa"/>
            <w:tcBorders>
              <w:top w:val="single" w:sz="4" w:space="0" w:color="auto"/>
              <w:left w:val="single" w:sz="4" w:space="0" w:color="auto"/>
              <w:bottom w:val="single" w:sz="4" w:space="0" w:color="auto"/>
              <w:right w:val="single" w:sz="4" w:space="0" w:color="auto"/>
            </w:tcBorders>
            <w:hideMark/>
          </w:tcPr>
          <w:p w14:paraId="7C75BA2B" w14:textId="77777777" w:rsidR="00A2238B" w:rsidRPr="00E80B1A" w:rsidRDefault="00A2238B" w:rsidP="00D1605E">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B73EB3F" w14:textId="77777777" w:rsidR="00A2238B" w:rsidRPr="00E80B1A" w:rsidRDefault="00A2238B" w:rsidP="00D1605E">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163B43" w:rsidRPr="00E80B1A" w14:paraId="0C0C3A57"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118109A" w14:textId="144A063D" w:rsidR="00163B43" w:rsidRDefault="00163B43" w:rsidP="00D1605E">
            <w:pPr>
              <w:pStyle w:val="ListParagraph"/>
              <w:spacing w:line="276" w:lineRule="auto"/>
              <w:ind w:left="0"/>
              <w:rPr>
                <w:rFonts w:ascii="Arial" w:hAnsi="Arial" w:cs="Arial"/>
                <w:color w:val="FF0000"/>
              </w:rPr>
            </w:pPr>
            <w:r>
              <w:rPr>
                <w:rFonts w:ascii="Arial" w:hAnsi="Arial" w:cs="Arial"/>
                <w:color w:val="FF0000"/>
              </w:rPr>
              <w:t>80%</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0341BD6A" w14:textId="2779B38C" w:rsidR="00163B43" w:rsidRDefault="00163B43" w:rsidP="00D1605E">
            <w:pPr>
              <w:pStyle w:val="ListParagraph"/>
              <w:spacing w:line="276" w:lineRule="auto"/>
              <w:ind w:left="0"/>
              <w:jc w:val="center"/>
              <w:rPr>
                <w:rFonts w:ascii="Arial" w:hAnsi="Arial" w:cs="Arial"/>
                <w:color w:val="FF0000"/>
              </w:rPr>
            </w:pPr>
            <w:r>
              <w:rPr>
                <w:rFonts w:ascii="Arial" w:hAnsi="Arial" w:cs="Arial"/>
                <w:color w:val="FF0000"/>
              </w:rPr>
              <w:t>1</w:t>
            </w:r>
          </w:p>
        </w:tc>
      </w:tr>
      <w:tr w:rsidR="00A2238B" w:rsidRPr="00E80B1A" w14:paraId="18ADB222"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68846" w14:textId="16C0023B" w:rsidR="00A2238B" w:rsidRPr="00105951" w:rsidRDefault="00A2238B" w:rsidP="00D1605E">
            <w:pPr>
              <w:pStyle w:val="ListParagraph"/>
              <w:spacing w:line="276" w:lineRule="auto"/>
              <w:ind w:left="0"/>
              <w:rPr>
                <w:rFonts w:ascii="Arial" w:hAnsi="Arial" w:cs="Arial"/>
                <w:color w:val="FF0000"/>
              </w:rPr>
            </w:pPr>
            <w:r>
              <w:rPr>
                <w:rFonts w:ascii="Arial" w:hAnsi="Arial" w:cs="Arial"/>
                <w:color w:val="FF0000"/>
              </w:rPr>
              <w:t>All available enzymes are working at their maximum rate</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31D6CE1B" w14:textId="77777777" w:rsidR="00A2238B" w:rsidRDefault="00A2238B" w:rsidP="00D1605E">
            <w:pPr>
              <w:pStyle w:val="ListParagraph"/>
              <w:spacing w:line="276" w:lineRule="auto"/>
              <w:ind w:left="0"/>
              <w:jc w:val="center"/>
              <w:rPr>
                <w:rFonts w:ascii="Arial" w:hAnsi="Arial" w:cs="Arial"/>
                <w:color w:val="FF0000"/>
              </w:rPr>
            </w:pPr>
            <w:r>
              <w:rPr>
                <w:rFonts w:ascii="Arial" w:hAnsi="Arial" w:cs="Arial"/>
                <w:color w:val="FF0000"/>
              </w:rPr>
              <w:t>1</w:t>
            </w:r>
          </w:p>
        </w:tc>
      </w:tr>
      <w:tr w:rsidR="00A2238B" w:rsidRPr="00E80B1A" w14:paraId="5B21CC17" w14:textId="77777777" w:rsidTr="00D1605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A979166" w14:textId="20F0FD46" w:rsidR="00A2238B" w:rsidRPr="00105951" w:rsidRDefault="00A2238B" w:rsidP="00D1605E">
            <w:pPr>
              <w:pStyle w:val="ListParagraph"/>
              <w:spacing w:line="276" w:lineRule="auto"/>
              <w:ind w:left="0"/>
              <w:rPr>
                <w:rFonts w:ascii="Arial" w:hAnsi="Arial" w:cs="Arial"/>
                <w:color w:val="FF0000"/>
              </w:rPr>
            </w:pPr>
            <w:r>
              <w:rPr>
                <w:rFonts w:ascii="Arial" w:hAnsi="Arial" w:cs="Arial"/>
                <w:color w:val="FF0000"/>
              </w:rPr>
              <w:t>Any substrate increase has no effect on rate of reaction</w:t>
            </w:r>
          </w:p>
        </w:tc>
        <w:tc>
          <w:tcPr>
            <w:tcW w:w="1366" w:type="dxa"/>
            <w:tcBorders>
              <w:left w:val="single" w:sz="4" w:space="0" w:color="auto"/>
              <w:right w:val="single" w:sz="4" w:space="0" w:color="auto"/>
            </w:tcBorders>
            <w:shd w:val="clear" w:color="auto" w:fill="FFFFFF" w:themeFill="background1"/>
          </w:tcPr>
          <w:p w14:paraId="03B1E819" w14:textId="77777777" w:rsidR="00A2238B" w:rsidRDefault="00A2238B" w:rsidP="00D1605E">
            <w:pPr>
              <w:pStyle w:val="ListParagraph"/>
              <w:spacing w:line="276" w:lineRule="auto"/>
              <w:ind w:left="0"/>
              <w:jc w:val="center"/>
              <w:rPr>
                <w:rFonts w:ascii="Arial" w:hAnsi="Arial" w:cs="Arial"/>
                <w:color w:val="FF0000"/>
              </w:rPr>
            </w:pPr>
            <w:r>
              <w:rPr>
                <w:rFonts w:ascii="Arial" w:hAnsi="Arial" w:cs="Arial"/>
                <w:color w:val="FF0000"/>
              </w:rPr>
              <w:t>1</w:t>
            </w:r>
          </w:p>
        </w:tc>
      </w:tr>
      <w:tr w:rsidR="00A2238B" w:rsidRPr="00E80B1A" w14:paraId="236E5864" w14:textId="77777777" w:rsidTr="00D1605E">
        <w:tc>
          <w:tcPr>
            <w:tcW w:w="6930" w:type="dxa"/>
            <w:tcBorders>
              <w:top w:val="single" w:sz="4" w:space="0" w:color="auto"/>
              <w:left w:val="single" w:sz="4" w:space="0" w:color="auto"/>
              <w:bottom w:val="single" w:sz="4" w:space="0" w:color="auto"/>
              <w:right w:val="single" w:sz="4" w:space="0" w:color="auto"/>
            </w:tcBorders>
            <w:hideMark/>
          </w:tcPr>
          <w:p w14:paraId="11D36876" w14:textId="77777777" w:rsidR="00A2238B" w:rsidRPr="00E80B1A" w:rsidRDefault="00A2238B" w:rsidP="00D1605E">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65B30DC" w14:textId="603F57F7" w:rsidR="00A2238B" w:rsidRPr="00E80B1A" w:rsidRDefault="00163B43" w:rsidP="00D1605E">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1D3CC7DF" w14:textId="77777777" w:rsidR="00A2238B" w:rsidRDefault="00A2238B" w:rsidP="00A2238B">
      <w:pPr>
        <w:pStyle w:val="ListParagraph"/>
      </w:pPr>
    </w:p>
    <w:p w14:paraId="02E50616" w14:textId="27273D81" w:rsidR="00355223" w:rsidRDefault="00355223"/>
    <w:p w14:paraId="276F4A98" w14:textId="738D73B2" w:rsidR="00355223" w:rsidRDefault="00355223"/>
    <w:p w14:paraId="149C62A3" w14:textId="4E80BB24" w:rsidR="00355223" w:rsidRDefault="00355223"/>
    <w:p w14:paraId="576891D7" w14:textId="77777777" w:rsidR="009206AD" w:rsidRDefault="009206AD" w:rsidP="00335EE8">
      <w:pPr>
        <w:rPr>
          <w:rFonts w:ascii="Arial" w:hAnsi="Arial" w:cs="Arial"/>
          <w:b/>
        </w:rPr>
      </w:pPr>
    </w:p>
    <w:p w14:paraId="2F11D204" w14:textId="207D7019" w:rsidR="009206AD" w:rsidRDefault="009206AD" w:rsidP="00335EE8">
      <w:pPr>
        <w:rPr>
          <w:rFonts w:ascii="Arial" w:hAnsi="Arial" w:cs="Arial"/>
          <w:b/>
        </w:rPr>
      </w:pPr>
    </w:p>
    <w:p w14:paraId="07422D93" w14:textId="10DB269D" w:rsidR="00F64C30" w:rsidRDefault="00F64C30" w:rsidP="00335EE8">
      <w:pPr>
        <w:rPr>
          <w:rFonts w:ascii="Arial" w:hAnsi="Arial" w:cs="Arial"/>
          <w:b/>
        </w:rPr>
      </w:pPr>
    </w:p>
    <w:p w14:paraId="42651014" w14:textId="3A26AE33" w:rsidR="00F64C30" w:rsidRDefault="00F64C30" w:rsidP="00335EE8">
      <w:pPr>
        <w:rPr>
          <w:rFonts w:ascii="Arial" w:hAnsi="Arial" w:cs="Arial"/>
          <w:b/>
        </w:rPr>
      </w:pPr>
    </w:p>
    <w:p w14:paraId="78F5B9AF" w14:textId="05E162A4" w:rsidR="00F64C30" w:rsidRDefault="00F64C30" w:rsidP="00335EE8">
      <w:pPr>
        <w:rPr>
          <w:rFonts w:ascii="Arial" w:hAnsi="Arial" w:cs="Arial"/>
          <w:b/>
        </w:rPr>
      </w:pPr>
    </w:p>
    <w:p w14:paraId="3291EEFE" w14:textId="238A4FB5" w:rsidR="00F64C30" w:rsidRDefault="00F64C30" w:rsidP="00335EE8">
      <w:pPr>
        <w:rPr>
          <w:rFonts w:ascii="Arial" w:hAnsi="Arial" w:cs="Arial"/>
          <w:b/>
        </w:rPr>
      </w:pPr>
    </w:p>
    <w:p w14:paraId="0C208688" w14:textId="56D5D696" w:rsidR="00F64C30" w:rsidRDefault="00F64C30" w:rsidP="00335EE8">
      <w:pPr>
        <w:rPr>
          <w:rFonts w:ascii="Arial" w:hAnsi="Arial" w:cs="Arial"/>
          <w:b/>
        </w:rPr>
      </w:pPr>
    </w:p>
    <w:p w14:paraId="649627C2" w14:textId="03644647" w:rsidR="00F64C30" w:rsidRDefault="00F64C30" w:rsidP="00335EE8">
      <w:pPr>
        <w:rPr>
          <w:rFonts w:ascii="Arial" w:hAnsi="Arial" w:cs="Arial"/>
          <w:b/>
        </w:rPr>
      </w:pPr>
    </w:p>
    <w:p w14:paraId="38E8BD67" w14:textId="53B6E751" w:rsidR="00A52B7D" w:rsidRDefault="00A52B7D" w:rsidP="00335EE8">
      <w:pPr>
        <w:rPr>
          <w:rFonts w:ascii="Arial" w:hAnsi="Arial" w:cs="Arial"/>
          <w:b/>
        </w:rPr>
      </w:pPr>
    </w:p>
    <w:p w14:paraId="2AD4F288" w14:textId="466918A8" w:rsidR="00A52B7D" w:rsidRDefault="00A52B7D" w:rsidP="00335EE8">
      <w:pPr>
        <w:rPr>
          <w:rFonts w:ascii="Arial" w:hAnsi="Arial" w:cs="Arial"/>
          <w:b/>
        </w:rPr>
      </w:pPr>
    </w:p>
    <w:p w14:paraId="48E3C949" w14:textId="65ADD0B5" w:rsidR="00A52B7D" w:rsidRDefault="00A52B7D" w:rsidP="00335EE8">
      <w:pPr>
        <w:rPr>
          <w:rFonts w:ascii="Arial" w:hAnsi="Arial" w:cs="Arial"/>
          <w:b/>
        </w:rPr>
      </w:pPr>
    </w:p>
    <w:p w14:paraId="582C8BC4" w14:textId="3FFABA24" w:rsidR="00A52B7D" w:rsidRDefault="00A52B7D" w:rsidP="00335EE8">
      <w:pPr>
        <w:rPr>
          <w:rFonts w:ascii="Arial" w:hAnsi="Arial" w:cs="Arial"/>
          <w:b/>
        </w:rPr>
      </w:pPr>
    </w:p>
    <w:p w14:paraId="10C3CC0D" w14:textId="4277C173" w:rsidR="00A52B7D" w:rsidRDefault="00A52B7D" w:rsidP="00335EE8">
      <w:pPr>
        <w:rPr>
          <w:rFonts w:ascii="Arial" w:hAnsi="Arial" w:cs="Arial"/>
          <w:b/>
        </w:rPr>
      </w:pPr>
    </w:p>
    <w:p w14:paraId="0745317F" w14:textId="04888B04" w:rsidR="00A52B7D" w:rsidRDefault="00A52B7D" w:rsidP="00335EE8">
      <w:pPr>
        <w:rPr>
          <w:rFonts w:ascii="Arial" w:hAnsi="Arial" w:cs="Arial"/>
          <w:b/>
        </w:rPr>
      </w:pPr>
    </w:p>
    <w:p w14:paraId="0549BC93" w14:textId="78D3F5A4" w:rsidR="00A52B7D" w:rsidRDefault="00A52B7D" w:rsidP="00335EE8">
      <w:pPr>
        <w:rPr>
          <w:rFonts w:ascii="Arial" w:hAnsi="Arial" w:cs="Arial"/>
          <w:b/>
        </w:rPr>
      </w:pPr>
    </w:p>
    <w:p w14:paraId="76839527" w14:textId="30FDEDAF" w:rsidR="00A52B7D" w:rsidRDefault="00A52B7D" w:rsidP="00335EE8">
      <w:pPr>
        <w:rPr>
          <w:rFonts w:ascii="Arial" w:hAnsi="Arial" w:cs="Arial"/>
          <w:b/>
        </w:rPr>
      </w:pPr>
    </w:p>
    <w:p w14:paraId="18941770" w14:textId="0453D465" w:rsidR="00A52B7D" w:rsidRDefault="00A52B7D" w:rsidP="00335EE8">
      <w:pPr>
        <w:rPr>
          <w:rFonts w:ascii="Arial" w:hAnsi="Arial" w:cs="Arial"/>
          <w:b/>
        </w:rPr>
      </w:pPr>
    </w:p>
    <w:p w14:paraId="1F07DCB8" w14:textId="0BAB30E6" w:rsidR="00A52B7D" w:rsidRDefault="00A52B7D" w:rsidP="00335EE8">
      <w:pPr>
        <w:rPr>
          <w:rFonts w:ascii="Arial" w:hAnsi="Arial" w:cs="Arial"/>
          <w:b/>
        </w:rPr>
      </w:pPr>
    </w:p>
    <w:p w14:paraId="417FA7EB" w14:textId="5959BD55" w:rsidR="00A52B7D" w:rsidRDefault="00A52B7D" w:rsidP="00335EE8">
      <w:pPr>
        <w:rPr>
          <w:rFonts w:ascii="Arial" w:hAnsi="Arial" w:cs="Arial"/>
          <w:b/>
        </w:rPr>
      </w:pPr>
    </w:p>
    <w:p w14:paraId="62C15359" w14:textId="2DA765A2" w:rsidR="00A52B7D" w:rsidRDefault="00A52B7D" w:rsidP="00335EE8">
      <w:pPr>
        <w:rPr>
          <w:rFonts w:ascii="Arial" w:hAnsi="Arial" w:cs="Arial"/>
          <w:b/>
        </w:rPr>
      </w:pPr>
    </w:p>
    <w:p w14:paraId="09F2CBB3" w14:textId="77777777" w:rsidR="00A52B7D" w:rsidRDefault="00A52B7D" w:rsidP="00335EE8">
      <w:pPr>
        <w:rPr>
          <w:rFonts w:ascii="Arial" w:hAnsi="Arial" w:cs="Arial"/>
          <w:b/>
        </w:rPr>
      </w:pPr>
    </w:p>
    <w:p w14:paraId="394E3555" w14:textId="77777777" w:rsidR="009206AD" w:rsidRDefault="009206AD" w:rsidP="00335EE8">
      <w:pPr>
        <w:rPr>
          <w:rFonts w:ascii="Arial" w:hAnsi="Arial" w:cs="Arial"/>
          <w:b/>
        </w:rPr>
      </w:pPr>
    </w:p>
    <w:p w14:paraId="1256371F" w14:textId="24151E69" w:rsidR="00335EE8" w:rsidRPr="003C24C9" w:rsidRDefault="00335EE8" w:rsidP="00335EE8">
      <w:pPr>
        <w:rPr>
          <w:rFonts w:ascii="Arial" w:hAnsi="Arial" w:cs="Arial"/>
          <w:b/>
        </w:rPr>
      </w:pPr>
      <w:r w:rsidRPr="003C24C9">
        <w:rPr>
          <w:rFonts w:ascii="Arial" w:hAnsi="Arial" w:cs="Arial"/>
          <w:b/>
        </w:rPr>
        <w:lastRenderedPageBreak/>
        <w:t>Question 3</w:t>
      </w:r>
      <w:r w:rsidR="008915FB">
        <w:rPr>
          <w:rFonts w:ascii="Arial" w:hAnsi="Arial" w:cs="Arial"/>
          <w:b/>
        </w:rPr>
        <w:t>7</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AE7B73">
        <w:rPr>
          <w:rFonts w:ascii="Arial" w:hAnsi="Arial" w:cs="Arial"/>
          <w:b/>
        </w:rPr>
        <w:t>1</w:t>
      </w:r>
      <w:r w:rsidR="00163B43">
        <w:rPr>
          <w:rFonts w:ascii="Arial" w:hAnsi="Arial" w:cs="Arial"/>
          <w:b/>
        </w:rPr>
        <w:t>3</w:t>
      </w:r>
      <w:r>
        <w:rPr>
          <w:rFonts w:ascii="Arial" w:hAnsi="Arial" w:cs="Arial"/>
          <w:b/>
        </w:rPr>
        <w:t xml:space="preserve"> marks)</w:t>
      </w:r>
    </w:p>
    <w:p w14:paraId="1B56584F" w14:textId="49019BF1" w:rsidR="00355223" w:rsidRDefault="00C15837" w:rsidP="006B1486">
      <w:pPr>
        <w:pStyle w:val="ListParagraph"/>
        <w:numPr>
          <w:ilvl w:val="0"/>
          <w:numId w:val="16"/>
        </w:numPr>
        <w:rPr>
          <w:rFonts w:ascii="Arial" w:hAnsi="Arial" w:cs="Arial"/>
        </w:rPr>
      </w:pPr>
      <w:r w:rsidRPr="00C15837">
        <w:rPr>
          <w:rFonts w:ascii="Arial" w:hAnsi="Arial" w:cs="Arial"/>
        </w:rPr>
        <w:t>It is often said that a broken bone is better than a</w:t>
      </w:r>
      <w:r w:rsidR="00831F7E">
        <w:rPr>
          <w:rFonts w:ascii="Arial" w:hAnsi="Arial" w:cs="Arial"/>
        </w:rPr>
        <w:t xml:space="preserve"> tear in</w:t>
      </w:r>
      <w:r w:rsidR="000E71D7">
        <w:rPr>
          <w:rFonts w:ascii="Arial" w:hAnsi="Arial" w:cs="Arial"/>
        </w:rPr>
        <w:t xml:space="preserve"> cartilage</w:t>
      </w:r>
      <w:r w:rsidRPr="00C15837">
        <w:rPr>
          <w:rFonts w:ascii="Arial" w:hAnsi="Arial" w:cs="Arial"/>
        </w:rPr>
        <w:t>.</w:t>
      </w:r>
      <w:r>
        <w:rPr>
          <w:rFonts w:ascii="Arial" w:hAnsi="Arial" w:cs="Arial"/>
        </w:rPr>
        <w:t xml:space="preserve"> Discuss why </w:t>
      </w:r>
      <w:r w:rsidR="003C34A4">
        <w:rPr>
          <w:rFonts w:ascii="Arial" w:hAnsi="Arial" w:cs="Arial"/>
        </w:rPr>
        <w:t>bone</w:t>
      </w:r>
      <w:r w:rsidR="002E5D99">
        <w:rPr>
          <w:rFonts w:ascii="Arial" w:hAnsi="Arial" w:cs="Arial"/>
        </w:rPr>
        <w:t xml:space="preserve"> heals </w:t>
      </w:r>
      <w:r w:rsidR="003C34A4">
        <w:rPr>
          <w:rFonts w:ascii="Arial" w:hAnsi="Arial" w:cs="Arial"/>
        </w:rPr>
        <w:t>faster</w:t>
      </w:r>
      <w:r w:rsidR="002E5D99">
        <w:rPr>
          <w:rFonts w:ascii="Arial" w:hAnsi="Arial" w:cs="Arial"/>
        </w:rPr>
        <w:t xml:space="preserve"> than </w:t>
      </w:r>
      <w:r w:rsidR="000E71D7">
        <w:rPr>
          <w:rFonts w:ascii="Arial" w:hAnsi="Arial" w:cs="Arial"/>
        </w:rPr>
        <w:t xml:space="preserve">a tear in </w:t>
      </w:r>
      <w:r w:rsidR="003C34A4">
        <w:rPr>
          <w:rFonts w:ascii="Arial" w:hAnsi="Arial" w:cs="Arial"/>
        </w:rPr>
        <w:t>cartilage</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(3 marks)</w:t>
      </w:r>
    </w:p>
    <w:p w14:paraId="5A08C25B" w14:textId="1D14FBFF" w:rsidR="00C15837" w:rsidRDefault="00C15837" w:rsidP="00C15837">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C15837" w:rsidRPr="00E80B1A" w14:paraId="69AF82D7"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73296E42" w14:textId="77777777" w:rsidR="00C15837" w:rsidRPr="00E80B1A" w:rsidRDefault="00C15837" w:rsidP="009A0DC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777CAE5" w14:textId="77777777" w:rsidR="00C15837" w:rsidRPr="00E80B1A" w:rsidRDefault="00C15837" w:rsidP="009A0DC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6C77F2" w:rsidRPr="00E80B1A" w14:paraId="69D6A12E"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0D3B4F2B" w14:textId="75B7A28E" w:rsidR="006C77F2" w:rsidRDefault="006C77F2" w:rsidP="009A0DC1">
            <w:pPr>
              <w:pStyle w:val="ListParagraph"/>
              <w:spacing w:line="276" w:lineRule="auto"/>
              <w:ind w:left="0"/>
              <w:rPr>
                <w:rFonts w:ascii="Arial" w:hAnsi="Arial" w:cs="Arial"/>
                <w:color w:val="FF0000"/>
              </w:rPr>
            </w:pPr>
            <w:r>
              <w:rPr>
                <w:rFonts w:ascii="Arial" w:hAnsi="Arial" w:cs="Arial"/>
                <w:color w:val="FF0000"/>
              </w:rPr>
              <w:t>Bone is vascular/contains blood vessels</w:t>
            </w:r>
          </w:p>
        </w:tc>
        <w:tc>
          <w:tcPr>
            <w:tcW w:w="1366" w:type="dxa"/>
            <w:vMerge w:val="restart"/>
            <w:tcBorders>
              <w:top w:val="single" w:sz="4" w:space="0" w:color="auto"/>
              <w:left w:val="single" w:sz="4" w:space="0" w:color="auto"/>
              <w:right w:val="single" w:sz="4" w:space="0" w:color="auto"/>
            </w:tcBorders>
            <w:shd w:val="clear" w:color="auto" w:fill="FFFFFF" w:themeFill="background1"/>
            <w:vAlign w:val="center"/>
          </w:tcPr>
          <w:p w14:paraId="3758EF07" w14:textId="75797B67" w:rsidR="006C77F2" w:rsidRDefault="006C77F2"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6C77F2" w:rsidRPr="00E80B1A" w14:paraId="271E17C6" w14:textId="77777777" w:rsidTr="000B2C7F">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B0EBE31" w14:textId="281F7F56" w:rsidR="006C77F2" w:rsidRDefault="006C77F2" w:rsidP="009A0DC1">
            <w:pPr>
              <w:pStyle w:val="ListParagraph"/>
              <w:spacing w:line="276" w:lineRule="auto"/>
              <w:ind w:left="0"/>
              <w:rPr>
                <w:rFonts w:ascii="Arial" w:hAnsi="Arial" w:cs="Arial"/>
                <w:color w:val="FF0000"/>
              </w:rPr>
            </w:pPr>
            <w:r w:rsidRPr="00831F7E">
              <w:rPr>
                <w:rFonts w:ascii="Arial" w:hAnsi="Arial" w:cs="Arial"/>
                <w:color w:val="FF0000"/>
              </w:rPr>
              <w:t>Cartilage does not contain blood vessels/is avascular</w:t>
            </w:r>
          </w:p>
        </w:tc>
        <w:tc>
          <w:tcPr>
            <w:tcW w:w="1366" w:type="dxa"/>
            <w:vMerge/>
            <w:tcBorders>
              <w:left w:val="single" w:sz="4" w:space="0" w:color="auto"/>
              <w:right w:val="single" w:sz="4" w:space="0" w:color="auto"/>
            </w:tcBorders>
            <w:shd w:val="clear" w:color="auto" w:fill="FFFFFF" w:themeFill="background1"/>
            <w:vAlign w:val="center"/>
          </w:tcPr>
          <w:p w14:paraId="2FA34F18" w14:textId="57D58BFF" w:rsidR="006C77F2" w:rsidRDefault="006C77F2" w:rsidP="009A0DC1">
            <w:pPr>
              <w:pStyle w:val="ListParagraph"/>
              <w:spacing w:line="276" w:lineRule="auto"/>
              <w:ind w:left="0"/>
              <w:jc w:val="center"/>
              <w:rPr>
                <w:rFonts w:ascii="Arial" w:hAnsi="Arial" w:cs="Arial"/>
                <w:color w:val="FF0000"/>
              </w:rPr>
            </w:pPr>
          </w:p>
        </w:tc>
      </w:tr>
      <w:tr w:rsidR="006C77F2" w:rsidRPr="00E80B1A" w14:paraId="62B03905" w14:textId="77777777" w:rsidTr="000B2C7F">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2400B" w14:textId="666FEAF3" w:rsidR="006C77F2" w:rsidRPr="00105951" w:rsidRDefault="006C77F2" w:rsidP="009A0DC1">
            <w:pPr>
              <w:pStyle w:val="ListParagraph"/>
              <w:spacing w:line="276" w:lineRule="auto"/>
              <w:ind w:left="0"/>
              <w:rPr>
                <w:rFonts w:ascii="Arial" w:hAnsi="Arial" w:cs="Arial"/>
                <w:color w:val="FF0000"/>
              </w:rPr>
            </w:pPr>
            <w:r>
              <w:rPr>
                <w:rFonts w:ascii="Arial" w:hAnsi="Arial" w:cs="Arial"/>
                <w:color w:val="FF0000"/>
              </w:rPr>
              <w:t>Osteoblast activity/metabolism is greater</w:t>
            </w:r>
          </w:p>
        </w:tc>
        <w:tc>
          <w:tcPr>
            <w:tcW w:w="1366" w:type="dxa"/>
            <w:vMerge w:val="restart"/>
            <w:tcBorders>
              <w:left w:val="single" w:sz="4" w:space="0" w:color="auto"/>
              <w:right w:val="single" w:sz="4" w:space="0" w:color="auto"/>
            </w:tcBorders>
            <w:shd w:val="clear" w:color="auto" w:fill="FFFFFF" w:themeFill="background1"/>
            <w:vAlign w:val="center"/>
          </w:tcPr>
          <w:p w14:paraId="0D8FDA23" w14:textId="2D46EAE0" w:rsidR="006C77F2" w:rsidRDefault="006C77F2"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6C77F2" w:rsidRPr="00E80B1A" w14:paraId="152650EE"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885986" w14:textId="5C437B82" w:rsidR="006C77F2" w:rsidRPr="00105951" w:rsidRDefault="006C77F2" w:rsidP="006C77F2">
            <w:pPr>
              <w:pStyle w:val="ListParagraph"/>
              <w:spacing w:line="276" w:lineRule="auto"/>
              <w:ind w:left="0"/>
              <w:rPr>
                <w:rFonts w:ascii="Arial" w:hAnsi="Arial" w:cs="Arial"/>
                <w:color w:val="FF0000"/>
              </w:rPr>
            </w:pPr>
            <w:r>
              <w:rPr>
                <w:rFonts w:ascii="Arial" w:hAnsi="Arial" w:cs="Arial"/>
                <w:color w:val="FF0000"/>
              </w:rPr>
              <w:t>Chondrocyte activity/m</w:t>
            </w:r>
            <w:r w:rsidRPr="00F655B1">
              <w:rPr>
                <w:rFonts w:ascii="Arial" w:hAnsi="Arial" w:cs="Arial"/>
                <w:color w:val="FF0000"/>
              </w:rPr>
              <w:t>etabolism/cell division/repair is slow</w:t>
            </w:r>
          </w:p>
        </w:tc>
        <w:tc>
          <w:tcPr>
            <w:tcW w:w="1366" w:type="dxa"/>
            <w:vMerge/>
            <w:tcBorders>
              <w:left w:val="single" w:sz="4" w:space="0" w:color="auto"/>
              <w:right w:val="single" w:sz="4" w:space="0" w:color="auto"/>
            </w:tcBorders>
            <w:shd w:val="clear" w:color="auto" w:fill="FFFFFF" w:themeFill="background1"/>
          </w:tcPr>
          <w:p w14:paraId="12DF21F4" w14:textId="40CC0E39" w:rsidR="006C77F2" w:rsidRDefault="006C77F2" w:rsidP="006C77F2">
            <w:pPr>
              <w:pStyle w:val="ListParagraph"/>
              <w:spacing w:line="276" w:lineRule="auto"/>
              <w:ind w:left="0"/>
              <w:jc w:val="center"/>
              <w:rPr>
                <w:rFonts w:ascii="Arial" w:hAnsi="Arial" w:cs="Arial"/>
                <w:color w:val="FF0000"/>
              </w:rPr>
            </w:pPr>
          </w:p>
        </w:tc>
      </w:tr>
      <w:tr w:rsidR="006C77F2" w:rsidRPr="00E80B1A" w14:paraId="4B369B83" w14:textId="77777777" w:rsidTr="006C77F2">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42BEA29" w14:textId="5592AC7C" w:rsidR="006C77F2" w:rsidRDefault="006C77F2" w:rsidP="006C77F2">
            <w:pPr>
              <w:spacing w:line="276" w:lineRule="auto"/>
              <w:rPr>
                <w:rFonts w:ascii="Arial" w:hAnsi="Arial" w:cs="Arial"/>
                <w:color w:val="FF0000"/>
              </w:rPr>
            </w:pPr>
            <w:r>
              <w:rPr>
                <w:rFonts w:ascii="Arial" w:hAnsi="Arial" w:cs="Arial"/>
                <w:color w:val="FF0000"/>
              </w:rPr>
              <w:t>Bone contains more osteoblasts (bone building cells) than chondrocytes (cartilage building cells)</w:t>
            </w:r>
          </w:p>
        </w:tc>
        <w:tc>
          <w:tcPr>
            <w:tcW w:w="1366" w:type="dxa"/>
            <w:vMerge w:val="restart"/>
            <w:tcBorders>
              <w:left w:val="single" w:sz="4" w:space="0" w:color="auto"/>
              <w:right w:val="single" w:sz="4" w:space="0" w:color="auto"/>
            </w:tcBorders>
            <w:shd w:val="clear" w:color="auto" w:fill="FFFFFF" w:themeFill="background1"/>
            <w:vAlign w:val="center"/>
          </w:tcPr>
          <w:p w14:paraId="63C30228" w14:textId="7176A27F" w:rsidR="006C77F2" w:rsidRDefault="006C77F2" w:rsidP="006C77F2">
            <w:pPr>
              <w:pStyle w:val="ListParagraph"/>
              <w:spacing w:line="276" w:lineRule="auto"/>
              <w:ind w:left="0"/>
              <w:jc w:val="center"/>
              <w:rPr>
                <w:rFonts w:ascii="Arial" w:hAnsi="Arial" w:cs="Arial"/>
                <w:color w:val="FF0000"/>
              </w:rPr>
            </w:pPr>
            <w:r>
              <w:rPr>
                <w:rFonts w:ascii="Arial" w:hAnsi="Arial" w:cs="Arial"/>
                <w:color w:val="FF0000"/>
              </w:rPr>
              <w:t>1</w:t>
            </w:r>
          </w:p>
        </w:tc>
      </w:tr>
      <w:tr w:rsidR="006C77F2" w:rsidRPr="00E80B1A" w14:paraId="1B438832"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8C869" w14:textId="71169033" w:rsidR="006C77F2" w:rsidRDefault="006C77F2" w:rsidP="006C77F2">
            <w:pPr>
              <w:spacing w:line="276" w:lineRule="auto"/>
              <w:rPr>
                <w:rFonts w:ascii="Arial" w:hAnsi="Arial" w:cs="Arial"/>
                <w:color w:val="FF0000"/>
              </w:rPr>
            </w:pPr>
            <w:r w:rsidRPr="00831F7E">
              <w:rPr>
                <w:rFonts w:ascii="Arial" w:hAnsi="Arial" w:cs="Arial"/>
                <w:color w:val="FF0000"/>
              </w:rPr>
              <w:t>Cartilage healing depends on diffusion which takes time/is slow</w:t>
            </w:r>
          </w:p>
        </w:tc>
        <w:tc>
          <w:tcPr>
            <w:tcW w:w="1366" w:type="dxa"/>
            <w:vMerge/>
            <w:tcBorders>
              <w:left w:val="single" w:sz="4" w:space="0" w:color="auto"/>
              <w:right w:val="single" w:sz="4" w:space="0" w:color="auto"/>
            </w:tcBorders>
            <w:shd w:val="clear" w:color="auto" w:fill="FFFFFF" w:themeFill="background1"/>
          </w:tcPr>
          <w:p w14:paraId="4B2D1320" w14:textId="69203A85" w:rsidR="006C77F2" w:rsidRDefault="006C77F2" w:rsidP="006C77F2">
            <w:pPr>
              <w:pStyle w:val="ListParagraph"/>
              <w:spacing w:line="276" w:lineRule="auto"/>
              <w:ind w:left="0"/>
              <w:jc w:val="center"/>
              <w:rPr>
                <w:rFonts w:ascii="Arial" w:hAnsi="Arial" w:cs="Arial"/>
                <w:color w:val="FF0000"/>
              </w:rPr>
            </w:pPr>
          </w:p>
        </w:tc>
      </w:tr>
      <w:tr w:rsidR="006C77F2" w:rsidRPr="00E80B1A" w14:paraId="6E6C0BF8"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79FB7248" w14:textId="77777777" w:rsidR="006C77F2" w:rsidRPr="00E80B1A" w:rsidRDefault="006C77F2" w:rsidP="006C77F2">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E5C1A5C" w14:textId="77777777" w:rsidR="006C77F2" w:rsidRPr="00E80B1A" w:rsidRDefault="006C77F2" w:rsidP="006C77F2">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49141E6F" w14:textId="7B0CBF62" w:rsidR="00C15837" w:rsidRDefault="00C15837" w:rsidP="00C15837">
      <w:pPr>
        <w:pStyle w:val="ListParagraph"/>
        <w:rPr>
          <w:rFonts w:ascii="Arial" w:hAnsi="Arial" w:cs="Arial"/>
        </w:rPr>
      </w:pPr>
    </w:p>
    <w:p w14:paraId="33171E1F" w14:textId="77777777" w:rsidR="00E420F6" w:rsidRDefault="00E420F6" w:rsidP="00C15837">
      <w:pPr>
        <w:pStyle w:val="ListParagraph"/>
        <w:rPr>
          <w:rFonts w:ascii="Arial" w:hAnsi="Arial" w:cs="Arial"/>
        </w:rPr>
      </w:pPr>
    </w:p>
    <w:p w14:paraId="77FA2A76" w14:textId="673E4AE9" w:rsidR="00355223" w:rsidRDefault="006E790A" w:rsidP="006B1486">
      <w:pPr>
        <w:pStyle w:val="ListParagraph"/>
        <w:numPr>
          <w:ilvl w:val="0"/>
          <w:numId w:val="16"/>
        </w:numPr>
        <w:rPr>
          <w:rFonts w:ascii="Arial" w:hAnsi="Arial" w:cs="Arial"/>
        </w:rPr>
      </w:pPr>
      <w:r>
        <w:rPr>
          <w:rFonts w:ascii="Arial" w:hAnsi="Arial" w:cs="Arial"/>
        </w:rPr>
        <w:t>State the differences in structure between compact</w:t>
      </w:r>
      <w:r w:rsidR="00FA35E1">
        <w:rPr>
          <w:rFonts w:ascii="Arial" w:hAnsi="Arial" w:cs="Arial"/>
        </w:rPr>
        <w:t xml:space="preserve"> and</w:t>
      </w:r>
      <w:r>
        <w:rPr>
          <w:rFonts w:ascii="Arial" w:hAnsi="Arial" w:cs="Arial"/>
        </w:rPr>
        <w:t xml:space="preserve"> spongy</w:t>
      </w:r>
      <w:r w:rsidR="00FA35E1">
        <w:rPr>
          <w:rFonts w:ascii="Arial" w:hAnsi="Arial" w:cs="Arial"/>
        </w:rPr>
        <w:t xml:space="preserve"> bone.</w:t>
      </w:r>
      <w:r w:rsidR="00FA35E1">
        <w:rPr>
          <w:rFonts w:ascii="Arial" w:hAnsi="Arial" w:cs="Arial"/>
        </w:rPr>
        <w:tab/>
        <w:t xml:space="preserve">  (3 marks)</w:t>
      </w:r>
    </w:p>
    <w:p w14:paraId="37A42F36" w14:textId="77777777" w:rsidR="00FA35E1" w:rsidRPr="00FA35E1" w:rsidRDefault="00FA35E1" w:rsidP="00FA35E1">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FA35E1" w:rsidRPr="00E80B1A" w14:paraId="58C7E9AF"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181A6286" w14:textId="77777777" w:rsidR="00FA35E1" w:rsidRPr="00E80B1A" w:rsidRDefault="00FA35E1" w:rsidP="009A0DC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7426274" w14:textId="77777777" w:rsidR="00FA35E1" w:rsidRPr="00E80B1A" w:rsidRDefault="00FA35E1" w:rsidP="009A0DC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063F06" w:rsidRPr="00E80B1A" w14:paraId="2C2F321E" w14:textId="77777777" w:rsidTr="00063F06">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1D6EC4" w14:textId="35FFDFCC" w:rsidR="00063F06" w:rsidRPr="006E790A" w:rsidRDefault="00063F06" w:rsidP="00063F06">
            <w:pPr>
              <w:pStyle w:val="ListParagraph"/>
              <w:spacing w:line="276" w:lineRule="auto"/>
              <w:ind w:left="0"/>
              <w:rPr>
                <w:rFonts w:ascii="Arial" w:hAnsi="Arial" w:cs="Arial"/>
                <w:color w:val="FF0000"/>
              </w:rPr>
            </w:pPr>
            <w:r>
              <w:rPr>
                <w:rFonts w:ascii="Arial" w:hAnsi="Arial" w:cs="Arial"/>
                <w:color w:val="FF0000"/>
              </w:rPr>
              <w:t>Any three of the following comparisons for 1 mark each:</w:t>
            </w:r>
          </w:p>
        </w:tc>
      </w:tr>
      <w:tr w:rsidR="006E790A" w:rsidRPr="00E80B1A" w14:paraId="3687E6D5"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085CCDD9" w14:textId="305F4B9B" w:rsidR="006E790A" w:rsidRDefault="006E790A" w:rsidP="009A0DC1">
            <w:pPr>
              <w:pStyle w:val="ListParagraph"/>
              <w:spacing w:line="276" w:lineRule="auto"/>
              <w:ind w:left="0"/>
              <w:rPr>
                <w:rFonts w:ascii="Arial" w:hAnsi="Arial" w:cs="Arial"/>
                <w:color w:val="FF0000"/>
              </w:rPr>
            </w:pPr>
            <w:r>
              <w:rPr>
                <w:rStyle w:val="normaltextrun"/>
                <w:rFonts w:ascii="Arial" w:hAnsi="Arial" w:cs="Arial"/>
                <w:color w:val="FF0000"/>
                <w:shd w:val="clear" w:color="auto" w:fill="FFFFFF"/>
              </w:rPr>
              <w:t>Compact bone contains a central canal, but spongy bone does not</w:t>
            </w:r>
          </w:p>
        </w:tc>
        <w:tc>
          <w:tcPr>
            <w:tcW w:w="1366" w:type="dxa"/>
            <w:vMerge w:val="restart"/>
            <w:tcBorders>
              <w:top w:val="single" w:sz="4" w:space="0" w:color="auto"/>
              <w:left w:val="single" w:sz="4" w:space="0" w:color="auto"/>
              <w:right w:val="single" w:sz="4" w:space="0" w:color="auto"/>
            </w:tcBorders>
            <w:shd w:val="clear" w:color="auto" w:fill="FFFFFF" w:themeFill="background1"/>
            <w:vAlign w:val="center"/>
          </w:tcPr>
          <w:p w14:paraId="6B51A731" w14:textId="2AD3E18C" w:rsidR="006E790A" w:rsidRPr="006E790A" w:rsidRDefault="006E790A" w:rsidP="009A0DC1">
            <w:pPr>
              <w:pStyle w:val="ListParagraph"/>
              <w:spacing w:line="276" w:lineRule="auto"/>
              <w:ind w:left="0"/>
              <w:jc w:val="center"/>
              <w:rPr>
                <w:rFonts w:ascii="Arial" w:hAnsi="Arial" w:cs="Arial"/>
                <w:color w:val="FF0000"/>
              </w:rPr>
            </w:pPr>
            <w:r w:rsidRPr="006E790A">
              <w:rPr>
                <w:rFonts w:ascii="Arial" w:hAnsi="Arial" w:cs="Arial"/>
                <w:color w:val="FF0000"/>
              </w:rPr>
              <w:t>1-3</w:t>
            </w:r>
          </w:p>
        </w:tc>
      </w:tr>
      <w:tr w:rsidR="006E790A" w:rsidRPr="00E80B1A" w14:paraId="4531B045"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F3FBD" w14:textId="235A78B6" w:rsidR="006E790A" w:rsidRPr="00105951" w:rsidRDefault="006E790A" w:rsidP="009A0DC1">
            <w:pPr>
              <w:pStyle w:val="ListParagraph"/>
              <w:spacing w:line="276" w:lineRule="auto"/>
              <w:ind w:left="0"/>
              <w:rPr>
                <w:rFonts w:ascii="Arial" w:hAnsi="Arial" w:cs="Arial"/>
                <w:color w:val="FF0000"/>
              </w:rPr>
            </w:pPr>
            <w:r>
              <w:rPr>
                <w:rFonts w:ascii="Arial" w:hAnsi="Arial" w:cs="Arial"/>
                <w:color w:val="FF0000"/>
              </w:rPr>
              <w:t>Spongy bone is less dense than compact bone</w:t>
            </w:r>
          </w:p>
        </w:tc>
        <w:tc>
          <w:tcPr>
            <w:tcW w:w="1366" w:type="dxa"/>
            <w:vMerge/>
            <w:tcBorders>
              <w:left w:val="single" w:sz="4" w:space="0" w:color="auto"/>
              <w:right w:val="single" w:sz="4" w:space="0" w:color="auto"/>
            </w:tcBorders>
            <w:shd w:val="clear" w:color="auto" w:fill="FFFFFF" w:themeFill="background1"/>
            <w:vAlign w:val="center"/>
          </w:tcPr>
          <w:p w14:paraId="5C2CFEA4" w14:textId="1EB2CE53" w:rsidR="006E790A" w:rsidRDefault="006E790A" w:rsidP="009A0DC1">
            <w:pPr>
              <w:pStyle w:val="ListParagraph"/>
              <w:spacing w:line="276" w:lineRule="auto"/>
              <w:ind w:left="0"/>
              <w:jc w:val="center"/>
              <w:rPr>
                <w:rFonts w:ascii="Arial" w:hAnsi="Arial" w:cs="Arial"/>
                <w:color w:val="FF0000"/>
              </w:rPr>
            </w:pPr>
          </w:p>
        </w:tc>
      </w:tr>
      <w:tr w:rsidR="006E790A" w:rsidRPr="00E80B1A" w14:paraId="5EFD2C2C"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E4426FA" w14:textId="6DF124CB" w:rsidR="006E790A" w:rsidRPr="00105951" w:rsidRDefault="006E790A" w:rsidP="009A0DC1">
            <w:pPr>
              <w:pStyle w:val="ListParagraph"/>
              <w:spacing w:line="276" w:lineRule="auto"/>
              <w:ind w:left="0"/>
              <w:rPr>
                <w:rFonts w:ascii="Arial" w:hAnsi="Arial" w:cs="Arial"/>
                <w:color w:val="FF0000"/>
              </w:rPr>
            </w:pPr>
            <w:r>
              <w:rPr>
                <w:rFonts w:ascii="Arial" w:hAnsi="Arial" w:cs="Arial"/>
                <w:color w:val="FF0000"/>
              </w:rPr>
              <w:t>Blood vessels and/or nerves run down central</w:t>
            </w:r>
            <w:r w:rsidR="000253E1">
              <w:rPr>
                <w:rFonts w:ascii="Arial" w:hAnsi="Arial" w:cs="Arial"/>
                <w:color w:val="FF0000"/>
              </w:rPr>
              <w:t>/haversian</w:t>
            </w:r>
            <w:r>
              <w:rPr>
                <w:rFonts w:ascii="Arial" w:hAnsi="Arial" w:cs="Arial"/>
                <w:color w:val="FF0000"/>
              </w:rPr>
              <w:t xml:space="preserve"> canal in compact bone, but through </w:t>
            </w:r>
            <w:r w:rsidR="000253E1">
              <w:rPr>
                <w:rFonts w:ascii="Arial" w:hAnsi="Arial" w:cs="Arial"/>
                <w:color w:val="FF0000"/>
              </w:rPr>
              <w:t xml:space="preserve">the </w:t>
            </w:r>
            <w:r>
              <w:rPr>
                <w:rFonts w:ascii="Arial" w:hAnsi="Arial" w:cs="Arial"/>
                <w:color w:val="FF0000"/>
              </w:rPr>
              <w:t>spaces within spongy bone</w:t>
            </w:r>
          </w:p>
        </w:tc>
        <w:tc>
          <w:tcPr>
            <w:tcW w:w="1366" w:type="dxa"/>
            <w:vMerge/>
            <w:tcBorders>
              <w:left w:val="single" w:sz="4" w:space="0" w:color="auto"/>
              <w:right w:val="single" w:sz="4" w:space="0" w:color="auto"/>
            </w:tcBorders>
            <w:shd w:val="clear" w:color="auto" w:fill="FFFFFF" w:themeFill="background1"/>
          </w:tcPr>
          <w:p w14:paraId="37980B7B" w14:textId="187E8DD0" w:rsidR="006E790A" w:rsidRDefault="006E790A" w:rsidP="009A0DC1">
            <w:pPr>
              <w:pStyle w:val="ListParagraph"/>
              <w:spacing w:line="276" w:lineRule="auto"/>
              <w:ind w:left="0"/>
              <w:jc w:val="center"/>
              <w:rPr>
                <w:rFonts w:ascii="Arial" w:hAnsi="Arial" w:cs="Arial"/>
                <w:color w:val="FF0000"/>
              </w:rPr>
            </w:pPr>
          </w:p>
        </w:tc>
      </w:tr>
      <w:tr w:rsidR="006E790A" w:rsidRPr="00E80B1A" w14:paraId="30089549"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72D1BE5" w14:textId="58B6D081" w:rsidR="006E790A" w:rsidRDefault="006E790A" w:rsidP="009A0DC1">
            <w:pPr>
              <w:pStyle w:val="ListParagraph"/>
              <w:spacing w:line="276" w:lineRule="auto"/>
              <w:ind w:left="0"/>
              <w:rPr>
                <w:rFonts w:ascii="Arial" w:hAnsi="Arial" w:cs="Arial"/>
                <w:color w:val="FF0000"/>
              </w:rPr>
            </w:pPr>
            <w:r>
              <w:rPr>
                <w:rStyle w:val="normaltextrun"/>
                <w:rFonts w:ascii="Arial" w:hAnsi="Arial" w:cs="Arial"/>
                <w:color w:val="FF0000"/>
                <w:shd w:val="clear" w:color="auto" w:fill="FFFFFF"/>
              </w:rPr>
              <w:t>Compact bone is regular in its arrangement, but spongy bone is irregularly arranged</w:t>
            </w:r>
          </w:p>
        </w:tc>
        <w:tc>
          <w:tcPr>
            <w:tcW w:w="1366" w:type="dxa"/>
            <w:vMerge/>
            <w:tcBorders>
              <w:left w:val="single" w:sz="4" w:space="0" w:color="auto"/>
              <w:right w:val="single" w:sz="4" w:space="0" w:color="auto"/>
            </w:tcBorders>
            <w:shd w:val="clear" w:color="auto" w:fill="FFFFFF" w:themeFill="background1"/>
          </w:tcPr>
          <w:p w14:paraId="0893FAC9" w14:textId="77777777" w:rsidR="006E790A" w:rsidRDefault="006E790A" w:rsidP="009A0DC1">
            <w:pPr>
              <w:pStyle w:val="ListParagraph"/>
              <w:spacing w:line="276" w:lineRule="auto"/>
              <w:ind w:left="0"/>
              <w:jc w:val="center"/>
              <w:rPr>
                <w:rFonts w:ascii="Arial" w:hAnsi="Arial" w:cs="Arial"/>
                <w:color w:val="FF0000"/>
              </w:rPr>
            </w:pPr>
          </w:p>
        </w:tc>
      </w:tr>
      <w:tr w:rsidR="006E790A" w:rsidRPr="00E80B1A" w14:paraId="52647492" w14:textId="77777777" w:rsidTr="009A0DC1">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20510EB" w14:textId="6E40B0D1" w:rsidR="006E790A" w:rsidRPr="006E790A" w:rsidRDefault="006E790A" w:rsidP="009A0DC1">
            <w:pPr>
              <w:pStyle w:val="ListParagraph"/>
              <w:spacing w:line="276" w:lineRule="auto"/>
              <w:ind w:left="0"/>
              <w:rPr>
                <w:rFonts w:ascii="Arial" w:hAnsi="Arial" w:cs="Arial"/>
                <w:color w:val="FF0000"/>
              </w:rPr>
            </w:pPr>
            <w:r w:rsidRPr="006E790A">
              <w:rPr>
                <w:rFonts w:ascii="Arial" w:hAnsi="Arial" w:cs="Arial"/>
                <w:color w:val="FF0000"/>
              </w:rPr>
              <w:t xml:space="preserve">Spongy </w:t>
            </w:r>
            <w:r>
              <w:rPr>
                <w:rFonts w:ascii="Arial" w:hAnsi="Arial" w:cs="Arial"/>
                <w:color w:val="FF0000"/>
              </w:rPr>
              <w:t>bone contains red bone marrow whilst compact bone does not</w:t>
            </w:r>
          </w:p>
        </w:tc>
        <w:tc>
          <w:tcPr>
            <w:tcW w:w="1366" w:type="dxa"/>
            <w:vMerge/>
            <w:tcBorders>
              <w:left w:val="single" w:sz="4" w:space="0" w:color="auto"/>
              <w:right w:val="single" w:sz="4" w:space="0" w:color="auto"/>
            </w:tcBorders>
            <w:shd w:val="clear" w:color="auto" w:fill="FFFFFF" w:themeFill="background1"/>
          </w:tcPr>
          <w:p w14:paraId="4766EB7A" w14:textId="77777777" w:rsidR="006E790A" w:rsidRDefault="006E790A" w:rsidP="009A0DC1">
            <w:pPr>
              <w:pStyle w:val="ListParagraph"/>
              <w:spacing w:line="276" w:lineRule="auto"/>
              <w:ind w:left="0"/>
              <w:jc w:val="center"/>
              <w:rPr>
                <w:rFonts w:ascii="Arial" w:hAnsi="Arial" w:cs="Arial"/>
                <w:color w:val="FF0000"/>
              </w:rPr>
            </w:pPr>
          </w:p>
        </w:tc>
      </w:tr>
      <w:tr w:rsidR="00FA35E1" w:rsidRPr="00E80B1A" w14:paraId="18A3F736" w14:textId="77777777" w:rsidTr="009A0DC1">
        <w:tc>
          <w:tcPr>
            <w:tcW w:w="6930" w:type="dxa"/>
            <w:tcBorders>
              <w:top w:val="single" w:sz="4" w:space="0" w:color="auto"/>
              <w:left w:val="single" w:sz="4" w:space="0" w:color="auto"/>
              <w:bottom w:val="single" w:sz="4" w:space="0" w:color="auto"/>
              <w:right w:val="single" w:sz="4" w:space="0" w:color="auto"/>
            </w:tcBorders>
            <w:hideMark/>
          </w:tcPr>
          <w:p w14:paraId="3194808F" w14:textId="77777777" w:rsidR="00FA35E1" w:rsidRPr="00E80B1A" w:rsidRDefault="00FA35E1" w:rsidP="009A0DC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914A8FF" w14:textId="77777777" w:rsidR="00FA35E1" w:rsidRPr="00E80B1A" w:rsidRDefault="00FA35E1" w:rsidP="009A0DC1">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6DDF4F8C" w14:textId="324A7966" w:rsidR="00002357" w:rsidRDefault="00002357" w:rsidP="00002357">
      <w:pPr>
        <w:tabs>
          <w:tab w:val="right" w:pos="9639"/>
        </w:tabs>
        <w:spacing w:after="0" w:line="276" w:lineRule="auto"/>
        <w:rPr>
          <w:rFonts w:ascii="Arial" w:hAnsi="Arial" w:cs="Arial"/>
          <w:b/>
          <w:color w:val="000000"/>
        </w:rPr>
      </w:pPr>
    </w:p>
    <w:p w14:paraId="6E200CE0" w14:textId="5E9AF0DF" w:rsidR="00B75FAE" w:rsidRDefault="00B75FAE" w:rsidP="00002357">
      <w:pPr>
        <w:tabs>
          <w:tab w:val="right" w:pos="9639"/>
        </w:tabs>
        <w:spacing w:after="0" w:line="276" w:lineRule="auto"/>
        <w:rPr>
          <w:rFonts w:ascii="Arial" w:hAnsi="Arial" w:cs="Arial"/>
          <w:b/>
          <w:color w:val="000000"/>
        </w:rPr>
      </w:pPr>
    </w:p>
    <w:p w14:paraId="791792D2" w14:textId="18686D24" w:rsidR="00B75FAE" w:rsidRDefault="00B75FAE" w:rsidP="00002357">
      <w:pPr>
        <w:tabs>
          <w:tab w:val="right" w:pos="9639"/>
        </w:tabs>
        <w:spacing w:after="0" w:line="276" w:lineRule="auto"/>
        <w:rPr>
          <w:rFonts w:ascii="Arial" w:hAnsi="Arial" w:cs="Arial"/>
          <w:b/>
          <w:color w:val="000000"/>
        </w:rPr>
      </w:pPr>
    </w:p>
    <w:p w14:paraId="792FB273" w14:textId="35DDE4B5" w:rsidR="00B75FAE" w:rsidRDefault="00B75FAE" w:rsidP="00002357">
      <w:pPr>
        <w:tabs>
          <w:tab w:val="right" w:pos="9639"/>
        </w:tabs>
        <w:spacing w:after="0" w:line="276" w:lineRule="auto"/>
        <w:rPr>
          <w:rFonts w:ascii="Arial" w:hAnsi="Arial" w:cs="Arial"/>
          <w:b/>
          <w:color w:val="000000"/>
        </w:rPr>
      </w:pPr>
    </w:p>
    <w:p w14:paraId="1C9BC235" w14:textId="1E76258D" w:rsidR="00B75FAE" w:rsidRDefault="00B75FAE" w:rsidP="00002357">
      <w:pPr>
        <w:tabs>
          <w:tab w:val="right" w:pos="9639"/>
        </w:tabs>
        <w:spacing w:after="0" w:line="276" w:lineRule="auto"/>
        <w:rPr>
          <w:rFonts w:ascii="Arial" w:hAnsi="Arial" w:cs="Arial"/>
          <w:b/>
          <w:color w:val="000000"/>
        </w:rPr>
      </w:pPr>
    </w:p>
    <w:p w14:paraId="358B51D6" w14:textId="3CCF60C0" w:rsidR="00B75FAE" w:rsidRDefault="00B75FAE" w:rsidP="00002357">
      <w:pPr>
        <w:tabs>
          <w:tab w:val="right" w:pos="9639"/>
        </w:tabs>
        <w:spacing w:after="0" w:line="276" w:lineRule="auto"/>
        <w:rPr>
          <w:rFonts w:ascii="Arial" w:hAnsi="Arial" w:cs="Arial"/>
          <w:b/>
          <w:color w:val="000000"/>
        </w:rPr>
      </w:pPr>
    </w:p>
    <w:p w14:paraId="7ABF6FB3" w14:textId="1D2D30F2" w:rsidR="00B75FAE" w:rsidRDefault="00B75FAE" w:rsidP="00002357">
      <w:pPr>
        <w:tabs>
          <w:tab w:val="right" w:pos="9639"/>
        </w:tabs>
        <w:spacing w:after="0" w:line="276" w:lineRule="auto"/>
        <w:rPr>
          <w:rFonts w:ascii="Arial" w:hAnsi="Arial" w:cs="Arial"/>
          <w:b/>
          <w:color w:val="000000"/>
        </w:rPr>
      </w:pPr>
    </w:p>
    <w:p w14:paraId="69BB84C2" w14:textId="59E1064E" w:rsidR="00B75FAE" w:rsidRDefault="00B75FAE" w:rsidP="00002357">
      <w:pPr>
        <w:tabs>
          <w:tab w:val="right" w:pos="9639"/>
        </w:tabs>
        <w:spacing w:after="0" w:line="276" w:lineRule="auto"/>
        <w:rPr>
          <w:rFonts w:ascii="Arial" w:hAnsi="Arial" w:cs="Arial"/>
          <w:b/>
          <w:color w:val="000000"/>
        </w:rPr>
      </w:pPr>
    </w:p>
    <w:p w14:paraId="28BBB388" w14:textId="43E3300A" w:rsidR="00B75FAE" w:rsidRDefault="00B75FAE" w:rsidP="00002357">
      <w:pPr>
        <w:tabs>
          <w:tab w:val="right" w:pos="9639"/>
        </w:tabs>
        <w:spacing w:after="0" w:line="276" w:lineRule="auto"/>
        <w:rPr>
          <w:rFonts w:ascii="Arial" w:hAnsi="Arial" w:cs="Arial"/>
          <w:b/>
          <w:color w:val="000000"/>
        </w:rPr>
      </w:pPr>
    </w:p>
    <w:p w14:paraId="7DB6BBFB" w14:textId="66568FE8" w:rsidR="00B75FAE" w:rsidRDefault="00B75FAE" w:rsidP="00002357">
      <w:pPr>
        <w:tabs>
          <w:tab w:val="right" w:pos="9639"/>
        </w:tabs>
        <w:spacing w:after="0" w:line="276" w:lineRule="auto"/>
        <w:rPr>
          <w:rFonts w:ascii="Arial" w:hAnsi="Arial" w:cs="Arial"/>
          <w:b/>
          <w:color w:val="000000"/>
        </w:rPr>
      </w:pPr>
    </w:p>
    <w:p w14:paraId="21DB9DB6" w14:textId="013E0E36" w:rsidR="00B75FAE" w:rsidRDefault="00B75FAE" w:rsidP="00002357">
      <w:pPr>
        <w:tabs>
          <w:tab w:val="right" w:pos="9639"/>
        </w:tabs>
        <w:spacing w:after="0" w:line="276" w:lineRule="auto"/>
        <w:rPr>
          <w:rFonts w:ascii="Arial" w:hAnsi="Arial" w:cs="Arial"/>
          <w:b/>
          <w:color w:val="000000"/>
        </w:rPr>
      </w:pPr>
    </w:p>
    <w:p w14:paraId="44B3DED8" w14:textId="4378EB46" w:rsidR="00B75FAE" w:rsidRDefault="00B75FAE" w:rsidP="00002357">
      <w:pPr>
        <w:tabs>
          <w:tab w:val="right" w:pos="9639"/>
        </w:tabs>
        <w:spacing w:after="0" w:line="276" w:lineRule="auto"/>
        <w:rPr>
          <w:rFonts w:ascii="Arial" w:hAnsi="Arial" w:cs="Arial"/>
          <w:b/>
          <w:color w:val="000000"/>
        </w:rPr>
      </w:pPr>
    </w:p>
    <w:p w14:paraId="10E6A377" w14:textId="7B19C732" w:rsidR="00B75FAE" w:rsidRDefault="00B75FAE" w:rsidP="00002357">
      <w:pPr>
        <w:tabs>
          <w:tab w:val="right" w:pos="9639"/>
        </w:tabs>
        <w:spacing w:after="0" w:line="276" w:lineRule="auto"/>
        <w:rPr>
          <w:rFonts w:ascii="Arial" w:hAnsi="Arial" w:cs="Arial"/>
          <w:b/>
          <w:color w:val="000000"/>
        </w:rPr>
      </w:pPr>
    </w:p>
    <w:p w14:paraId="26FBC77F" w14:textId="24211035" w:rsidR="00B75FAE" w:rsidRDefault="00B75FAE" w:rsidP="00002357">
      <w:pPr>
        <w:tabs>
          <w:tab w:val="right" w:pos="9639"/>
        </w:tabs>
        <w:spacing w:after="0" w:line="276" w:lineRule="auto"/>
        <w:rPr>
          <w:rFonts w:ascii="Arial" w:hAnsi="Arial" w:cs="Arial"/>
          <w:b/>
          <w:color w:val="000000"/>
        </w:rPr>
      </w:pPr>
    </w:p>
    <w:p w14:paraId="23777628" w14:textId="38FC9926" w:rsidR="00B75FAE" w:rsidRDefault="00B75FAE" w:rsidP="00002357">
      <w:pPr>
        <w:tabs>
          <w:tab w:val="right" w:pos="9639"/>
        </w:tabs>
        <w:spacing w:after="0" w:line="276" w:lineRule="auto"/>
        <w:rPr>
          <w:rFonts w:ascii="Arial" w:hAnsi="Arial" w:cs="Arial"/>
          <w:b/>
          <w:color w:val="000000"/>
        </w:rPr>
      </w:pPr>
    </w:p>
    <w:p w14:paraId="4D8C1E9F" w14:textId="137F8F1C" w:rsidR="00B75FAE" w:rsidRDefault="00B75FAE" w:rsidP="00002357">
      <w:pPr>
        <w:tabs>
          <w:tab w:val="right" w:pos="9639"/>
        </w:tabs>
        <w:spacing w:after="0" w:line="276" w:lineRule="auto"/>
        <w:rPr>
          <w:rFonts w:ascii="Arial" w:hAnsi="Arial" w:cs="Arial"/>
          <w:b/>
          <w:color w:val="000000"/>
        </w:rPr>
      </w:pPr>
    </w:p>
    <w:p w14:paraId="1FA1D461" w14:textId="1E5D515A" w:rsidR="00B75FAE" w:rsidRDefault="00B75FAE" w:rsidP="00002357">
      <w:pPr>
        <w:tabs>
          <w:tab w:val="right" w:pos="9639"/>
        </w:tabs>
        <w:spacing w:after="0" w:line="276" w:lineRule="auto"/>
        <w:rPr>
          <w:rFonts w:ascii="Arial" w:hAnsi="Arial" w:cs="Arial"/>
          <w:b/>
          <w:color w:val="000000"/>
        </w:rPr>
      </w:pPr>
    </w:p>
    <w:p w14:paraId="7D06A170" w14:textId="77777777" w:rsidR="00B75FAE" w:rsidRDefault="00B75FAE" w:rsidP="00002357">
      <w:pPr>
        <w:tabs>
          <w:tab w:val="right" w:pos="9639"/>
        </w:tabs>
        <w:spacing w:after="0" w:line="276" w:lineRule="auto"/>
        <w:rPr>
          <w:rFonts w:ascii="Arial" w:hAnsi="Arial" w:cs="Arial"/>
          <w:b/>
          <w:color w:val="000000"/>
        </w:rPr>
      </w:pPr>
    </w:p>
    <w:p w14:paraId="05A1510B" w14:textId="77777777" w:rsidR="002A4768" w:rsidRDefault="002A4768" w:rsidP="00002357">
      <w:pPr>
        <w:tabs>
          <w:tab w:val="right" w:pos="9639"/>
        </w:tabs>
        <w:spacing w:after="0" w:line="276" w:lineRule="auto"/>
        <w:rPr>
          <w:rFonts w:ascii="Arial" w:hAnsi="Arial" w:cs="Arial"/>
          <w:b/>
          <w:color w:val="000000"/>
        </w:rPr>
      </w:pPr>
    </w:p>
    <w:p w14:paraId="779F3DA8" w14:textId="5A48B4F5" w:rsidR="00397E14" w:rsidRPr="00B43A06" w:rsidRDefault="00397E14" w:rsidP="006B1486">
      <w:pPr>
        <w:pStyle w:val="ListParagraph"/>
        <w:numPr>
          <w:ilvl w:val="0"/>
          <w:numId w:val="16"/>
        </w:numPr>
        <w:tabs>
          <w:tab w:val="right" w:pos="9639"/>
        </w:tabs>
        <w:spacing w:after="0" w:line="276" w:lineRule="auto"/>
        <w:rPr>
          <w:rFonts w:ascii="Arial" w:hAnsi="Arial" w:cs="Arial"/>
          <w:bCs/>
          <w:color w:val="000000"/>
        </w:rPr>
      </w:pPr>
      <w:r w:rsidRPr="00B43A06">
        <w:rPr>
          <w:rFonts w:ascii="Arial" w:hAnsi="Arial" w:cs="Arial"/>
          <w:bCs/>
          <w:color w:val="000000"/>
        </w:rPr>
        <w:lastRenderedPageBreak/>
        <w:t xml:space="preserve">The following diagram </w:t>
      </w:r>
      <w:r w:rsidR="00B43A06" w:rsidRPr="00B43A06">
        <w:rPr>
          <w:rFonts w:ascii="Arial" w:hAnsi="Arial" w:cs="Arial"/>
          <w:bCs/>
          <w:color w:val="000000"/>
        </w:rPr>
        <w:t>illustrates the structure of a knee joint.</w:t>
      </w:r>
    </w:p>
    <w:p w14:paraId="5572EFFD" w14:textId="356D9FAB" w:rsidR="00B43A06" w:rsidRDefault="00B43A06" w:rsidP="00002357">
      <w:pPr>
        <w:tabs>
          <w:tab w:val="right" w:pos="9639"/>
        </w:tabs>
        <w:spacing w:after="0" w:line="276" w:lineRule="auto"/>
        <w:rPr>
          <w:rFonts w:ascii="Arial" w:hAnsi="Arial" w:cs="Arial"/>
          <w:bCs/>
          <w:color w:val="000000"/>
        </w:rPr>
      </w:pPr>
    </w:p>
    <w:p w14:paraId="49932608" w14:textId="0F4D554B" w:rsidR="00B43A06" w:rsidRDefault="00B43A06" w:rsidP="00B43A06">
      <w:pPr>
        <w:tabs>
          <w:tab w:val="right" w:pos="9639"/>
        </w:tabs>
        <w:spacing w:after="0" w:line="276" w:lineRule="auto"/>
        <w:jc w:val="center"/>
        <w:rPr>
          <w:rFonts w:ascii="Arial" w:hAnsi="Arial" w:cs="Arial"/>
          <w:bCs/>
          <w:color w:val="000000"/>
        </w:rPr>
      </w:pPr>
      <w:r>
        <w:rPr>
          <w:rFonts w:ascii="Arial" w:hAnsi="Arial" w:cs="Arial"/>
          <w:bCs/>
          <w:noProof/>
          <w:color w:val="000000"/>
        </w:rPr>
        <w:drawing>
          <wp:inline distT="0" distB="0" distL="0" distR="0" wp14:anchorId="3B31463D" wp14:editId="121A2014">
            <wp:extent cx="2100814" cy="2623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0937" cy="2648953"/>
                    </a:xfrm>
                    <a:prstGeom prst="rect">
                      <a:avLst/>
                    </a:prstGeom>
                    <a:noFill/>
                    <a:ln>
                      <a:noFill/>
                    </a:ln>
                  </pic:spPr>
                </pic:pic>
              </a:graphicData>
            </a:graphic>
          </wp:inline>
        </w:drawing>
      </w:r>
    </w:p>
    <w:p w14:paraId="24CDD04D" w14:textId="221F3D4C" w:rsidR="00B43A06" w:rsidRPr="00B43A06" w:rsidRDefault="00B43A06" w:rsidP="006B1486">
      <w:pPr>
        <w:pStyle w:val="ListParagraph"/>
        <w:numPr>
          <w:ilvl w:val="0"/>
          <w:numId w:val="17"/>
        </w:numPr>
        <w:tabs>
          <w:tab w:val="right" w:pos="9639"/>
        </w:tabs>
        <w:spacing w:after="0" w:line="276" w:lineRule="auto"/>
        <w:rPr>
          <w:rFonts w:ascii="Arial" w:hAnsi="Arial" w:cs="Arial"/>
          <w:bCs/>
          <w:color w:val="000000"/>
        </w:rPr>
      </w:pPr>
      <w:r>
        <w:rPr>
          <w:rFonts w:ascii="Arial" w:hAnsi="Arial" w:cs="Arial"/>
          <w:bCs/>
          <w:color w:val="000000"/>
        </w:rPr>
        <w:t xml:space="preserve">State the name given to </w:t>
      </w:r>
      <w:r w:rsidR="0021416D">
        <w:rPr>
          <w:rFonts w:ascii="Arial" w:hAnsi="Arial" w:cs="Arial"/>
          <w:bCs/>
          <w:color w:val="000000"/>
        </w:rPr>
        <w:t xml:space="preserve">this type of </w:t>
      </w:r>
      <w:r>
        <w:rPr>
          <w:rFonts w:ascii="Arial" w:hAnsi="Arial" w:cs="Arial"/>
          <w:bCs/>
          <w:color w:val="000000"/>
        </w:rPr>
        <w:t xml:space="preserve">joint </w:t>
      </w:r>
      <w:r w:rsidR="0021416D">
        <w:rPr>
          <w:rFonts w:ascii="Arial" w:hAnsi="Arial" w:cs="Arial"/>
          <w:bCs/>
          <w:color w:val="000000"/>
        </w:rPr>
        <w:t>in</w:t>
      </w:r>
      <w:r>
        <w:rPr>
          <w:rFonts w:ascii="Arial" w:hAnsi="Arial" w:cs="Arial"/>
          <w:bCs/>
          <w:color w:val="000000"/>
        </w:rPr>
        <w:t xml:space="preserve"> the body.</w:t>
      </w:r>
      <w:r>
        <w:rPr>
          <w:rFonts w:ascii="Arial" w:hAnsi="Arial" w:cs="Arial"/>
          <w:bCs/>
          <w:color w:val="000000"/>
        </w:rPr>
        <w:tab/>
        <w:t>(1 mark)</w:t>
      </w:r>
    </w:p>
    <w:p w14:paraId="04017073" w14:textId="4643A805" w:rsidR="008F1846" w:rsidRDefault="008F1846" w:rsidP="008F1846">
      <w:pPr>
        <w:pStyle w:val="ListParagraph"/>
        <w:tabs>
          <w:tab w:val="right" w:pos="9639"/>
        </w:tabs>
        <w:spacing w:after="0" w:line="276" w:lineRule="auto"/>
        <w:rPr>
          <w:rFonts w:ascii="Arial" w:hAnsi="Arial" w:cs="Arial"/>
          <w:bCs/>
          <w:color w:val="000000"/>
        </w:rPr>
      </w:pPr>
    </w:p>
    <w:tbl>
      <w:tblPr>
        <w:tblStyle w:val="TableGrid"/>
        <w:tblW w:w="0" w:type="auto"/>
        <w:tblInd w:w="1413" w:type="dxa"/>
        <w:tblLook w:val="04A0" w:firstRow="1" w:lastRow="0" w:firstColumn="1" w:lastColumn="0" w:noHBand="0" w:noVBand="1"/>
      </w:tblPr>
      <w:tblGrid>
        <w:gridCol w:w="6237"/>
        <w:gridCol w:w="1366"/>
      </w:tblGrid>
      <w:tr w:rsidR="00B43A06" w:rsidRPr="00E80B1A" w14:paraId="58566FE0" w14:textId="77777777" w:rsidTr="00B43A06">
        <w:tc>
          <w:tcPr>
            <w:tcW w:w="6237" w:type="dxa"/>
            <w:tcBorders>
              <w:top w:val="single" w:sz="4" w:space="0" w:color="auto"/>
              <w:left w:val="single" w:sz="4" w:space="0" w:color="auto"/>
              <w:bottom w:val="single" w:sz="4" w:space="0" w:color="auto"/>
              <w:right w:val="single" w:sz="4" w:space="0" w:color="auto"/>
            </w:tcBorders>
            <w:hideMark/>
          </w:tcPr>
          <w:p w14:paraId="72E2086D" w14:textId="77777777" w:rsidR="00B43A06" w:rsidRPr="00E80B1A" w:rsidRDefault="00B43A06" w:rsidP="009A0DC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46A2D3D" w14:textId="77777777" w:rsidR="00B43A06" w:rsidRPr="00E80B1A" w:rsidRDefault="00B43A06" w:rsidP="009A0DC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B43A06" w:rsidRPr="00E80B1A" w14:paraId="7FCCF1EA" w14:textId="77777777" w:rsidTr="00B43A06">
        <w:trPr>
          <w:trHeight w:val="240"/>
        </w:trPr>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070EC1BD" w14:textId="16547B55" w:rsidR="00B43A06" w:rsidRDefault="00B43A06" w:rsidP="009A0DC1">
            <w:pPr>
              <w:pStyle w:val="ListParagraph"/>
              <w:spacing w:line="276" w:lineRule="auto"/>
              <w:ind w:left="0"/>
              <w:rPr>
                <w:rFonts w:ascii="Arial" w:hAnsi="Arial" w:cs="Arial"/>
                <w:color w:val="FF0000"/>
              </w:rPr>
            </w:pPr>
            <w:r>
              <w:rPr>
                <w:rFonts w:ascii="Arial" w:hAnsi="Arial" w:cs="Arial"/>
                <w:color w:val="FF0000"/>
              </w:rPr>
              <w:t>Synovial joint</w:t>
            </w:r>
            <w:r w:rsidR="00BD0343">
              <w:rPr>
                <w:rFonts w:ascii="Arial" w:hAnsi="Arial" w:cs="Arial"/>
                <w:color w:val="FF0000"/>
              </w:rPr>
              <w:t xml:space="preserve"> / hinge joint</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5C2B2F93" w14:textId="77777777" w:rsidR="00B43A06" w:rsidRDefault="00B43A06" w:rsidP="009A0DC1">
            <w:pPr>
              <w:pStyle w:val="ListParagraph"/>
              <w:spacing w:line="276" w:lineRule="auto"/>
              <w:ind w:left="0"/>
              <w:jc w:val="center"/>
              <w:rPr>
                <w:rFonts w:ascii="Arial" w:hAnsi="Arial" w:cs="Arial"/>
                <w:color w:val="FF0000"/>
              </w:rPr>
            </w:pPr>
            <w:r>
              <w:rPr>
                <w:rFonts w:ascii="Arial" w:hAnsi="Arial" w:cs="Arial"/>
                <w:color w:val="FF0000"/>
              </w:rPr>
              <w:t>1</w:t>
            </w:r>
          </w:p>
        </w:tc>
      </w:tr>
      <w:tr w:rsidR="00B43A06" w:rsidRPr="00E80B1A" w14:paraId="2FE7114A" w14:textId="77777777" w:rsidTr="00B43A06">
        <w:tc>
          <w:tcPr>
            <w:tcW w:w="6237" w:type="dxa"/>
            <w:tcBorders>
              <w:top w:val="single" w:sz="4" w:space="0" w:color="auto"/>
              <w:left w:val="single" w:sz="4" w:space="0" w:color="auto"/>
              <w:bottom w:val="single" w:sz="4" w:space="0" w:color="auto"/>
              <w:right w:val="single" w:sz="4" w:space="0" w:color="auto"/>
            </w:tcBorders>
            <w:hideMark/>
          </w:tcPr>
          <w:p w14:paraId="5A408226" w14:textId="77777777" w:rsidR="00B43A06" w:rsidRPr="00E80B1A" w:rsidRDefault="00B43A06" w:rsidP="009A0DC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7CDDEBE" w14:textId="6379D39E" w:rsidR="00B43A06" w:rsidRPr="00E80B1A" w:rsidRDefault="00B43A06" w:rsidP="009A0DC1">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2C91A328" w14:textId="026C4B4A" w:rsidR="008F1846" w:rsidRDefault="008F1846" w:rsidP="008F1846">
      <w:pPr>
        <w:pStyle w:val="ListParagraph"/>
        <w:tabs>
          <w:tab w:val="right" w:pos="9639"/>
        </w:tabs>
        <w:spacing w:after="0" w:line="276" w:lineRule="auto"/>
        <w:rPr>
          <w:rFonts w:ascii="Arial" w:hAnsi="Arial" w:cs="Arial"/>
          <w:bCs/>
          <w:color w:val="000000"/>
        </w:rPr>
      </w:pPr>
    </w:p>
    <w:p w14:paraId="0F910444" w14:textId="77777777" w:rsidR="00B75FAE" w:rsidRPr="00002357" w:rsidRDefault="00B75FAE" w:rsidP="008F1846">
      <w:pPr>
        <w:pStyle w:val="ListParagraph"/>
        <w:tabs>
          <w:tab w:val="right" w:pos="9639"/>
        </w:tabs>
        <w:spacing w:after="0" w:line="276" w:lineRule="auto"/>
        <w:rPr>
          <w:rFonts w:ascii="Arial" w:hAnsi="Arial" w:cs="Arial"/>
          <w:bCs/>
          <w:color w:val="000000"/>
        </w:rPr>
      </w:pPr>
    </w:p>
    <w:p w14:paraId="0C9F0A95" w14:textId="7017FE9B" w:rsidR="0021416D" w:rsidRDefault="0021416D" w:rsidP="006B1486">
      <w:pPr>
        <w:pStyle w:val="ListParagraph"/>
        <w:numPr>
          <w:ilvl w:val="0"/>
          <w:numId w:val="17"/>
        </w:numPr>
        <w:tabs>
          <w:tab w:val="right" w:pos="9639"/>
        </w:tabs>
        <w:spacing w:before="240" w:line="276" w:lineRule="auto"/>
        <w:rPr>
          <w:rFonts w:ascii="Arial" w:hAnsi="Arial" w:cs="Arial"/>
          <w:bCs/>
          <w:color w:val="000000"/>
        </w:rPr>
      </w:pPr>
      <w:r>
        <w:rPr>
          <w:rFonts w:ascii="Arial" w:hAnsi="Arial" w:cs="Arial"/>
          <w:bCs/>
          <w:color w:val="000000"/>
        </w:rPr>
        <w:t>Briefly describe how the structures labelled B and D prevent injury to these types of joints.</w:t>
      </w:r>
      <w:r>
        <w:rPr>
          <w:rFonts w:ascii="Arial" w:hAnsi="Arial" w:cs="Arial"/>
          <w:bCs/>
          <w:color w:val="000000"/>
        </w:rPr>
        <w:tab/>
        <w:t>(2 marks)</w:t>
      </w:r>
    </w:p>
    <w:p w14:paraId="4C65A569" w14:textId="77777777" w:rsidR="0021416D" w:rsidRDefault="0021416D" w:rsidP="0021416D">
      <w:pPr>
        <w:pStyle w:val="ListParagraph"/>
        <w:tabs>
          <w:tab w:val="right" w:pos="9639"/>
        </w:tabs>
        <w:spacing w:before="240" w:line="276" w:lineRule="auto"/>
        <w:ind w:left="1440"/>
        <w:rPr>
          <w:rFonts w:ascii="Arial" w:hAnsi="Arial" w:cs="Arial"/>
          <w:bCs/>
          <w:color w:val="000000"/>
        </w:rPr>
      </w:pPr>
    </w:p>
    <w:tbl>
      <w:tblPr>
        <w:tblStyle w:val="TableGrid"/>
        <w:tblW w:w="0" w:type="auto"/>
        <w:tblInd w:w="1413" w:type="dxa"/>
        <w:tblLook w:val="04A0" w:firstRow="1" w:lastRow="0" w:firstColumn="1" w:lastColumn="0" w:noHBand="0" w:noVBand="1"/>
      </w:tblPr>
      <w:tblGrid>
        <w:gridCol w:w="6237"/>
        <w:gridCol w:w="1366"/>
      </w:tblGrid>
      <w:tr w:rsidR="0021416D" w:rsidRPr="00E80B1A" w14:paraId="16BA185A" w14:textId="77777777" w:rsidTr="00623AD5">
        <w:tc>
          <w:tcPr>
            <w:tcW w:w="6237" w:type="dxa"/>
            <w:tcBorders>
              <w:top w:val="single" w:sz="4" w:space="0" w:color="auto"/>
              <w:left w:val="single" w:sz="4" w:space="0" w:color="auto"/>
              <w:bottom w:val="single" w:sz="4" w:space="0" w:color="auto"/>
              <w:right w:val="single" w:sz="4" w:space="0" w:color="auto"/>
            </w:tcBorders>
            <w:hideMark/>
          </w:tcPr>
          <w:p w14:paraId="72877838" w14:textId="77777777" w:rsidR="0021416D" w:rsidRPr="00E80B1A" w:rsidRDefault="0021416D" w:rsidP="00623AD5">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21BFCB2" w14:textId="77777777" w:rsidR="0021416D" w:rsidRPr="00E80B1A" w:rsidRDefault="0021416D" w:rsidP="00623AD5">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21416D" w:rsidRPr="00E80B1A" w14:paraId="73D7D002" w14:textId="77777777" w:rsidTr="00623AD5">
        <w:trPr>
          <w:trHeight w:val="240"/>
        </w:trPr>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7C44E672" w14:textId="77777777" w:rsidR="0021416D" w:rsidRDefault="0021416D" w:rsidP="00623AD5">
            <w:pPr>
              <w:pStyle w:val="ListParagraph"/>
              <w:spacing w:line="276" w:lineRule="auto"/>
              <w:ind w:left="0"/>
              <w:rPr>
                <w:rFonts w:ascii="Arial" w:hAnsi="Arial" w:cs="Arial"/>
                <w:color w:val="FF0000"/>
              </w:rPr>
            </w:pPr>
            <w:r>
              <w:rPr>
                <w:rFonts w:ascii="Arial" w:hAnsi="Arial" w:cs="Arial"/>
                <w:color w:val="FF0000"/>
              </w:rPr>
              <w:t>Structure B/synovial membrane produces structure D/synovial fluid</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7A4994A1" w14:textId="77777777" w:rsidR="0021416D" w:rsidRDefault="0021416D" w:rsidP="00623AD5">
            <w:pPr>
              <w:pStyle w:val="ListParagraph"/>
              <w:spacing w:line="276" w:lineRule="auto"/>
              <w:ind w:left="0"/>
              <w:jc w:val="center"/>
              <w:rPr>
                <w:rFonts w:ascii="Arial" w:hAnsi="Arial" w:cs="Arial"/>
                <w:color w:val="FF0000"/>
              </w:rPr>
            </w:pPr>
            <w:r>
              <w:rPr>
                <w:rFonts w:ascii="Arial" w:hAnsi="Arial" w:cs="Arial"/>
                <w:color w:val="FF0000"/>
              </w:rPr>
              <w:t>1</w:t>
            </w:r>
          </w:p>
        </w:tc>
      </w:tr>
      <w:tr w:rsidR="0021416D" w:rsidRPr="00E80B1A" w14:paraId="6DF4CCDA" w14:textId="77777777" w:rsidTr="00623AD5">
        <w:trPr>
          <w:trHeight w:val="240"/>
        </w:trPr>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953CFBE" w14:textId="77777777" w:rsidR="0021416D" w:rsidRDefault="0021416D" w:rsidP="00623AD5">
            <w:pPr>
              <w:pStyle w:val="ListParagraph"/>
              <w:spacing w:line="276" w:lineRule="auto"/>
              <w:ind w:left="0"/>
              <w:rPr>
                <w:rFonts w:ascii="Arial" w:hAnsi="Arial" w:cs="Arial"/>
                <w:color w:val="FF0000"/>
              </w:rPr>
            </w:pPr>
            <w:r>
              <w:rPr>
                <w:rFonts w:ascii="Arial" w:hAnsi="Arial" w:cs="Arial"/>
                <w:color w:val="FF0000"/>
              </w:rPr>
              <w:t>Cushions the joint (against impact)</w:t>
            </w:r>
          </w:p>
        </w:tc>
        <w:tc>
          <w:tcPr>
            <w:tcW w:w="1366" w:type="dxa"/>
            <w:vMerge w:val="restart"/>
            <w:tcBorders>
              <w:top w:val="single" w:sz="4" w:space="0" w:color="auto"/>
              <w:left w:val="single" w:sz="4" w:space="0" w:color="auto"/>
              <w:right w:val="single" w:sz="4" w:space="0" w:color="auto"/>
            </w:tcBorders>
            <w:shd w:val="clear" w:color="auto" w:fill="FFFFFF" w:themeFill="background1"/>
            <w:vAlign w:val="center"/>
          </w:tcPr>
          <w:p w14:paraId="5F557EF8" w14:textId="77777777" w:rsidR="0021416D" w:rsidRDefault="0021416D" w:rsidP="00623AD5">
            <w:pPr>
              <w:pStyle w:val="ListParagraph"/>
              <w:spacing w:line="276" w:lineRule="auto"/>
              <w:ind w:left="0"/>
              <w:jc w:val="center"/>
              <w:rPr>
                <w:rFonts w:ascii="Arial" w:hAnsi="Arial" w:cs="Arial"/>
                <w:color w:val="FF0000"/>
              </w:rPr>
            </w:pPr>
            <w:r>
              <w:rPr>
                <w:rFonts w:ascii="Arial" w:hAnsi="Arial" w:cs="Arial"/>
                <w:color w:val="FF0000"/>
              </w:rPr>
              <w:t>1</w:t>
            </w:r>
          </w:p>
        </w:tc>
      </w:tr>
      <w:tr w:rsidR="0021416D" w:rsidRPr="00E80B1A" w14:paraId="5E57FD0C" w14:textId="77777777" w:rsidTr="00623AD5">
        <w:trPr>
          <w:trHeight w:val="240"/>
        </w:trPr>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6363C273" w14:textId="77777777" w:rsidR="0021416D" w:rsidRDefault="0021416D" w:rsidP="00623AD5">
            <w:pPr>
              <w:pStyle w:val="ListParagraph"/>
              <w:spacing w:line="276" w:lineRule="auto"/>
              <w:ind w:left="0"/>
              <w:rPr>
                <w:rFonts w:ascii="Arial" w:hAnsi="Arial" w:cs="Arial"/>
                <w:color w:val="FF0000"/>
              </w:rPr>
            </w:pPr>
            <w:r>
              <w:rPr>
                <w:rFonts w:ascii="Arial" w:hAnsi="Arial" w:cs="Arial"/>
                <w:color w:val="FF0000"/>
              </w:rPr>
              <w:t>Reduces friction</w:t>
            </w:r>
          </w:p>
        </w:tc>
        <w:tc>
          <w:tcPr>
            <w:tcW w:w="1366" w:type="dxa"/>
            <w:vMerge/>
            <w:tcBorders>
              <w:left w:val="single" w:sz="4" w:space="0" w:color="auto"/>
              <w:right w:val="single" w:sz="4" w:space="0" w:color="auto"/>
            </w:tcBorders>
            <w:shd w:val="clear" w:color="auto" w:fill="FFFFFF" w:themeFill="background1"/>
            <w:vAlign w:val="center"/>
          </w:tcPr>
          <w:p w14:paraId="0527AE57" w14:textId="77777777" w:rsidR="0021416D" w:rsidRDefault="0021416D" w:rsidP="00623AD5">
            <w:pPr>
              <w:pStyle w:val="ListParagraph"/>
              <w:spacing w:line="276" w:lineRule="auto"/>
              <w:ind w:left="0"/>
              <w:jc w:val="center"/>
              <w:rPr>
                <w:rFonts w:ascii="Arial" w:hAnsi="Arial" w:cs="Arial"/>
                <w:color w:val="FF0000"/>
              </w:rPr>
            </w:pPr>
          </w:p>
        </w:tc>
      </w:tr>
      <w:tr w:rsidR="0021416D" w:rsidRPr="00E80B1A" w14:paraId="70C20E20" w14:textId="77777777" w:rsidTr="00623AD5">
        <w:trPr>
          <w:trHeight w:val="240"/>
        </w:trPr>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70938D19" w14:textId="77777777" w:rsidR="0021416D" w:rsidRDefault="0021416D" w:rsidP="00623AD5">
            <w:pPr>
              <w:pStyle w:val="ListParagraph"/>
              <w:spacing w:line="276" w:lineRule="auto"/>
              <w:ind w:left="0"/>
              <w:rPr>
                <w:rFonts w:ascii="Arial" w:hAnsi="Arial" w:cs="Arial"/>
                <w:color w:val="FF0000"/>
              </w:rPr>
            </w:pPr>
            <w:r>
              <w:rPr>
                <w:rFonts w:ascii="Arial" w:hAnsi="Arial" w:cs="Arial"/>
                <w:color w:val="FF0000"/>
              </w:rPr>
              <w:t>Lubricates the joint</w:t>
            </w:r>
          </w:p>
        </w:tc>
        <w:tc>
          <w:tcPr>
            <w:tcW w:w="1366" w:type="dxa"/>
            <w:vMerge/>
            <w:tcBorders>
              <w:left w:val="single" w:sz="4" w:space="0" w:color="auto"/>
              <w:right w:val="single" w:sz="4" w:space="0" w:color="auto"/>
            </w:tcBorders>
            <w:shd w:val="clear" w:color="auto" w:fill="FFFFFF" w:themeFill="background1"/>
            <w:vAlign w:val="center"/>
          </w:tcPr>
          <w:p w14:paraId="6798ECD1" w14:textId="77777777" w:rsidR="0021416D" w:rsidRDefault="0021416D" w:rsidP="00623AD5">
            <w:pPr>
              <w:pStyle w:val="ListParagraph"/>
              <w:spacing w:line="276" w:lineRule="auto"/>
              <w:ind w:left="0"/>
              <w:jc w:val="center"/>
              <w:rPr>
                <w:rFonts w:ascii="Arial" w:hAnsi="Arial" w:cs="Arial"/>
                <w:color w:val="FF0000"/>
              </w:rPr>
            </w:pPr>
          </w:p>
        </w:tc>
      </w:tr>
      <w:tr w:rsidR="0021416D" w:rsidRPr="00E80B1A" w14:paraId="563A09FC" w14:textId="77777777" w:rsidTr="00623AD5">
        <w:trPr>
          <w:trHeight w:val="240"/>
        </w:trPr>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5FA4D9A9" w14:textId="77777777" w:rsidR="0021416D" w:rsidRDefault="0021416D" w:rsidP="00623AD5">
            <w:pPr>
              <w:pStyle w:val="ListParagraph"/>
              <w:spacing w:line="276" w:lineRule="auto"/>
              <w:ind w:left="0"/>
              <w:rPr>
                <w:rFonts w:ascii="Arial" w:hAnsi="Arial" w:cs="Arial"/>
                <w:color w:val="FF0000"/>
              </w:rPr>
            </w:pPr>
            <w:r>
              <w:rPr>
                <w:rFonts w:ascii="Arial" w:hAnsi="Arial" w:cs="Arial"/>
                <w:color w:val="FF0000"/>
              </w:rPr>
              <w:t>Prevents moving surfaces from touching each other</w:t>
            </w:r>
          </w:p>
        </w:tc>
        <w:tc>
          <w:tcPr>
            <w:tcW w:w="1366" w:type="dxa"/>
            <w:vMerge/>
            <w:tcBorders>
              <w:left w:val="single" w:sz="4" w:space="0" w:color="auto"/>
              <w:right w:val="single" w:sz="4" w:space="0" w:color="auto"/>
            </w:tcBorders>
            <w:shd w:val="clear" w:color="auto" w:fill="FFFFFF" w:themeFill="background1"/>
            <w:vAlign w:val="center"/>
          </w:tcPr>
          <w:p w14:paraId="523F01EF" w14:textId="77777777" w:rsidR="0021416D" w:rsidRDefault="0021416D" w:rsidP="00623AD5">
            <w:pPr>
              <w:pStyle w:val="ListParagraph"/>
              <w:spacing w:line="276" w:lineRule="auto"/>
              <w:ind w:left="0"/>
              <w:jc w:val="center"/>
              <w:rPr>
                <w:rFonts w:ascii="Arial" w:hAnsi="Arial" w:cs="Arial"/>
                <w:color w:val="FF0000"/>
              </w:rPr>
            </w:pPr>
          </w:p>
        </w:tc>
      </w:tr>
      <w:tr w:rsidR="0021416D" w:rsidRPr="00E80B1A" w14:paraId="0AA7E836" w14:textId="77777777" w:rsidTr="00623AD5">
        <w:tc>
          <w:tcPr>
            <w:tcW w:w="6237" w:type="dxa"/>
            <w:tcBorders>
              <w:top w:val="single" w:sz="4" w:space="0" w:color="auto"/>
              <w:left w:val="single" w:sz="4" w:space="0" w:color="auto"/>
              <w:bottom w:val="single" w:sz="4" w:space="0" w:color="auto"/>
              <w:right w:val="single" w:sz="4" w:space="0" w:color="auto"/>
            </w:tcBorders>
            <w:hideMark/>
          </w:tcPr>
          <w:p w14:paraId="0B9DF26D" w14:textId="77777777" w:rsidR="0021416D" w:rsidRPr="00E80B1A" w:rsidRDefault="0021416D" w:rsidP="00623AD5">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569E5F6" w14:textId="77777777" w:rsidR="0021416D" w:rsidRPr="00E80B1A" w:rsidRDefault="0021416D" w:rsidP="00623AD5">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49C7AF5B" w14:textId="638F8441" w:rsidR="0021416D" w:rsidRDefault="0021416D" w:rsidP="0021416D">
      <w:pPr>
        <w:pStyle w:val="ListParagraph"/>
        <w:tabs>
          <w:tab w:val="right" w:pos="9639"/>
        </w:tabs>
        <w:spacing w:before="240" w:line="276" w:lineRule="auto"/>
        <w:ind w:left="1440"/>
        <w:rPr>
          <w:rFonts w:ascii="Arial" w:hAnsi="Arial" w:cs="Arial"/>
          <w:bCs/>
          <w:color w:val="000000"/>
        </w:rPr>
      </w:pPr>
    </w:p>
    <w:p w14:paraId="13D1ACE0" w14:textId="6DE1B921" w:rsidR="0021416D" w:rsidRDefault="0021416D" w:rsidP="0021416D">
      <w:pPr>
        <w:pStyle w:val="ListParagraph"/>
        <w:tabs>
          <w:tab w:val="right" w:pos="9639"/>
        </w:tabs>
        <w:spacing w:before="240" w:line="276" w:lineRule="auto"/>
        <w:ind w:left="1440"/>
        <w:rPr>
          <w:rFonts w:ascii="Arial" w:hAnsi="Arial" w:cs="Arial"/>
          <w:bCs/>
          <w:color w:val="000000"/>
        </w:rPr>
      </w:pPr>
    </w:p>
    <w:p w14:paraId="07882A31" w14:textId="0DC74F61" w:rsidR="0021416D" w:rsidRDefault="0021416D" w:rsidP="0021416D">
      <w:pPr>
        <w:pStyle w:val="ListParagraph"/>
        <w:tabs>
          <w:tab w:val="right" w:pos="9639"/>
        </w:tabs>
        <w:spacing w:before="240" w:line="276" w:lineRule="auto"/>
        <w:ind w:left="1440"/>
        <w:rPr>
          <w:rFonts w:ascii="Arial" w:hAnsi="Arial" w:cs="Arial"/>
          <w:bCs/>
          <w:color w:val="000000"/>
        </w:rPr>
      </w:pPr>
    </w:p>
    <w:p w14:paraId="323CEAD8" w14:textId="660A398E" w:rsidR="0021416D" w:rsidRDefault="0021416D" w:rsidP="0021416D">
      <w:pPr>
        <w:pStyle w:val="ListParagraph"/>
        <w:tabs>
          <w:tab w:val="right" w:pos="9639"/>
        </w:tabs>
        <w:spacing w:before="240" w:line="276" w:lineRule="auto"/>
        <w:ind w:left="1440"/>
        <w:rPr>
          <w:rFonts w:ascii="Arial" w:hAnsi="Arial" w:cs="Arial"/>
          <w:bCs/>
          <w:color w:val="000000"/>
        </w:rPr>
      </w:pPr>
    </w:p>
    <w:p w14:paraId="314EFBAA" w14:textId="3E1984FF" w:rsidR="0021416D" w:rsidRDefault="0021416D" w:rsidP="0021416D">
      <w:pPr>
        <w:pStyle w:val="ListParagraph"/>
        <w:tabs>
          <w:tab w:val="right" w:pos="9639"/>
        </w:tabs>
        <w:spacing w:before="240" w:line="276" w:lineRule="auto"/>
        <w:ind w:left="1440"/>
        <w:rPr>
          <w:rFonts w:ascii="Arial" w:hAnsi="Arial" w:cs="Arial"/>
          <w:bCs/>
          <w:color w:val="000000"/>
        </w:rPr>
      </w:pPr>
    </w:p>
    <w:p w14:paraId="740FF51D" w14:textId="233B4882" w:rsidR="0021416D" w:rsidRDefault="0021416D" w:rsidP="0021416D">
      <w:pPr>
        <w:pStyle w:val="ListParagraph"/>
        <w:tabs>
          <w:tab w:val="right" w:pos="9639"/>
        </w:tabs>
        <w:spacing w:before="240" w:line="276" w:lineRule="auto"/>
        <w:ind w:left="1440"/>
        <w:rPr>
          <w:rFonts w:ascii="Arial" w:hAnsi="Arial" w:cs="Arial"/>
          <w:bCs/>
          <w:color w:val="000000"/>
        </w:rPr>
      </w:pPr>
    </w:p>
    <w:p w14:paraId="34595727" w14:textId="62714849" w:rsidR="0021416D" w:rsidRDefault="0021416D" w:rsidP="0021416D">
      <w:pPr>
        <w:pStyle w:val="ListParagraph"/>
        <w:tabs>
          <w:tab w:val="right" w:pos="9639"/>
        </w:tabs>
        <w:spacing w:before="240" w:line="276" w:lineRule="auto"/>
        <w:ind w:left="1440"/>
        <w:rPr>
          <w:rFonts w:ascii="Arial" w:hAnsi="Arial" w:cs="Arial"/>
          <w:bCs/>
          <w:color w:val="000000"/>
        </w:rPr>
      </w:pPr>
    </w:p>
    <w:p w14:paraId="2EEEFF8C" w14:textId="21CE6E56" w:rsidR="0021416D" w:rsidRDefault="0021416D" w:rsidP="0021416D">
      <w:pPr>
        <w:pStyle w:val="ListParagraph"/>
        <w:tabs>
          <w:tab w:val="right" w:pos="9639"/>
        </w:tabs>
        <w:spacing w:before="240" w:line="276" w:lineRule="auto"/>
        <w:ind w:left="1440"/>
        <w:rPr>
          <w:rFonts w:ascii="Arial" w:hAnsi="Arial" w:cs="Arial"/>
          <w:bCs/>
          <w:color w:val="000000"/>
        </w:rPr>
      </w:pPr>
    </w:p>
    <w:p w14:paraId="076B8FDE" w14:textId="447AFB15" w:rsidR="0021416D" w:rsidRDefault="0021416D" w:rsidP="0021416D">
      <w:pPr>
        <w:pStyle w:val="ListParagraph"/>
        <w:tabs>
          <w:tab w:val="right" w:pos="9639"/>
        </w:tabs>
        <w:spacing w:before="240" w:line="276" w:lineRule="auto"/>
        <w:ind w:left="1440"/>
        <w:rPr>
          <w:rFonts w:ascii="Arial" w:hAnsi="Arial" w:cs="Arial"/>
          <w:bCs/>
          <w:color w:val="000000"/>
        </w:rPr>
      </w:pPr>
    </w:p>
    <w:p w14:paraId="3CFF40C0" w14:textId="2763E3B6" w:rsidR="0021416D" w:rsidRDefault="0021416D" w:rsidP="0021416D">
      <w:pPr>
        <w:pStyle w:val="ListParagraph"/>
        <w:tabs>
          <w:tab w:val="right" w:pos="9639"/>
        </w:tabs>
        <w:spacing w:before="240" w:line="276" w:lineRule="auto"/>
        <w:ind w:left="1440"/>
        <w:rPr>
          <w:rFonts w:ascii="Arial" w:hAnsi="Arial" w:cs="Arial"/>
          <w:bCs/>
          <w:color w:val="000000"/>
        </w:rPr>
      </w:pPr>
    </w:p>
    <w:p w14:paraId="3E238E6A" w14:textId="77777777" w:rsidR="0021416D" w:rsidRDefault="0021416D" w:rsidP="0021416D">
      <w:pPr>
        <w:pStyle w:val="ListParagraph"/>
        <w:tabs>
          <w:tab w:val="right" w:pos="9639"/>
        </w:tabs>
        <w:spacing w:before="240" w:line="276" w:lineRule="auto"/>
        <w:ind w:left="1440"/>
        <w:rPr>
          <w:rFonts w:ascii="Arial" w:hAnsi="Arial" w:cs="Arial"/>
          <w:bCs/>
          <w:color w:val="000000"/>
        </w:rPr>
      </w:pPr>
    </w:p>
    <w:p w14:paraId="24D34F8D" w14:textId="69EDDF15" w:rsidR="00002357" w:rsidRDefault="00B43A06" w:rsidP="006B1486">
      <w:pPr>
        <w:pStyle w:val="ListParagraph"/>
        <w:numPr>
          <w:ilvl w:val="0"/>
          <w:numId w:val="17"/>
        </w:numPr>
        <w:tabs>
          <w:tab w:val="right" w:pos="9639"/>
        </w:tabs>
        <w:spacing w:before="240" w:line="276" w:lineRule="auto"/>
        <w:rPr>
          <w:rFonts w:ascii="Arial" w:hAnsi="Arial" w:cs="Arial"/>
          <w:bCs/>
          <w:color w:val="000000"/>
        </w:rPr>
      </w:pPr>
      <w:r>
        <w:rPr>
          <w:rFonts w:ascii="Arial" w:hAnsi="Arial" w:cs="Arial"/>
          <w:bCs/>
          <w:color w:val="000000"/>
        </w:rPr>
        <w:lastRenderedPageBreak/>
        <w:t>Complete the table below to identify the</w:t>
      </w:r>
      <w:r w:rsidR="0021416D">
        <w:rPr>
          <w:rFonts w:ascii="Arial" w:hAnsi="Arial" w:cs="Arial"/>
          <w:bCs/>
          <w:color w:val="000000"/>
        </w:rPr>
        <w:t xml:space="preserve"> specific</w:t>
      </w:r>
      <w:r w:rsidR="004B17FB">
        <w:rPr>
          <w:rFonts w:ascii="Arial" w:hAnsi="Arial" w:cs="Arial"/>
          <w:bCs/>
          <w:color w:val="000000"/>
        </w:rPr>
        <w:t xml:space="preserve"> type of</w:t>
      </w:r>
      <w:r>
        <w:rPr>
          <w:rFonts w:ascii="Arial" w:hAnsi="Arial" w:cs="Arial"/>
          <w:bCs/>
          <w:color w:val="000000"/>
        </w:rPr>
        <w:t xml:space="preserve"> joint illustrated and provide </w:t>
      </w:r>
      <w:r>
        <w:rPr>
          <w:rFonts w:ascii="Arial" w:hAnsi="Arial" w:cs="Arial"/>
          <w:b/>
          <w:color w:val="000000"/>
        </w:rPr>
        <w:t>one</w:t>
      </w:r>
      <w:r>
        <w:rPr>
          <w:rFonts w:ascii="Arial" w:hAnsi="Arial" w:cs="Arial"/>
          <w:bCs/>
          <w:color w:val="000000"/>
        </w:rPr>
        <w:t xml:space="preserve"> location for each.</w:t>
      </w:r>
    </w:p>
    <w:p w14:paraId="5074A2E5" w14:textId="74C54254" w:rsidR="00B43A06" w:rsidRDefault="00B43A06" w:rsidP="00B43A06">
      <w:pPr>
        <w:pStyle w:val="ListParagraph"/>
        <w:tabs>
          <w:tab w:val="right" w:pos="9639"/>
        </w:tabs>
        <w:spacing w:before="240" w:line="276" w:lineRule="auto"/>
        <w:ind w:left="1440"/>
        <w:rPr>
          <w:rFonts w:ascii="Arial" w:hAnsi="Arial" w:cs="Arial"/>
          <w:bCs/>
          <w:color w:val="000000"/>
        </w:rPr>
      </w:pPr>
      <w:r>
        <w:rPr>
          <w:rFonts w:ascii="Arial" w:hAnsi="Arial" w:cs="Arial"/>
          <w:bCs/>
          <w:color w:val="000000"/>
        </w:rPr>
        <w:tab/>
        <w:t>(4 marks)</w:t>
      </w:r>
    </w:p>
    <w:p w14:paraId="1E32710F" w14:textId="35BB9549" w:rsidR="00B43A06" w:rsidRDefault="00B43A06" w:rsidP="00B43A06">
      <w:pPr>
        <w:pStyle w:val="ListParagraph"/>
        <w:tabs>
          <w:tab w:val="right" w:pos="9639"/>
        </w:tabs>
        <w:spacing w:before="240" w:line="276" w:lineRule="auto"/>
        <w:ind w:left="1440"/>
        <w:rPr>
          <w:rFonts w:ascii="Arial" w:hAnsi="Arial" w:cs="Arial"/>
          <w:bCs/>
          <w:color w:val="000000"/>
        </w:rPr>
      </w:pPr>
    </w:p>
    <w:tbl>
      <w:tblPr>
        <w:tblStyle w:val="TableGrid"/>
        <w:tblW w:w="0" w:type="auto"/>
        <w:tblInd w:w="1413" w:type="dxa"/>
        <w:tblLayout w:type="fixed"/>
        <w:tblLook w:val="04A0" w:firstRow="1" w:lastRow="0" w:firstColumn="1" w:lastColumn="0" w:noHBand="0" w:noVBand="1"/>
      </w:tblPr>
      <w:tblGrid>
        <w:gridCol w:w="6237"/>
        <w:gridCol w:w="1366"/>
      </w:tblGrid>
      <w:tr w:rsidR="00B43A06" w:rsidRPr="00E80B1A" w14:paraId="72C15AC6" w14:textId="77777777" w:rsidTr="00B43A06">
        <w:tc>
          <w:tcPr>
            <w:tcW w:w="6237" w:type="dxa"/>
            <w:tcBorders>
              <w:top w:val="single" w:sz="4" w:space="0" w:color="auto"/>
              <w:left w:val="single" w:sz="4" w:space="0" w:color="auto"/>
              <w:bottom w:val="single" w:sz="4" w:space="0" w:color="auto"/>
              <w:right w:val="single" w:sz="4" w:space="0" w:color="auto"/>
            </w:tcBorders>
            <w:hideMark/>
          </w:tcPr>
          <w:p w14:paraId="54430BBD" w14:textId="77777777" w:rsidR="00B43A06" w:rsidRPr="00E80B1A" w:rsidRDefault="00B43A06" w:rsidP="009A0DC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B262E0C" w14:textId="77777777" w:rsidR="00B43A06" w:rsidRPr="00E80B1A" w:rsidRDefault="00B43A06" w:rsidP="009A0DC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B43A06" w:rsidRPr="00E80B1A" w14:paraId="475DCCB0" w14:textId="77777777" w:rsidTr="00B43A06">
        <w:trPr>
          <w:trHeight w:val="240"/>
        </w:trPr>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75EF8094" w14:textId="77777777" w:rsidR="00B43A06" w:rsidRDefault="00B43A06" w:rsidP="009A0DC1">
            <w:pPr>
              <w:pStyle w:val="ListParagraph"/>
              <w:spacing w:line="276" w:lineRule="auto"/>
              <w:ind w:left="0"/>
              <w:rPr>
                <w:rFonts w:ascii="Arial" w:hAnsi="Arial" w:cs="Arial"/>
                <w:color w:val="FF0000"/>
              </w:rPr>
            </w:pPr>
          </w:p>
          <w:tbl>
            <w:tblPr>
              <w:tblStyle w:val="TableGrid"/>
              <w:tblW w:w="0" w:type="auto"/>
              <w:tblInd w:w="0" w:type="dxa"/>
              <w:tblLayout w:type="fixed"/>
              <w:tblLook w:val="04A0" w:firstRow="1" w:lastRow="0" w:firstColumn="1" w:lastColumn="0" w:noHBand="0" w:noVBand="1"/>
            </w:tblPr>
            <w:tblGrid>
              <w:gridCol w:w="1857"/>
              <w:gridCol w:w="2077"/>
              <w:gridCol w:w="2077"/>
            </w:tblGrid>
            <w:tr w:rsidR="00B43A06" w14:paraId="2E251FAB" w14:textId="77777777" w:rsidTr="00B43A06">
              <w:tc>
                <w:tcPr>
                  <w:tcW w:w="1857" w:type="dxa"/>
                </w:tcPr>
                <w:p w14:paraId="429DE9F2" w14:textId="77777777" w:rsidR="00B43A06" w:rsidRDefault="00B43A06" w:rsidP="009A0DC1">
                  <w:pPr>
                    <w:pStyle w:val="ListParagraph"/>
                    <w:spacing w:line="276" w:lineRule="auto"/>
                    <w:ind w:left="0"/>
                    <w:rPr>
                      <w:rFonts w:ascii="Arial" w:hAnsi="Arial" w:cs="Arial"/>
                      <w:color w:val="FF0000"/>
                    </w:rPr>
                  </w:pPr>
                </w:p>
              </w:tc>
              <w:tc>
                <w:tcPr>
                  <w:tcW w:w="2077" w:type="dxa"/>
                </w:tcPr>
                <w:p w14:paraId="3F24B797" w14:textId="6E6794AE" w:rsidR="00B43A06" w:rsidRDefault="00B43A06" w:rsidP="009A0DC1">
                  <w:pPr>
                    <w:pStyle w:val="ListParagraph"/>
                    <w:spacing w:line="276" w:lineRule="auto"/>
                    <w:ind w:left="0"/>
                    <w:rPr>
                      <w:rFonts w:ascii="Arial" w:hAnsi="Arial" w:cs="Arial"/>
                      <w:color w:val="FF0000"/>
                    </w:rPr>
                  </w:pPr>
                  <w:r>
                    <w:object w:dxaOrig="2970" w:dyaOrig="2170" w14:anchorId="5ACE0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75pt" o:ole="">
                        <v:imagedata r:id="rId27" o:title=""/>
                      </v:shape>
                      <o:OLEObject Type="Embed" ProgID="PBrush" ShapeID="_x0000_i1025" DrawAspect="Content" ObjectID="_1675252418" r:id="rId28"/>
                    </w:object>
                  </w:r>
                </w:p>
              </w:tc>
              <w:tc>
                <w:tcPr>
                  <w:tcW w:w="2077" w:type="dxa"/>
                </w:tcPr>
                <w:p w14:paraId="7EA4020E" w14:textId="112E09B7" w:rsidR="00B43A06" w:rsidRDefault="00B43A06" w:rsidP="00B43A06">
                  <w:pPr>
                    <w:pStyle w:val="ListParagraph"/>
                    <w:spacing w:line="276" w:lineRule="auto"/>
                    <w:ind w:left="0"/>
                    <w:jc w:val="center"/>
                    <w:rPr>
                      <w:rFonts w:ascii="Arial" w:hAnsi="Arial" w:cs="Arial"/>
                      <w:color w:val="FF0000"/>
                    </w:rPr>
                  </w:pPr>
                  <w:r>
                    <w:object w:dxaOrig="1310" w:dyaOrig="2370" w14:anchorId="7726F47E">
                      <v:shape id="_x0000_i1026" type="#_x0000_t75" style="width:45.75pt;height:83.25pt" o:ole="">
                        <v:imagedata r:id="rId29" o:title=""/>
                      </v:shape>
                      <o:OLEObject Type="Embed" ProgID="PBrush" ShapeID="_x0000_i1026" DrawAspect="Content" ObjectID="_1675252419" r:id="rId30"/>
                    </w:object>
                  </w:r>
                </w:p>
              </w:tc>
            </w:tr>
            <w:tr w:rsidR="00B43A06" w14:paraId="6159B177" w14:textId="77777777" w:rsidTr="00B43A06">
              <w:tc>
                <w:tcPr>
                  <w:tcW w:w="1857" w:type="dxa"/>
                </w:tcPr>
                <w:p w14:paraId="613CA97A" w14:textId="6C169864" w:rsidR="00B43A06" w:rsidRPr="00B43A06" w:rsidRDefault="00B43A06" w:rsidP="009A0DC1">
                  <w:pPr>
                    <w:pStyle w:val="ListParagraph"/>
                    <w:spacing w:line="276" w:lineRule="auto"/>
                    <w:ind w:left="0"/>
                    <w:rPr>
                      <w:rFonts w:ascii="Arial" w:hAnsi="Arial" w:cs="Arial"/>
                    </w:rPr>
                  </w:pPr>
                  <w:r w:rsidRPr="00B43A06">
                    <w:rPr>
                      <w:rFonts w:ascii="Arial" w:hAnsi="Arial" w:cs="Arial"/>
                    </w:rPr>
                    <w:t>Type of joint:</w:t>
                  </w:r>
                </w:p>
              </w:tc>
              <w:tc>
                <w:tcPr>
                  <w:tcW w:w="2077" w:type="dxa"/>
                </w:tcPr>
                <w:p w14:paraId="6F3E9CA9" w14:textId="48978475" w:rsidR="00B43A06" w:rsidRPr="00B43A06" w:rsidRDefault="00B43A06" w:rsidP="00B43A06">
                  <w:pPr>
                    <w:pStyle w:val="ListParagraph"/>
                    <w:spacing w:line="276" w:lineRule="auto"/>
                    <w:ind w:left="0"/>
                    <w:jc w:val="center"/>
                    <w:rPr>
                      <w:rFonts w:ascii="Arial" w:hAnsi="Arial" w:cs="Arial"/>
                      <w:color w:val="FF0000"/>
                    </w:rPr>
                  </w:pPr>
                  <w:r>
                    <w:rPr>
                      <w:rFonts w:ascii="Arial" w:hAnsi="Arial" w:cs="Arial"/>
                      <w:color w:val="FF0000"/>
                    </w:rPr>
                    <w:t>Saddle</w:t>
                  </w:r>
                </w:p>
              </w:tc>
              <w:tc>
                <w:tcPr>
                  <w:tcW w:w="2077" w:type="dxa"/>
                </w:tcPr>
                <w:p w14:paraId="500CFC73" w14:textId="6D7985DC" w:rsidR="00B43A06" w:rsidRPr="00B43A06" w:rsidRDefault="00B43A06" w:rsidP="00B43A06">
                  <w:pPr>
                    <w:pStyle w:val="ListParagraph"/>
                    <w:spacing w:line="276" w:lineRule="auto"/>
                    <w:ind w:left="0"/>
                    <w:jc w:val="center"/>
                    <w:rPr>
                      <w:rFonts w:ascii="Arial" w:hAnsi="Arial" w:cs="Arial"/>
                      <w:color w:val="FF0000"/>
                    </w:rPr>
                  </w:pPr>
                  <w:r>
                    <w:rPr>
                      <w:rFonts w:ascii="Arial" w:hAnsi="Arial" w:cs="Arial"/>
                      <w:color w:val="FF0000"/>
                    </w:rPr>
                    <w:t>Hinge</w:t>
                  </w:r>
                </w:p>
              </w:tc>
            </w:tr>
            <w:tr w:rsidR="00B43A06" w14:paraId="002A892A" w14:textId="77777777" w:rsidTr="00B43A06">
              <w:tc>
                <w:tcPr>
                  <w:tcW w:w="1857" w:type="dxa"/>
                </w:tcPr>
                <w:p w14:paraId="37F1DBF7" w14:textId="1A97C63F" w:rsidR="00B43A06" w:rsidRPr="00B43A06" w:rsidRDefault="00B43A06" w:rsidP="009A0DC1">
                  <w:pPr>
                    <w:pStyle w:val="ListParagraph"/>
                    <w:spacing w:line="276" w:lineRule="auto"/>
                    <w:ind w:left="0"/>
                    <w:rPr>
                      <w:rFonts w:ascii="Arial" w:hAnsi="Arial" w:cs="Arial"/>
                    </w:rPr>
                  </w:pPr>
                  <w:r w:rsidRPr="00B43A06">
                    <w:rPr>
                      <w:rFonts w:ascii="Arial" w:hAnsi="Arial" w:cs="Arial"/>
                    </w:rPr>
                    <w:t>Location</w:t>
                  </w:r>
                  <w:r>
                    <w:rPr>
                      <w:rFonts w:ascii="Arial" w:hAnsi="Arial" w:cs="Arial"/>
                    </w:rPr>
                    <w:t xml:space="preserve"> of joint</w:t>
                  </w:r>
                  <w:r w:rsidRPr="00B43A06">
                    <w:rPr>
                      <w:rFonts w:ascii="Arial" w:hAnsi="Arial" w:cs="Arial"/>
                    </w:rPr>
                    <w:t>:</w:t>
                  </w:r>
                </w:p>
              </w:tc>
              <w:tc>
                <w:tcPr>
                  <w:tcW w:w="2077" w:type="dxa"/>
                </w:tcPr>
                <w:p w14:paraId="54905471" w14:textId="6A2ACBCC" w:rsidR="00B43A06" w:rsidRPr="00B43A06" w:rsidRDefault="00B43A06" w:rsidP="00B43A06">
                  <w:pPr>
                    <w:pStyle w:val="ListParagraph"/>
                    <w:spacing w:line="276" w:lineRule="auto"/>
                    <w:ind w:left="0"/>
                    <w:jc w:val="center"/>
                    <w:rPr>
                      <w:rFonts w:ascii="Arial" w:hAnsi="Arial" w:cs="Arial"/>
                      <w:color w:val="FF0000"/>
                    </w:rPr>
                  </w:pPr>
                  <w:r>
                    <w:rPr>
                      <w:rFonts w:ascii="Arial" w:hAnsi="Arial" w:cs="Arial"/>
                      <w:color w:val="FF0000"/>
                    </w:rPr>
                    <w:t>Thumb</w:t>
                  </w:r>
                </w:p>
              </w:tc>
              <w:tc>
                <w:tcPr>
                  <w:tcW w:w="2077" w:type="dxa"/>
                </w:tcPr>
                <w:p w14:paraId="73F888C7" w14:textId="77777777" w:rsidR="00CF3342" w:rsidRDefault="00B43A06" w:rsidP="00B43A06">
                  <w:pPr>
                    <w:pStyle w:val="ListParagraph"/>
                    <w:spacing w:line="276" w:lineRule="auto"/>
                    <w:ind w:left="0"/>
                    <w:jc w:val="center"/>
                    <w:rPr>
                      <w:rFonts w:ascii="Arial" w:hAnsi="Arial" w:cs="Arial"/>
                      <w:color w:val="FF0000"/>
                    </w:rPr>
                  </w:pPr>
                  <w:r>
                    <w:rPr>
                      <w:rFonts w:ascii="Arial" w:hAnsi="Arial" w:cs="Arial"/>
                      <w:color w:val="FF0000"/>
                    </w:rPr>
                    <w:t>Elbow/knee/ankle</w:t>
                  </w:r>
                  <w:r w:rsidR="00CF3342">
                    <w:rPr>
                      <w:rFonts w:ascii="Arial" w:hAnsi="Arial" w:cs="Arial"/>
                      <w:color w:val="FF0000"/>
                    </w:rPr>
                    <w:t>/</w:t>
                  </w:r>
                </w:p>
                <w:p w14:paraId="4004585B" w14:textId="22F389C1" w:rsidR="00B43A06" w:rsidRPr="00B43A06" w:rsidRDefault="00CF3342" w:rsidP="00B43A06">
                  <w:pPr>
                    <w:pStyle w:val="ListParagraph"/>
                    <w:spacing w:line="276" w:lineRule="auto"/>
                    <w:ind w:left="0"/>
                    <w:jc w:val="center"/>
                    <w:rPr>
                      <w:rFonts w:ascii="Arial" w:hAnsi="Arial" w:cs="Arial"/>
                      <w:color w:val="FF0000"/>
                    </w:rPr>
                  </w:pPr>
                  <w:r>
                    <w:rPr>
                      <w:rFonts w:ascii="Arial" w:hAnsi="Arial" w:cs="Arial"/>
                      <w:color w:val="FF0000"/>
                    </w:rPr>
                    <w:t>fingers/toes</w:t>
                  </w:r>
                </w:p>
              </w:tc>
            </w:tr>
          </w:tbl>
          <w:p w14:paraId="7EC444A7" w14:textId="176CD4B6" w:rsidR="00B43A06" w:rsidRDefault="00B43A06" w:rsidP="009A0DC1">
            <w:pPr>
              <w:pStyle w:val="ListParagraph"/>
              <w:spacing w:line="276" w:lineRule="auto"/>
              <w:ind w:left="0"/>
              <w:rPr>
                <w:rFonts w:ascii="Arial" w:hAnsi="Arial" w:cs="Arial"/>
                <w:color w:val="FF0000"/>
              </w:rPr>
            </w:pP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4A8ABC12" w14:textId="3F609D28" w:rsidR="00B43A06" w:rsidRDefault="00B43A06" w:rsidP="009A0DC1">
            <w:pPr>
              <w:pStyle w:val="ListParagraph"/>
              <w:spacing w:line="276" w:lineRule="auto"/>
              <w:ind w:left="0"/>
              <w:jc w:val="center"/>
              <w:rPr>
                <w:rFonts w:ascii="Arial" w:hAnsi="Arial" w:cs="Arial"/>
                <w:color w:val="FF0000"/>
              </w:rPr>
            </w:pPr>
            <w:r>
              <w:rPr>
                <w:rFonts w:ascii="Arial" w:hAnsi="Arial" w:cs="Arial"/>
                <w:color w:val="FF0000"/>
              </w:rPr>
              <w:t>1-4</w:t>
            </w:r>
          </w:p>
        </w:tc>
      </w:tr>
      <w:tr w:rsidR="00B43A06" w:rsidRPr="00E80B1A" w14:paraId="6D805DF0" w14:textId="77777777" w:rsidTr="00B43A06">
        <w:tc>
          <w:tcPr>
            <w:tcW w:w="6237" w:type="dxa"/>
            <w:tcBorders>
              <w:top w:val="single" w:sz="4" w:space="0" w:color="auto"/>
              <w:left w:val="single" w:sz="4" w:space="0" w:color="auto"/>
              <w:bottom w:val="single" w:sz="4" w:space="0" w:color="auto"/>
              <w:right w:val="single" w:sz="4" w:space="0" w:color="auto"/>
            </w:tcBorders>
            <w:hideMark/>
          </w:tcPr>
          <w:p w14:paraId="74826715" w14:textId="77777777" w:rsidR="00B43A06" w:rsidRPr="00E80B1A" w:rsidRDefault="00B43A06" w:rsidP="009A0DC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9B98717" w14:textId="54A1CBB2" w:rsidR="00B43A06" w:rsidRPr="00E80B1A" w:rsidRDefault="00CF3342" w:rsidP="009A0DC1">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785AF3AC" w14:textId="0178C63B" w:rsidR="00B43A06" w:rsidRDefault="00B43A06" w:rsidP="00B43A06">
      <w:pPr>
        <w:pStyle w:val="ListParagraph"/>
        <w:tabs>
          <w:tab w:val="right" w:pos="9639"/>
        </w:tabs>
        <w:spacing w:before="240" w:line="276" w:lineRule="auto"/>
        <w:ind w:left="1440"/>
        <w:rPr>
          <w:rFonts w:ascii="Arial" w:hAnsi="Arial" w:cs="Arial"/>
          <w:bCs/>
          <w:color w:val="000000"/>
        </w:rPr>
      </w:pPr>
    </w:p>
    <w:p w14:paraId="115966EE" w14:textId="2DCE735B" w:rsidR="00B75FAE" w:rsidRDefault="00B75FAE" w:rsidP="00B43A06">
      <w:pPr>
        <w:pStyle w:val="ListParagraph"/>
        <w:tabs>
          <w:tab w:val="right" w:pos="9639"/>
        </w:tabs>
        <w:spacing w:before="240" w:line="276" w:lineRule="auto"/>
        <w:ind w:left="1440"/>
        <w:rPr>
          <w:rFonts w:ascii="Arial" w:hAnsi="Arial" w:cs="Arial"/>
          <w:bCs/>
          <w:color w:val="000000"/>
        </w:rPr>
      </w:pPr>
    </w:p>
    <w:p w14:paraId="642C468E" w14:textId="119BABA3" w:rsidR="00B75FAE" w:rsidRDefault="00B75FAE" w:rsidP="00B43A06">
      <w:pPr>
        <w:pStyle w:val="ListParagraph"/>
        <w:tabs>
          <w:tab w:val="right" w:pos="9639"/>
        </w:tabs>
        <w:spacing w:before="240" w:line="276" w:lineRule="auto"/>
        <w:ind w:left="1440"/>
        <w:rPr>
          <w:rFonts w:ascii="Arial" w:hAnsi="Arial" w:cs="Arial"/>
          <w:bCs/>
          <w:color w:val="000000"/>
        </w:rPr>
      </w:pPr>
    </w:p>
    <w:p w14:paraId="1C14598B" w14:textId="53BBEE5B" w:rsidR="00B75FAE" w:rsidRDefault="00B75FAE" w:rsidP="00B43A06">
      <w:pPr>
        <w:pStyle w:val="ListParagraph"/>
        <w:tabs>
          <w:tab w:val="right" w:pos="9639"/>
        </w:tabs>
        <w:spacing w:before="240" w:line="276" w:lineRule="auto"/>
        <w:ind w:left="1440"/>
        <w:rPr>
          <w:rFonts w:ascii="Arial" w:hAnsi="Arial" w:cs="Arial"/>
          <w:bCs/>
          <w:color w:val="000000"/>
        </w:rPr>
      </w:pPr>
    </w:p>
    <w:p w14:paraId="6BB3F01F" w14:textId="710FD802" w:rsidR="00B75FAE" w:rsidRDefault="00B75FAE" w:rsidP="00B43A06">
      <w:pPr>
        <w:pStyle w:val="ListParagraph"/>
        <w:tabs>
          <w:tab w:val="right" w:pos="9639"/>
        </w:tabs>
        <w:spacing w:before="240" w:line="276" w:lineRule="auto"/>
        <w:ind w:left="1440"/>
        <w:rPr>
          <w:rFonts w:ascii="Arial" w:hAnsi="Arial" w:cs="Arial"/>
          <w:bCs/>
          <w:color w:val="000000"/>
        </w:rPr>
      </w:pPr>
    </w:p>
    <w:p w14:paraId="07DEC395" w14:textId="0801F28A" w:rsidR="00B75FAE" w:rsidRDefault="00B75FAE" w:rsidP="00B43A06">
      <w:pPr>
        <w:pStyle w:val="ListParagraph"/>
        <w:tabs>
          <w:tab w:val="right" w:pos="9639"/>
        </w:tabs>
        <w:spacing w:before="240" w:line="276" w:lineRule="auto"/>
        <w:ind w:left="1440"/>
        <w:rPr>
          <w:rFonts w:ascii="Arial" w:hAnsi="Arial" w:cs="Arial"/>
          <w:bCs/>
          <w:color w:val="000000"/>
        </w:rPr>
      </w:pPr>
    </w:p>
    <w:p w14:paraId="4DC24F94" w14:textId="77777777" w:rsidR="00B75FAE" w:rsidRDefault="00B75FAE" w:rsidP="00B43A06">
      <w:pPr>
        <w:pStyle w:val="ListParagraph"/>
        <w:tabs>
          <w:tab w:val="right" w:pos="9639"/>
        </w:tabs>
        <w:spacing w:before="240" w:line="276" w:lineRule="auto"/>
        <w:ind w:left="1440"/>
        <w:rPr>
          <w:rFonts w:ascii="Arial" w:hAnsi="Arial" w:cs="Arial"/>
          <w:bCs/>
          <w:color w:val="000000"/>
        </w:rPr>
      </w:pPr>
    </w:p>
    <w:p w14:paraId="2A2FB962" w14:textId="77777777" w:rsidR="00CF3342" w:rsidRPr="00B43A06" w:rsidRDefault="00CF3342" w:rsidP="00CF3342">
      <w:pPr>
        <w:pStyle w:val="ListParagraph"/>
        <w:tabs>
          <w:tab w:val="right" w:pos="9639"/>
        </w:tabs>
        <w:spacing w:before="240" w:line="276" w:lineRule="auto"/>
        <w:ind w:left="1440"/>
        <w:rPr>
          <w:rFonts w:ascii="Arial" w:hAnsi="Arial" w:cs="Arial"/>
          <w:bCs/>
          <w:color w:val="000000"/>
        </w:rPr>
      </w:pPr>
    </w:p>
    <w:p w14:paraId="0D480B2B" w14:textId="77777777" w:rsidR="00D5231C" w:rsidRDefault="00D5231C" w:rsidP="009C61C9">
      <w:pPr>
        <w:tabs>
          <w:tab w:val="right" w:pos="9639"/>
        </w:tabs>
        <w:spacing w:before="240" w:line="276" w:lineRule="auto"/>
        <w:ind w:left="567" w:hanging="567"/>
        <w:rPr>
          <w:rFonts w:ascii="Arial" w:hAnsi="Arial" w:cs="Arial"/>
          <w:b/>
          <w:color w:val="000000"/>
        </w:rPr>
      </w:pPr>
    </w:p>
    <w:p w14:paraId="198EF7A3" w14:textId="77777777" w:rsidR="00D5231C" w:rsidRDefault="00D5231C" w:rsidP="009C61C9">
      <w:pPr>
        <w:tabs>
          <w:tab w:val="right" w:pos="9639"/>
        </w:tabs>
        <w:spacing w:before="240" w:line="276" w:lineRule="auto"/>
        <w:ind w:left="567" w:hanging="567"/>
        <w:rPr>
          <w:rFonts w:ascii="Arial" w:hAnsi="Arial" w:cs="Arial"/>
          <w:b/>
          <w:color w:val="000000"/>
        </w:rPr>
      </w:pPr>
    </w:p>
    <w:p w14:paraId="64DBBA7C" w14:textId="0294DBDD" w:rsidR="00D5231C" w:rsidRDefault="0021552F" w:rsidP="0021552F">
      <w:pPr>
        <w:tabs>
          <w:tab w:val="right" w:pos="9639"/>
        </w:tabs>
        <w:spacing w:before="240" w:line="276" w:lineRule="auto"/>
        <w:ind w:left="567" w:hanging="567"/>
        <w:jc w:val="center"/>
        <w:rPr>
          <w:rFonts w:ascii="Arial" w:hAnsi="Arial" w:cs="Arial"/>
          <w:b/>
          <w:color w:val="000000"/>
        </w:rPr>
      </w:pPr>
      <w:r>
        <w:rPr>
          <w:rFonts w:ascii="Arial" w:hAnsi="Arial" w:cs="Arial"/>
          <w:b/>
          <w:color w:val="000000"/>
        </w:rPr>
        <w:t>End of Section Two</w:t>
      </w:r>
    </w:p>
    <w:p w14:paraId="4EF893CF" w14:textId="77777777" w:rsidR="00D5231C" w:rsidRDefault="00D5231C" w:rsidP="009C61C9">
      <w:pPr>
        <w:tabs>
          <w:tab w:val="right" w:pos="9639"/>
        </w:tabs>
        <w:spacing w:before="240" w:line="276" w:lineRule="auto"/>
        <w:ind w:left="567" w:hanging="567"/>
        <w:rPr>
          <w:rFonts w:ascii="Arial" w:hAnsi="Arial" w:cs="Arial"/>
          <w:b/>
          <w:color w:val="000000"/>
        </w:rPr>
      </w:pPr>
    </w:p>
    <w:p w14:paraId="301B3BAF" w14:textId="727B2295" w:rsidR="00D5231C" w:rsidRDefault="00D5231C" w:rsidP="009C61C9">
      <w:pPr>
        <w:tabs>
          <w:tab w:val="right" w:pos="9639"/>
        </w:tabs>
        <w:spacing w:before="240" w:line="276" w:lineRule="auto"/>
        <w:ind w:left="567" w:hanging="567"/>
        <w:rPr>
          <w:rFonts w:ascii="Arial" w:hAnsi="Arial" w:cs="Arial"/>
          <w:b/>
          <w:color w:val="000000"/>
        </w:rPr>
      </w:pPr>
    </w:p>
    <w:p w14:paraId="78EA9CA5" w14:textId="393856C9" w:rsidR="00BC4C68" w:rsidRDefault="00BC4C68" w:rsidP="009C61C9">
      <w:pPr>
        <w:tabs>
          <w:tab w:val="right" w:pos="9639"/>
        </w:tabs>
        <w:spacing w:before="240" w:line="276" w:lineRule="auto"/>
        <w:ind w:left="567" w:hanging="567"/>
        <w:rPr>
          <w:rFonts w:ascii="Arial" w:hAnsi="Arial" w:cs="Arial"/>
          <w:b/>
          <w:color w:val="000000"/>
        </w:rPr>
      </w:pPr>
    </w:p>
    <w:p w14:paraId="41663E34" w14:textId="0A6D1AEC" w:rsidR="00B75FAE" w:rsidRDefault="00B75FAE" w:rsidP="009C61C9">
      <w:pPr>
        <w:tabs>
          <w:tab w:val="right" w:pos="9639"/>
        </w:tabs>
        <w:spacing w:before="240" w:line="276" w:lineRule="auto"/>
        <w:ind w:left="567" w:hanging="567"/>
        <w:rPr>
          <w:rFonts w:ascii="Arial" w:hAnsi="Arial" w:cs="Arial"/>
          <w:b/>
          <w:color w:val="000000"/>
        </w:rPr>
      </w:pPr>
    </w:p>
    <w:p w14:paraId="16AE94E5" w14:textId="4292E1C5" w:rsidR="00B75FAE" w:rsidRDefault="00B75FAE" w:rsidP="009C61C9">
      <w:pPr>
        <w:tabs>
          <w:tab w:val="right" w:pos="9639"/>
        </w:tabs>
        <w:spacing w:before="240" w:line="276" w:lineRule="auto"/>
        <w:ind w:left="567" w:hanging="567"/>
        <w:rPr>
          <w:rFonts w:ascii="Arial" w:hAnsi="Arial" w:cs="Arial"/>
          <w:b/>
          <w:color w:val="000000"/>
        </w:rPr>
      </w:pPr>
    </w:p>
    <w:p w14:paraId="17EC0E79" w14:textId="55F3EB82" w:rsidR="00B75FAE" w:rsidRDefault="00B75FAE" w:rsidP="009C61C9">
      <w:pPr>
        <w:tabs>
          <w:tab w:val="right" w:pos="9639"/>
        </w:tabs>
        <w:spacing w:before="240" w:line="276" w:lineRule="auto"/>
        <w:ind w:left="567" w:hanging="567"/>
        <w:rPr>
          <w:rFonts w:ascii="Arial" w:hAnsi="Arial" w:cs="Arial"/>
          <w:b/>
          <w:color w:val="000000"/>
        </w:rPr>
      </w:pPr>
    </w:p>
    <w:p w14:paraId="099EB2DF" w14:textId="2840C3EB" w:rsidR="00B75FAE" w:rsidRDefault="00B75FAE" w:rsidP="009C61C9">
      <w:pPr>
        <w:tabs>
          <w:tab w:val="right" w:pos="9639"/>
        </w:tabs>
        <w:spacing w:before="240" w:line="276" w:lineRule="auto"/>
        <w:ind w:left="567" w:hanging="567"/>
        <w:rPr>
          <w:rFonts w:ascii="Arial" w:hAnsi="Arial" w:cs="Arial"/>
          <w:b/>
          <w:color w:val="000000"/>
        </w:rPr>
      </w:pPr>
    </w:p>
    <w:p w14:paraId="57A8DCF8" w14:textId="043204B1" w:rsidR="00B75FAE" w:rsidRDefault="00B75FAE" w:rsidP="009C61C9">
      <w:pPr>
        <w:tabs>
          <w:tab w:val="right" w:pos="9639"/>
        </w:tabs>
        <w:spacing w:before="240" w:line="276" w:lineRule="auto"/>
        <w:ind w:left="567" w:hanging="567"/>
        <w:rPr>
          <w:rFonts w:ascii="Arial" w:hAnsi="Arial" w:cs="Arial"/>
          <w:b/>
          <w:color w:val="000000"/>
        </w:rPr>
      </w:pPr>
    </w:p>
    <w:p w14:paraId="0DEAB1AD" w14:textId="7FAEF63C" w:rsidR="00B75FAE" w:rsidRDefault="00B75FAE" w:rsidP="009C61C9">
      <w:pPr>
        <w:tabs>
          <w:tab w:val="right" w:pos="9639"/>
        </w:tabs>
        <w:spacing w:before="240" w:line="276" w:lineRule="auto"/>
        <w:ind w:left="567" w:hanging="567"/>
        <w:rPr>
          <w:rFonts w:ascii="Arial" w:hAnsi="Arial" w:cs="Arial"/>
          <w:b/>
          <w:color w:val="000000"/>
        </w:rPr>
      </w:pPr>
    </w:p>
    <w:p w14:paraId="287A979F" w14:textId="1FCD81AB" w:rsidR="009C61C9" w:rsidRPr="00F60E51" w:rsidRDefault="009C61C9" w:rsidP="009C61C9">
      <w:pPr>
        <w:tabs>
          <w:tab w:val="right" w:pos="9639"/>
        </w:tabs>
        <w:spacing w:before="240" w:line="276" w:lineRule="auto"/>
        <w:ind w:left="567" w:hanging="567"/>
        <w:rPr>
          <w:rFonts w:ascii="Arial" w:hAnsi="Arial" w:cs="Arial"/>
          <w:b/>
          <w:color w:val="000000"/>
        </w:rPr>
      </w:pPr>
      <w:r>
        <w:rPr>
          <w:rFonts w:ascii="Arial" w:hAnsi="Arial" w:cs="Arial"/>
          <w:b/>
          <w:color w:val="000000"/>
        </w:rPr>
        <w:lastRenderedPageBreak/>
        <w:t>S</w:t>
      </w:r>
      <w:r w:rsidRPr="00F60E51">
        <w:rPr>
          <w:rFonts w:ascii="Arial" w:hAnsi="Arial" w:cs="Arial"/>
          <w:b/>
          <w:color w:val="000000"/>
        </w:rPr>
        <w:t>ection Three:  Extended answer</w:t>
      </w:r>
      <w:r w:rsidRPr="00F60E51">
        <w:rPr>
          <w:rFonts w:ascii="Arial" w:hAnsi="Arial" w:cs="Arial"/>
          <w:b/>
          <w:color w:val="000000"/>
        </w:rPr>
        <w:tab/>
        <w:t>20</w:t>
      </w:r>
      <w:r w:rsidRPr="00C91E84">
        <w:rPr>
          <w:rFonts w:ascii="Arial" w:hAnsi="Arial" w:cs="Arial"/>
          <w:b/>
          <w:color w:val="000000"/>
        </w:rPr>
        <w:t>% (</w:t>
      </w:r>
      <w:r>
        <w:rPr>
          <w:rFonts w:ascii="Arial" w:hAnsi="Arial" w:cs="Arial"/>
          <w:b/>
          <w:color w:val="000000"/>
        </w:rPr>
        <w:t>40</w:t>
      </w:r>
      <w:r w:rsidRPr="00C91E84">
        <w:rPr>
          <w:rFonts w:ascii="Arial" w:hAnsi="Arial" w:cs="Arial"/>
          <w:b/>
          <w:color w:val="000000"/>
        </w:rPr>
        <w:t xml:space="preserve"> Marks)</w:t>
      </w:r>
    </w:p>
    <w:p w14:paraId="0217671D" w14:textId="77777777" w:rsidR="009C61C9" w:rsidRDefault="009C61C9" w:rsidP="009C61C9">
      <w:pPr>
        <w:spacing w:before="240"/>
        <w:ind w:right="-7"/>
        <w:rPr>
          <w:rFonts w:ascii="Arial" w:hAnsi="Arial" w:cs="Times New Roman"/>
          <w:color w:val="000000"/>
        </w:rPr>
      </w:pPr>
      <w:r>
        <w:rPr>
          <w:rFonts w:ascii="Arial" w:hAnsi="Arial" w:cs="Times New Roman"/>
          <w:color w:val="000000"/>
        </w:rPr>
        <w:t xml:space="preserve">Section Three consists of </w:t>
      </w:r>
      <w:r>
        <w:rPr>
          <w:rFonts w:ascii="Arial" w:hAnsi="Arial" w:cs="Times New Roman"/>
          <w:b/>
          <w:bCs/>
          <w:color w:val="000000"/>
        </w:rPr>
        <w:t xml:space="preserve">four </w:t>
      </w:r>
      <w:r>
        <w:rPr>
          <w:rFonts w:ascii="Arial" w:hAnsi="Arial" w:cs="Times New Roman"/>
          <w:color w:val="000000"/>
        </w:rPr>
        <w:t>questions.</w:t>
      </w:r>
    </w:p>
    <w:p w14:paraId="56DB676D" w14:textId="030E4525" w:rsidR="009C61C9" w:rsidRPr="00676684" w:rsidRDefault="009C61C9" w:rsidP="009C61C9">
      <w:pPr>
        <w:spacing w:before="240"/>
        <w:ind w:right="-7"/>
      </w:pPr>
      <w:r w:rsidRPr="00D5231C">
        <w:rPr>
          <w:rFonts w:ascii="Arial" w:hAnsi="Arial" w:cs="Times New Roman"/>
          <w:color w:val="000000"/>
        </w:rPr>
        <w:t xml:space="preserve">Questions </w:t>
      </w:r>
      <w:r w:rsidR="00D5231C" w:rsidRPr="00D5231C">
        <w:rPr>
          <w:rFonts w:ascii="Arial" w:hAnsi="Arial" w:cs="Times New Roman"/>
          <w:color w:val="000000"/>
        </w:rPr>
        <w:t>38</w:t>
      </w:r>
      <w:r w:rsidRPr="00D5231C">
        <w:rPr>
          <w:rFonts w:ascii="Arial" w:hAnsi="Arial" w:cs="Times New Roman"/>
          <w:color w:val="000000"/>
        </w:rPr>
        <w:t xml:space="preserve"> and </w:t>
      </w:r>
      <w:r w:rsidR="00D5231C" w:rsidRPr="00D5231C">
        <w:rPr>
          <w:rFonts w:ascii="Arial" w:hAnsi="Arial" w:cs="Times New Roman"/>
          <w:color w:val="000000"/>
        </w:rPr>
        <w:t>39</w:t>
      </w:r>
      <w:r w:rsidRPr="00D5231C">
        <w:rPr>
          <w:rFonts w:ascii="Arial" w:hAnsi="Arial" w:cs="Times New Roman"/>
          <w:color w:val="000000"/>
        </w:rPr>
        <w:t xml:space="preserve"> are from Part 1. Question </w:t>
      </w:r>
      <w:r w:rsidR="00D5231C" w:rsidRPr="00D5231C">
        <w:rPr>
          <w:rFonts w:ascii="Arial" w:hAnsi="Arial" w:cs="Times New Roman"/>
          <w:color w:val="000000"/>
        </w:rPr>
        <w:t>40</w:t>
      </w:r>
      <w:r w:rsidRPr="00D5231C">
        <w:rPr>
          <w:rFonts w:ascii="Arial" w:hAnsi="Arial" w:cs="Times New Roman"/>
          <w:color w:val="000000"/>
        </w:rPr>
        <w:t xml:space="preserve"> and </w:t>
      </w:r>
      <w:r w:rsidR="00D5231C" w:rsidRPr="00D5231C">
        <w:rPr>
          <w:rFonts w:ascii="Arial" w:hAnsi="Arial" w:cs="Times New Roman"/>
          <w:color w:val="000000"/>
        </w:rPr>
        <w:t>41</w:t>
      </w:r>
      <w:r w:rsidRPr="00D5231C">
        <w:rPr>
          <w:rFonts w:ascii="Arial" w:hAnsi="Arial" w:cs="Times New Roman"/>
          <w:color w:val="000000"/>
        </w:rPr>
        <w:t xml:space="preserve"> are from Part 2. A</w:t>
      </w:r>
      <w:r w:rsidRPr="00D5231C">
        <w:rPr>
          <w:rFonts w:ascii="Arial" w:hAnsi="Arial" w:cs="Arial"/>
        </w:rPr>
        <w:t xml:space="preserve">nswer </w:t>
      </w:r>
      <w:r w:rsidRPr="00D5231C">
        <w:rPr>
          <w:rFonts w:ascii="Arial" w:hAnsi="Arial" w:cs="Arial"/>
          <w:b/>
        </w:rPr>
        <w:t xml:space="preserve">one </w:t>
      </w:r>
      <w:r w:rsidRPr="00D5231C">
        <w:rPr>
          <w:rFonts w:ascii="Arial" w:hAnsi="Arial" w:cs="Arial"/>
        </w:rPr>
        <w:t xml:space="preserve">question from Part 1 and </w:t>
      </w:r>
      <w:r w:rsidRPr="00D5231C">
        <w:rPr>
          <w:rFonts w:ascii="Arial" w:hAnsi="Arial" w:cs="Arial"/>
          <w:b/>
          <w:bCs/>
        </w:rPr>
        <w:t xml:space="preserve">one </w:t>
      </w:r>
      <w:r w:rsidRPr="00D5231C">
        <w:rPr>
          <w:rFonts w:ascii="Arial" w:hAnsi="Arial" w:cs="Arial"/>
        </w:rPr>
        <w:t>question from Part 2</w:t>
      </w:r>
      <w:r w:rsidRPr="00676684">
        <w:rPr>
          <w:rFonts w:ascii="Arial" w:hAnsi="Arial" w:cs="Arial"/>
        </w:rPr>
        <w:t>.</w:t>
      </w:r>
    </w:p>
    <w:p w14:paraId="3A1B9AAA" w14:textId="77777777" w:rsidR="009C61C9" w:rsidRPr="004B5932" w:rsidRDefault="009C61C9" w:rsidP="009C61C9">
      <w:pPr>
        <w:tabs>
          <w:tab w:val="left" w:pos="720"/>
        </w:tabs>
        <w:suppressAutoHyphens/>
        <w:spacing w:before="240"/>
        <w:rPr>
          <w:rFonts w:ascii="Arial" w:hAnsi="Arial" w:cs="Times New Roman"/>
          <w:color w:val="000000"/>
          <w:spacing w:val="-2"/>
        </w:rPr>
      </w:pPr>
      <w:r w:rsidRPr="004B5932">
        <w:rPr>
          <w:rFonts w:ascii="Arial" w:hAnsi="Arial" w:cs="Times New Roman"/>
          <w:color w:val="000000"/>
          <w:spacing w:val="-2"/>
        </w:rPr>
        <w:t xml:space="preserve">Use black or blue pen for this section. Only graphs and diagrams may be drawn in pencil. Responses can </w:t>
      </w:r>
      <w:proofErr w:type="gramStart"/>
      <w:r w:rsidRPr="004B5932">
        <w:rPr>
          <w:rFonts w:ascii="Arial" w:hAnsi="Arial" w:cs="Times New Roman"/>
          <w:color w:val="000000"/>
          <w:spacing w:val="-2"/>
        </w:rPr>
        <w:t>include:</w:t>
      </w:r>
      <w:proofErr w:type="gramEnd"/>
      <w:r w:rsidRPr="004B5932">
        <w:rPr>
          <w:rFonts w:ascii="Arial" w:hAnsi="Arial" w:cs="Times New Roman"/>
          <w:color w:val="000000"/>
          <w:spacing w:val="-2"/>
        </w:rPr>
        <w:t xml:space="preserve"> labelled diagrams with explanatory notes; lists of points with linking sentences; labelled tables and/or graphs; and/or annotated flow diagrams with introductory notes.</w:t>
      </w:r>
    </w:p>
    <w:p w14:paraId="500942F9" w14:textId="77777777" w:rsidR="009C61C9" w:rsidRPr="004B5932" w:rsidRDefault="009C61C9" w:rsidP="009C61C9">
      <w:pPr>
        <w:tabs>
          <w:tab w:val="left" w:pos="720"/>
        </w:tabs>
        <w:suppressAutoHyphens/>
        <w:spacing w:before="240"/>
        <w:rPr>
          <w:rFonts w:ascii="Arial" w:hAnsi="Arial" w:cs="Times New Roman"/>
          <w:color w:val="000000"/>
          <w:spacing w:val="-2"/>
        </w:rPr>
      </w:pPr>
      <w:r>
        <w:rPr>
          <w:rFonts w:ascii="Arial" w:hAnsi="Arial" w:cs="Times New Roman"/>
          <w:color w:val="000000"/>
          <w:spacing w:val="-2"/>
        </w:rPr>
        <w:t xml:space="preserve">Supplementary pages for planning/continuing your answers to questions are provided </w:t>
      </w:r>
      <w:r w:rsidRPr="004B5932">
        <w:rPr>
          <w:rFonts w:ascii="Arial" w:hAnsi="Arial" w:cs="Times New Roman"/>
          <w:color w:val="000000"/>
          <w:spacing w:val="-2"/>
        </w:rPr>
        <w:t>at the end of this Question/Answer booklet. If you use these pages</w:t>
      </w:r>
      <w:r>
        <w:rPr>
          <w:rFonts w:ascii="Arial" w:hAnsi="Arial" w:cs="Times New Roman"/>
          <w:color w:val="000000"/>
          <w:spacing w:val="-2"/>
        </w:rPr>
        <w:t xml:space="preserve"> to continue an answer</w:t>
      </w:r>
      <w:r w:rsidRPr="004B5932">
        <w:rPr>
          <w:rFonts w:ascii="Arial" w:hAnsi="Arial" w:cs="Times New Roman"/>
          <w:color w:val="000000"/>
          <w:spacing w:val="-2"/>
        </w:rPr>
        <w:t>, indicate at the original answer</w:t>
      </w:r>
      <w:r>
        <w:rPr>
          <w:rFonts w:ascii="Arial" w:hAnsi="Arial" w:cs="Times New Roman"/>
          <w:color w:val="000000"/>
          <w:spacing w:val="-2"/>
        </w:rPr>
        <w:t xml:space="preserve"> where the answer is continued, </w:t>
      </w:r>
      <w:proofErr w:type="gramStart"/>
      <w:r>
        <w:rPr>
          <w:rFonts w:ascii="Arial" w:hAnsi="Arial" w:cs="Times New Roman"/>
          <w:color w:val="000000"/>
          <w:spacing w:val="-2"/>
        </w:rPr>
        <w:t>i.e.</w:t>
      </w:r>
      <w:proofErr w:type="gramEnd"/>
      <w:r>
        <w:rPr>
          <w:rFonts w:ascii="Arial" w:hAnsi="Arial" w:cs="Times New Roman"/>
          <w:color w:val="000000"/>
          <w:spacing w:val="-2"/>
        </w:rPr>
        <w:t xml:space="preserve"> give the page number.</w:t>
      </w:r>
    </w:p>
    <w:p w14:paraId="0E5B34C9" w14:textId="77777777" w:rsidR="009C61C9" w:rsidRPr="004B5932" w:rsidRDefault="009C61C9" w:rsidP="009C61C9">
      <w:pPr>
        <w:pBdr>
          <w:bottom w:val="single" w:sz="6" w:space="1" w:color="auto"/>
        </w:pBdr>
        <w:tabs>
          <w:tab w:val="left" w:pos="720"/>
        </w:tabs>
        <w:spacing w:before="240"/>
        <w:outlineLvl w:val="0"/>
        <w:rPr>
          <w:rFonts w:ascii="Arial" w:hAnsi="Arial" w:cs="Times New Roman"/>
        </w:rPr>
      </w:pPr>
      <w:r w:rsidRPr="004B5932">
        <w:rPr>
          <w:rFonts w:ascii="Arial" w:hAnsi="Arial" w:cs="Times New Roman"/>
        </w:rPr>
        <w:t>Suggested working time: 50 minutes</w:t>
      </w:r>
      <w:r>
        <w:rPr>
          <w:rFonts w:ascii="Arial" w:hAnsi="Arial" w:cs="Times New Roman"/>
        </w:rPr>
        <w:t>.</w:t>
      </w:r>
      <w:r w:rsidRPr="004B5932">
        <w:rPr>
          <w:rFonts w:ascii="Arial" w:hAnsi="Arial" w:cs="Times New Roman"/>
        </w:rPr>
        <w:tab/>
      </w:r>
    </w:p>
    <w:p w14:paraId="5C04ACD4" w14:textId="77777777" w:rsidR="009C61C9" w:rsidRPr="0034186E" w:rsidRDefault="009C61C9" w:rsidP="009C61C9">
      <w:pPr>
        <w:ind w:right="-7"/>
        <w:rPr>
          <w:rFonts w:ascii="Arial" w:hAnsi="Arial" w:cs="Arial"/>
          <w:b/>
          <w:bCs/>
        </w:rPr>
      </w:pPr>
      <w:r>
        <w:rPr>
          <w:rFonts w:ascii="Arial" w:hAnsi="Arial" w:cs="Arial"/>
          <w:b/>
          <w:bCs/>
        </w:rPr>
        <w:t>Part</w:t>
      </w:r>
      <w:r w:rsidRPr="001757B8">
        <w:rPr>
          <w:rFonts w:ascii="Arial" w:hAnsi="Arial" w:cs="Arial"/>
          <w:b/>
          <w:bCs/>
        </w:rPr>
        <w:t xml:space="preserve"> 1</w:t>
      </w:r>
    </w:p>
    <w:p w14:paraId="3A67287E" w14:textId="0FD7E581" w:rsidR="009C61C9" w:rsidRPr="0034186E" w:rsidRDefault="009C61C9" w:rsidP="009C61C9">
      <w:pPr>
        <w:ind w:right="-7"/>
        <w:rPr>
          <w:rFonts w:ascii="Arial" w:hAnsi="Arial" w:cs="Arial"/>
        </w:rPr>
      </w:pPr>
      <w:r w:rsidRPr="00D5231C">
        <w:rPr>
          <w:rFonts w:ascii="Arial" w:hAnsi="Arial" w:cs="Arial"/>
        </w:rPr>
        <w:t xml:space="preserve">Choose </w:t>
      </w:r>
      <w:r w:rsidRPr="00D5231C">
        <w:rPr>
          <w:rFonts w:ascii="Arial" w:hAnsi="Arial" w:cs="Arial"/>
          <w:b/>
        </w:rPr>
        <w:t>either</w:t>
      </w:r>
      <w:r w:rsidRPr="00D5231C">
        <w:rPr>
          <w:rFonts w:ascii="Arial" w:hAnsi="Arial" w:cs="Arial"/>
        </w:rPr>
        <w:t xml:space="preserve"> Question </w:t>
      </w:r>
      <w:r w:rsidR="00D5231C" w:rsidRPr="00D5231C">
        <w:rPr>
          <w:rFonts w:ascii="Arial" w:hAnsi="Arial" w:cs="Arial"/>
        </w:rPr>
        <w:t>38</w:t>
      </w:r>
      <w:r w:rsidRPr="00D5231C">
        <w:rPr>
          <w:rFonts w:ascii="Arial" w:hAnsi="Arial" w:cs="Arial"/>
        </w:rPr>
        <w:t xml:space="preserve"> </w:t>
      </w:r>
      <w:r w:rsidRPr="00D5231C">
        <w:rPr>
          <w:rFonts w:ascii="Arial" w:hAnsi="Arial" w:cs="Arial"/>
          <w:b/>
        </w:rPr>
        <w:t>or</w:t>
      </w:r>
      <w:r w:rsidRPr="00D5231C">
        <w:rPr>
          <w:rFonts w:ascii="Arial" w:hAnsi="Arial" w:cs="Arial"/>
        </w:rPr>
        <w:t xml:space="preserve"> Question </w:t>
      </w:r>
      <w:r w:rsidR="00D5231C" w:rsidRPr="00D5231C">
        <w:rPr>
          <w:rFonts w:ascii="Arial" w:hAnsi="Arial" w:cs="Arial"/>
        </w:rPr>
        <w:t>39</w:t>
      </w:r>
      <w:r w:rsidRPr="00D5231C">
        <w:rPr>
          <w:rFonts w:ascii="Arial" w:hAnsi="Arial" w:cs="Arial"/>
        </w:rPr>
        <w:t>.</w:t>
      </w:r>
    </w:p>
    <w:p w14:paraId="22893DB2" w14:textId="5C9A6ABE" w:rsidR="009C61C9" w:rsidRPr="004B5932" w:rsidRDefault="009C61C9" w:rsidP="009C61C9">
      <w:pPr>
        <w:pBdr>
          <w:bottom w:val="single" w:sz="6" w:space="1" w:color="auto"/>
        </w:pBdr>
        <w:ind w:right="-7"/>
        <w:rPr>
          <w:rFonts w:ascii="Arial" w:hAnsi="Arial" w:cs="Arial"/>
        </w:rPr>
      </w:pPr>
      <w:r w:rsidRPr="0034186E">
        <w:rPr>
          <w:rFonts w:ascii="Arial" w:hAnsi="Arial" w:cs="Arial"/>
        </w:rPr>
        <w:t>Indicate the question you will answer by ticking the box next to the question. Write your</w:t>
      </w:r>
      <w:r w:rsidRPr="004B5932">
        <w:rPr>
          <w:rFonts w:ascii="Arial" w:hAnsi="Arial" w:cs="Arial"/>
        </w:rPr>
        <w:t xml:space="preserve"> answer </w:t>
      </w:r>
      <w:r w:rsidRPr="00ED6492">
        <w:rPr>
          <w:rFonts w:ascii="Arial" w:hAnsi="Arial" w:cs="Arial"/>
        </w:rPr>
        <w:t xml:space="preserve">on pages </w:t>
      </w:r>
      <w:r w:rsidR="00BA68BA">
        <w:rPr>
          <w:rFonts w:ascii="Arial" w:hAnsi="Arial" w:cs="Arial"/>
        </w:rPr>
        <w:t>29</w:t>
      </w:r>
      <w:r w:rsidRPr="00ED6492">
        <w:rPr>
          <w:rFonts w:ascii="Arial" w:hAnsi="Arial" w:cs="Arial"/>
        </w:rPr>
        <w:t xml:space="preserve"> - </w:t>
      </w:r>
      <w:r w:rsidR="00ED6492">
        <w:rPr>
          <w:rFonts w:ascii="Arial" w:hAnsi="Arial" w:cs="Arial"/>
        </w:rPr>
        <w:t>3</w:t>
      </w:r>
      <w:r w:rsidR="00BA68BA">
        <w:rPr>
          <w:rFonts w:ascii="Arial" w:hAnsi="Arial" w:cs="Arial"/>
        </w:rPr>
        <w:t>3</w:t>
      </w:r>
      <w:r w:rsidRPr="00ED6492">
        <w:rPr>
          <w:rFonts w:ascii="Arial" w:hAnsi="Arial" w:cs="Arial"/>
        </w:rPr>
        <w:t>.</w:t>
      </w:r>
      <w:r w:rsidRPr="004B5932">
        <w:rPr>
          <w:rFonts w:ascii="Arial" w:hAnsi="Arial" w:cs="Arial"/>
        </w:rPr>
        <w:t xml:space="preserve"> When you have answered your first question, turn to </w:t>
      </w:r>
      <w:r w:rsidRPr="000939EB">
        <w:rPr>
          <w:rFonts w:ascii="Arial" w:hAnsi="Arial" w:cs="Arial"/>
        </w:rPr>
        <w:t xml:space="preserve">page </w:t>
      </w:r>
      <w:proofErr w:type="gramStart"/>
      <w:r w:rsidR="00ED6492">
        <w:rPr>
          <w:rFonts w:ascii="Arial" w:hAnsi="Arial" w:cs="Arial"/>
        </w:rPr>
        <w:t>3</w:t>
      </w:r>
      <w:r w:rsidR="00BA68BA">
        <w:rPr>
          <w:rFonts w:ascii="Arial" w:hAnsi="Arial" w:cs="Arial"/>
        </w:rPr>
        <w:t>4</w:t>
      </w:r>
      <w:proofErr w:type="gramEnd"/>
      <w:r w:rsidRPr="004B5932">
        <w:rPr>
          <w:rFonts w:ascii="Arial" w:hAnsi="Arial" w:cs="Arial"/>
        </w:rPr>
        <w:t xml:space="preserve"> and indicate </w:t>
      </w:r>
      <w:r>
        <w:rPr>
          <w:rFonts w:ascii="Arial" w:hAnsi="Arial" w:cs="Arial"/>
        </w:rPr>
        <w:t xml:space="preserve">on that page </w:t>
      </w:r>
      <w:r w:rsidRPr="004B5932">
        <w:rPr>
          <w:rFonts w:ascii="Arial" w:hAnsi="Arial" w:cs="Arial"/>
        </w:rPr>
        <w:t xml:space="preserve">the second question you will </w:t>
      </w:r>
      <w:r>
        <w:rPr>
          <w:rFonts w:ascii="Arial" w:hAnsi="Arial" w:cs="Arial"/>
        </w:rPr>
        <w:t>answer</w:t>
      </w:r>
      <w:r w:rsidRPr="004B5932">
        <w:rPr>
          <w:rFonts w:ascii="Arial" w:hAnsi="Arial" w:cs="Arial"/>
        </w:rPr>
        <w:t xml:space="preserve">. </w:t>
      </w:r>
    </w:p>
    <w:p w14:paraId="061099ED" w14:textId="77777777" w:rsidR="009C61C9" w:rsidRPr="00821643" w:rsidRDefault="009C61C9" w:rsidP="009C61C9">
      <w:pPr>
        <w:spacing w:after="0" w:line="276" w:lineRule="auto"/>
        <w:rPr>
          <w:rFonts w:ascii="Arial" w:hAnsi="Arial" w:cs="Arial"/>
        </w:rPr>
      </w:pPr>
      <w:r>
        <w:rPr>
          <w:rFonts w:ascii="Arial" w:hAnsi="Arial" w:cs="Arial"/>
          <w:b/>
          <w:noProof/>
          <w:lang w:eastAsia="en-AU"/>
        </w:rPr>
        <mc:AlternateContent>
          <mc:Choice Requires="wps">
            <w:drawing>
              <wp:anchor distT="0" distB="0" distL="114300" distR="114300" simplePos="0" relativeHeight="251662336" behindDoc="0" locked="0" layoutInCell="1" allowOverlap="1" wp14:anchorId="518875A6" wp14:editId="7B1636B8">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E664F" id="Rectangle 7" o:spid="_x0000_s1026" style="position:absolute;margin-left:8.5pt;margin-top:9pt;width:2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sukQ6J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45EDDEC8" w14:textId="77777777" w:rsidR="009C61C9" w:rsidRDefault="009C61C9" w:rsidP="009C61C9">
      <w:pPr>
        <w:tabs>
          <w:tab w:val="left" w:pos="1134"/>
        </w:tabs>
        <w:spacing w:after="0" w:line="276" w:lineRule="auto"/>
        <w:rPr>
          <w:rFonts w:ascii="Arial" w:hAnsi="Arial" w:cs="Arial"/>
          <w:b/>
        </w:rPr>
      </w:pPr>
      <w:r w:rsidRPr="00D5231C">
        <w:rPr>
          <w:rFonts w:ascii="Arial" w:hAnsi="Arial" w:cs="Arial"/>
          <w:b/>
        </w:rPr>
        <w:t>Question 38</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4E442CE1" w14:textId="48FAE829" w:rsidR="009C61C9" w:rsidRDefault="009C61C9"/>
    <w:p w14:paraId="1C34C647" w14:textId="08327F7C" w:rsidR="00DF090A" w:rsidRDefault="006C3F9F" w:rsidP="006B1486">
      <w:pPr>
        <w:pStyle w:val="ListParagraph"/>
        <w:numPr>
          <w:ilvl w:val="0"/>
          <w:numId w:val="4"/>
        </w:numPr>
        <w:rPr>
          <w:rFonts w:ascii="Arial" w:hAnsi="Arial" w:cs="Arial"/>
        </w:rPr>
      </w:pPr>
      <w:r>
        <w:rPr>
          <w:rFonts w:ascii="Arial" w:hAnsi="Arial" w:cs="Arial"/>
        </w:rPr>
        <w:t xml:space="preserve">Smoking </w:t>
      </w:r>
      <w:r w:rsidR="008F2B32">
        <w:rPr>
          <w:rFonts w:ascii="Arial" w:hAnsi="Arial" w:cs="Arial"/>
        </w:rPr>
        <w:t>increase</w:t>
      </w:r>
      <w:r w:rsidR="006030C5">
        <w:rPr>
          <w:rFonts w:ascii="Arial" w:hAnsi="Arial" w:cs="Arial"/>
        </w:rPr>
        <w:t>s the</w:t>
      </w:r>
      <w:r w:rsidR="008F2B32">
        <w:rPr>
          <w:rFonts w:ascii="Arial" w:hAnsi="Arial" w:cs="Arial"/>
        </w:rPr>
        <w:t xml:space="preserve"> risk of</w:t>
      </w:r>
      <w:r>
        <w:rPr>
          <w:rFonts w:ascii="Arial" w:hAnsi="Arial" w:cs="Arial"/>
        </w:rPr>
        <w:t xml:space="preserve"> osteoporosis</w:t>
      </w:r>
      <w:r w:rsidR="008F2B32">
        <w:rPr>
          <w:rFonts w:ascii="Arial" w:hAnsi="Arial" w:cs="Arial"/>
        </w:rPr>
        <w:t xml:space="preserve">. Tobacco, one of the chemicals </w:t>
      </w:r>
      <w:r w:rsidR="00DF090A" w:rsidRPr="00DF090A">
        <w:rPr>
          <w:rFonts w:ascii="Arial" w:hAnsi="Arial" w:cs="Arial"/>
        </w:rPr>
        <w:t>found in cigarettes</w:t>
      </w:r>
      <w:r w:rsidR="008F2B32">
        <w:rPr>
          <w:rFonts w:ascii="Arial" w:hAnsi="Arial" w:cs="Arial"/>
        </w:rPr>
        <w:t>,</w:t>
      </w:r>
      <w:r w:rsidR="00DF090A" w:rsidRPr="00DF090A">
        <w:rPr>
          <w:rFonts w:ascii="Arial" w:hAnsi="Arial" w:cs="Arial"/>
        </w:rPr>
        <w:t xml:space="preserve"> alter</w:t>
      </w:r>
      <w:r w:rsidR="008F2B32">
        <w:rPr>
          <w:rFonts w:ascii="Arial" w:hAnsi="Arial" w:cs="Arial"/>
        </w:rPr>
        <w:t>s</w:t>
      </w:r>
      <w:r w:rsidR="00DF090A" w:rsidRPr="00DF090A">
        <w:rPr>
          <w:rFonts w:ascii="Arial" w:hAnsi="Arial" w:cs="Arial"/>
        </w:rPr>
        <w:t xml:space="preserve"> the activity of the cells associated with bone formation</w:t>
      </w:r>
      <w:r w:rsidR="00DF090A">
        <w:rPr>
          <w:rFonts w:ascii="Arial" w:hAnsi="Arial" w:cs="Arial"/>
        </w:rPr>
        <w:t>.</w:t>
      </w:r>
    </w:p>
    <w:p w14:paraId="42B9AFF7" w14:textId="77777777" w:rsidR="00DF090A" w:rsidRDefault="00DF090A" w:rsidP="00DF090A">
      <w:pPr>
        <w:pStyle w:val="ListParagraph"/>
        <w:ind w:left="1080"/>
        <w:rPr>
          <w:rFonts w:ascii="Arial" w:hAnsi="Arial" w:cs="Arial"/>
        </w:rPr>
      </w:pPr>
    </w:p>
    <w:p w14:paraId="24A85C2B" w14:textId="3CA446BD" w:rsidR="00C9305F" w:rsidRPr="00DF090A" w:rsidRDefault="00E05139" w:rsidP="00DF090A">
      <w:pPr>
        <w:pStyle w:val="ListParagraph"/>
        <w:ind w:left="1080"/>
        <w:rPr>
          <w:rFonts w:ascii="Arial" w:hAnsi="Arial" w:cs="Arial"/>
        </w:rPr>
      </w:pPr>
      <w:r>
        <w:rPr>
          <w:rFonts w:ascii="Arial" w:hAnsi="Arial" w:cs="Arial"/>
        </w:rPr>
        <w:t>Differentiate between</w:t>
      </w:r>
      <w:r w:rsidR="00A17668" w:rsidRPr="00DF090A">
        <w:rPr>
          <w:rFonts w:ascii="Arial" w:hAnsi="Arial" w:cs="Arial"/>
        </w:rPr>
        <w:t xml:space="preserve"> the cells associated with bone</w:t>
      </w:r>
      <w:r w:rsidR="00DF620B" w:rsidRPr="00DF090A">
        <w:rPr>
          <w:rFonts w:ascii="Arial" w:hAnsi="Arial" w:cs="Arial"/>
        </w:rPr>
        <w:t xml:space="preserve"> </w:t>
      </w:r>
      <w:r w:rsidR="008F2B32">
        <w:rPr>
          <w:rFonts w:ascii="Arial" w:hAnsi="Arial" w:cs="Arial"/>
        </w:rPr>
        <w:t>m</w:t>
      </w:r>
      <w:r w:rsidR="006C3F9F">
        <w:rPr>
          <w:rFonts w:ascii="Arial" w:hAnsi="Arial" w:cs="Arial"/>
        </w:rPr>
        <w:t>etabolism</w:t>
      </w:r>
      <w:r>
        <w:rPr>
          <w:rFonts w:ascii="Arial" w:hAnsi="Arial" w:cs="Arial"/>
        </w:rPr>
        <w:t>. E</w:t>
      </w:r>
      <w:r w:rsidR="006F2BC4" w:rsidRPr="00DF090A">
        <w:rPr>
          <w:rFonts w:ascii="Arial" w:hAnsi="Arial" w:cs="Arial"/>
        </w:rPr>
        <w:t xml:space="preserve">xplain </w:t>
      </w:r>
      <w:r w:rsidR="00C852C3" w:rsidRPr="00DF090A">
        <w:rPr>
          <w:rFonts w:ascii="Arial" w:hAnsi="Arial" w:cs="Arial"/>
        </w:rPr>
        <w:t xml:space="preserve">how </w:t>
      </w:r>
      <w:r w:rsidR="00276F28" w:rsidRPr="00DF090A">
        <w:rPr>
          <w:rFonts w:ascii="Arial" w:hAnsi="Arial" w:cs="Arial"/>
        </w:rPr>
        <w:t>osteoporosis</w:t>
      </w:r>
      <w:r w:rsidR="00317CB5" w:rsidRPr="00DF090A">
        <w:rPr>
          <w:rFonts w:ascii="Arial" w:hAnsi="Arial" w:cs="Arial"/>
        </w:rPr>
        <w:t xml:space="preserve"> </w:t>
      </w:r>
      <w:r w:rsidRPr="00DF090A">
        <w:rPr>
          <w:rFonts w:ascii="Arial" w:hAnsi="Arial" w:cs="Arial"/>
        </w:rPr>
        <w:t>develops</w:t>
      </w:r>
      <w:r>
        <w:rPr>
          <w:rFonts w:ascii="Arial" w:hAnsi="Arial" w:cs="Arial"/>
        </w:rPr>
        <w:t xml:space="preserve"> and identify</w:t>
      </w:r>
      <w:r w:rsidR="00C9305F" w:rsidRPr="00DF090A">
        <w:rPr>
          <w:rFonts w:ascii="Arial" w:hAnsi="Arial" w:cs="Arial"/>
        </w:rPr>
        <w:t xml:space="preserve"> </w:t>
      </w:r>
      <w:r>
        <w:rPr>
          <w:rFonts w:ascii="Arial" w:hAnsi="Arial" w:cs="Arial"/>
        </w:rPr>
        <w:t xml:space="preserve">common </w:t>
      </w:r>
      <w:r w:rsidR="006F2BC4" w:rsidRPr="00DF090A">
        <w:rPr>
          <w:rFonts w:ascii="Arial" w:hAnsi="Arial" w:cs="Arial"/>
        </w:rPr>
        <w:t>symptoms of the disease.</w:t>
      </w:r>
      <w:r w:rsidR="006F2BC4" w:rsidRPr="00DF090A">
        <w:rPr>
          <w:rFonts w:ascii="Arial" w:hAnsi="Arial" w:cs="Arial"/>
        </w:rPr>
        <w:tab/>
      </w:r>
    </w:p>
    <w:p w14:paraId="5CA93F9D" w14:textId="5DF54015" w:rsidR="00070F8D" w:rsidRDefault="006F2BC4" w:rsidP="00C9305F">
      <w:pPr>
        <w:pStyle w:val="ListParagraph"/>
        <w:ind w:left="1080"/>
        <w:jc w:val="right"/>
        <w:rPr>
          <w:rFonts w:ascii="Arial" w:hAnsi="Arial" w:cs="Arial"/>
        </w:rPr>
      </w:pPr>
      <w:r>
        <w:rPr>
          <w:rFonts w:ascii="Arial" w:hAnsi="Arial" w:cs="Arial"/>
        </w:rPr>
        <w:t>(10 marks)</w:t>
      </w:r>
    </w:p>
    <w:p w14:paraId="6FB7AF70" w14:textId="77777777" w:rsidR="00DF090A" w:rsidRDefault="00DF090A" w:rsidP="00276F28">
      <w:pPr>
        <w:pStyle w:val="ListParagraph"/>
        <w:ind w:left="108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276F28" w:rsidRPr="00E80B1A" w14:paraId="633FC9E5" w14:textId="77777777" w:rsidTr="006C3F9F">
        <w:tc>
          <w:tcPr>
            <w:tcW w:w="6930" w:type="dxa"/>
            <w:tcBorders>
              <w:top w:val="single" w:sz="4" w:space="0" w:color="auto"/>
              <w:left w:val="single" w:sz="4" w:space="0" w:color="auto"/>
              <w:bottom w:val="single" w:sz="4" w:space="0" w:color="auto"/>
              <w:right w:val="single" w:sz="4" w:space="0" w:color="auto"/>
            </w:tcBorders>
            <w:hideMark/>
          </w:tcPr>
          <w:p w14:paraId="6BE53EED" w14:textId="77777777" w:rsidR="00276F28" w:rsidRPr="00E80B1A" w:rsidRDefault="00276F28" w:rsidP="005F03B8">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4ABF0C0" w14:textId="77777777" w:rsidR="00276F28" w:rsidRPr="00E80B1A" w:rsidRDefault="00276F28" w:rsidP="005F03B8">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317CB5" w:rsidRPr="00E80B1A" w14:paraId="1B6BBAE6"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5F2F724" w14:textId="5C1177FA" w:rsidR="00317CB5" w:rsidRDefault="00317CB5" w:rsidP="00317CB5">
            <w:pPr>
              <w:pStyle w:val="ListParagraph"/>
              <w:spacing w:line="276" w:lineRule="auto"/>
              <w:ind w:left="0"/>
              <w:rPr>
                <w:rFonts w:ascii="Arial" w:hAnsi="Arial" w:cs="Arial"/>
                <w:color w:val="FF0000"/>
              </w:rPr>
            </w:pPr>
            <w:r>
              <w:rPr>
                <w:rFonts w:ascii="Arial" w:hAnsi="Arial" w:cs="Arial"/>
                <w:color w:val="FF0000"/>
              </w:rPr>
              <w:t>Cells associated with bone metabolism are osteoblasts and osteoclasts</w:t>
            </w:r>
          </w:p>
        </w:tc>
        <w:tc>
          <w:tcPr>
            <w:tcW w:w="1366" w:type="dxa"/>
            <w:tcBorders>
              <w:top w:val="single" w:sz="4" w:space="0" w:color="auto"/>
              <w:left w:val="single" w:sz="4" w:space="0" w:color="auto"/>
              <w:bottom w:val="single" w:sz="4" w:space="0" w:color="auto"/>
              <w:right w:val="single" w:sz="4" w:space="0" w:color="auto"/>
            </w:tcBorders>
            <w:shd w:val="clear" w:color="auto" w:fill="FFFFFF" w:themeFill="background1"/>
          </w:tcPr>
          <w:p w14:paraId="19382EE5" w14:textId="053A3AD4" w:rsidR="00317CB5" w:rsidRDefault="00317CB5" w:rsidP="00317CB5">
            <w:pPr>
              <w:pStyle w:val="ListParagraph"/>
              <w:spacing w:line="276" w:lineRule="auto"/>
              <w:ind w:left="0"/>
              <w:jc w:val="center"/>
              <w:rPr>
                <w:rFonts w:ascii="Arial" w:hAnsi="Arial" w:cs="Arial"/>
                <w:color w:val="FF0000"/>
              </w:rPr>
            </w:pPr>
            <w:r>
              <w:rPr>
                <w:rFonts w:ascii="Arial" w:hAnsi="Arial" w:cs="Arial"/>
                <w:color w:val="FF0000"/>
              </w:rPr>
              <w:t>1</w:t>
            </w:r>
          </w:p>
        </w:tc>
      </w:tr>
      <w:tr w:rsidR="00317CB5" w:rsidRPr="00E80B1A" w14:paraId="53677223" w14:textId="77777777" w:rsidTr="006C3F9F">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F295BD" w14:textId="4FC6FB05" w:rsidR="00317CB5" w:rsidRPr="00E80B1A" w:rsidRDefault="00712651" w:rsidP="00317CB5">
            <w:pPr>
              <w:pStyle w:val="ListParagraph"/>
              <w:spacing w:line="276" w:lineRule="auto"/>
              <w:ind w:left="0"/>
              <w:rPr>
                <w:rFonts w:ascii="Arial" w:hAnsi="Arial" w:cs="Arial"/>
                <w:color w:val="FF0000"/>
              </w:rPr>
            </w:pPr>
            <w:r>
              <w:rPr>
                <w:rFonts w:ascii="Arial" w:hAnsi="Arial" w:cs="Arial"/>
                <w:color w:val="FF0000"/>
              </w:rPr>
              <w:t>3</w:t>
            </w:r>
            <w:r w:rsidR="00317CB5">
              <w:rPr>
                <w:rFonts w:ascii="Arial" w:hAnsi="Arial" w:cs="Arial"/>
                <w:color w:val="FF0000"/>
              </w:rPr>
              <w:t xml:space="preserve"> of the following comparisons. One mark per row.</w:t>
            </w:r>
          </w:p>
        </w:tc>
      </w:tr>
      <w:tr w:rsidR="00276F28" w:rsidRPr="00E80B1A" w14:paraId="5902F240"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1CA2FEFC" w14:textId="77777777" w:rsidR="00317CB5" w:rsidRDefault="00317CB5"/>
          <w:tbl>
            <w:tblPr>
              <w:tblStyle w:val="TableGrid"/>
              <w:tblW w:w="0" w:type="auto"/>
              <w:tblInd w:w="0" w:type="dxa"/>
              <w:tblLook w:val="04A0" w:firstRow="1" w:lastRow="0" w:firstColumn="1" w:lastColumn="0" w:noHBand="0" w:noVBand="1"/>
            </w:tblPr>
            <w:tblGrid>
              <w:gridCol w:w="3352"/>
              <w:gridCol w:w="3352"/>
            </w:tblGrid>
            <w:tr w:rsidR="00317CB5" w14:paraId="2D359F28" w14:textId="77777777" w:rsidTr="006030C5">
              <w:tc>
                <w:tcPr>
                  <w:tcW w:w="3352" w:type="dxa"/>
                  <w:shd w:val="clear" w:color="auto" w:fill="F7CAAC" w:themeFill="accent2" w:themeFillTint="66"/>
                </w:tcPr>
                <w:p w14:paraId="67E0B768" w14:textId="522D5C87" w:rsidR="00317CB5" w:rsidRPr="00317CB5" w:rsidRDefault="00317CB5" w:rsidP="005F03B8">
                  <w:pPr>
                    <w:spacing w:line="276" w:lineRule="auto"/>
                    <w:rPr>
                      <w:rFonts w:ascii="Arial" w:hAnsi="Arial" w:cs="Arial"/>
                      <w:i/>
                      <w:iCs/>
                      <w:color w:val="FF0000"/>
                    </w:rPr>
                  </w:pPr>
                  <w:r w:rsidRPr="00317CB5">
                    <w:rPr>
                      <w:rFonts w:ascii="Arial" w:hAnsi="Arial" w:cs="Arial"/>
                      <w:i/>
                      <w:iCs/>
                      <w:color w:val="FF0000"/>
                    </w:rPr>
                    <w:t>Osteoclast</w:t>
                  </w:r>
                </w:p>
              </w:tc>
              <w:tc>
                <w:tcPr>
                  <w:tcW w:w="3352" w:type="dxa"/>
                  <w:shd w:val="clear" w:color="auto" w:fill="F7CAAC" w:themeFill="accent2" w:themeFillTint="66"/>
                </w:tcPr>
                <w:p w14:paraId="32E8EF6B" w14:textId="4FC512D6" w:rsidR="00317CB5" w:rsidRPr="00317CB5" w:rsidRDefault="00317CB5" w:rsidP="005F03B8">
                  <w:pPr>
                    <w:spacing w:line="276" w:lineRule="auto"/>
                    <w:rPr>
                      <w:rFonts w:ascii="Arial" w:hAnsi="Arial" w:cs="Arial"/>
                      <w:i/>
                      <w:iCs/>
                      <w:color w:val="FF0000"/>
                    </w:rPr>
                  </w:pPr>
                  <w:r w:rsidRPr="00317CB5">
                    <w:rPr>
                      <w:rFonts w:ascii="Arial" w:hAnsi="Arial" w:cs="Arial"/>
                      <w:i/>
                      <w:iCs/>
                      <w:color w:val="FF0000"/>
                    </w:rPr>
                    <w:t>Osteoblast</w:t>
                  </w:r>
                </w:p>
              </w:tc>
            </w:tr>
            <w:tr w:rsidR="00317CB5" w14:paraId="0B0AD34C" w14:textId="77777777" w:rsidTr="006030C5">
              <w:tc>
                <w:tcPr>
                  <w:tcW w:w="3352" w:type="dxa"/>
                </w:tcPr>
                <w:p w14:paraId="5BE0899F" w14:textId="0298C2E1" w:rsidR="00317CB5" w:rsidRDefault="00317CB5" w:rsidP="005F03B8">
                  <w:pPr>
                    <w:spacing w:line="276" w:lineRule="auto"/>
                    <w:rPr>
                      <w:rFonts w:ascii="Arial" w:hAnsi="Arial" w:cs="Arial"/>
                      <w:color w:val="FF0000"/>
                    </w:rPr>
                  </w:pPr>
                  <w:r>
                    <w:rPr>
                      <w:rFonts w:ascii="Arial" w:hAnsi="Arial" w:cs="Arial"/>
                      <w:color w:val="FF0000"/>
                    </w:rPr>
                    <w:t>Associated with breakdown of bone/bone resorption</w:t>
                  </w:r>
                </w:p>
              </w:tc>
              <w:tc>
                <w:tcPr>
                  <w:tcW w:w="3352" w:type="dxa"/>
                </w:tcPr>
                <w:p w14:paraId="500C8302" w14:textId="53D72C7E" w:rsidR="00317CB5" w:rsidRDefault="00317CB5" w:rsidP="005F03B8">
                  <w:pPr>
                    <w:spacing w:line="276" w:lineRule="auto"/>
                    <w:rPr>
                      <w:rFonts w:ascii="Arial" w:hAnsi="Arial" w:cs="Arial"/>
                      <w:color w:val="FF0000"/>
                    </w:rPr>
                  </w:pPr>
                  <w:r>
                    <w:rPr>
                      <w:rFonts w:ascii="Arial" w:hAnsi="Arial" w:cs="Arial"/>
                      <w:color w:val="FF0000"/>
                    </w:rPr>
                    <w:t>Associated with building of bone/remodelling of bone</w:t>
                  </w:r>
                </w:p>
              </w:tc>
            </w:tr>
            <w:tr w:rsidR="00317CB5" w14:paraId="3872123C" w14:textId="77777777" w:rsidTr="006030C5">
              <w:tc>
                <w:tcPr>
                  <w:tcW w:w="3352" w:type="dxa"/>
                </w:tcPr>
                <w:p w14:paraId="3958CFD8" w14:textId="6591E739" w:rsidR="00317CB5" w:rsidRDefault="00317CB5" w:rsidP="005F03B8">
                  <w:pPr>
                    <w:spacing w:line="276" w:lineRule="auto"/>
                    <w:rPr>
                      <w:rFonts w:ascii="Arial" w:hAnsi="Arial" w:cs="Arial"/>
                      <w:color w:val="FF0000"/>
                    </w:rPr>
                  </w:pPr>
                  <w:r>
                    <w:rPr>
                      <w:rFonts w:ascii="Arial" w:hAnsi="Arial" w:cs="Arial"/>
                      <w:color w:val="FF0000"/>
                    </w:rPr>
                    <w:t>Large cells</w:t>
                  </w:r>
                </w:p>
              </w:tc>
              <w:tc>
                <w:tcPr>
                  <w:tcW w:w="3352" w:type="dxa"/>
                </w:tcPr>
                <w:p w14:paraId="1F2A6504" w14:textId="5DDE88A7" w:rsidR="00317CB5" w:rsidRDefault="00317CB5" w:rsidP="005F03B8">
                  <w:pPr>
                    <w:spacing w:line="276" w:lineRule="auto"/>
                    <w:rPr>
                      <w:rFonts w:ascii="Arial" w:hAnsi="Arial" w:cs="Arial"/>
                      <w:color w:val="FF0000"/>
                    </w:rPr>
                  </w:pPr>
                  <w:r>
                    <w:rPr>
                      <w:rFonts w:ascii="Arial" w:hAnsi="Arial" w:cs="Arial"/>
                      <w:color w:val="FF0000"/>
                    </w:rPr>
                    <w:t>Small cells</w:t>
                  </w:r>
                </w:p>
              </w:tc>
            </w:tr>
            <w:tr w:rsidR="00317CB5" w14:paraId="5F4E7E8E" w14:textId="77777777" w:rsidTr="006030C5">
              <w:tc>
                <w:tcPr>
                  <w:tcW w:w="3352" w:type="dxa"/>
                </w:tcPr>
                <w:p w14:paraId="59C5852C" w14:textId="282D44C5" w:rsidR="00317CB5" w:rsidRDefault="00317CB5" w:rsidP="005F03B8">
                  <w:pPr>
                    <w:spacing w:line="276" w:lineRule="auto"/>
                    <w:rPr>
                      <w:rFonts w:ascii="Arial" w:hAnsi="Arial" w:cs="Arial"/>
                      <w:color w:val="FF0000"/>
                    </w:rPr>
                  </w:pPr>
                  <w:r>
                    <w:rPr>
                      <w:rFonts w:ascii="Arial" w:hAnsi="Arial" w:cs="Arial"/>
                      <w:color w:val="FF0000"/>
                    </w:rPr>
                    <w:t>Multinucleated cells</w:t>
                  </w:r>
                </w:p>
              </w:tc>
              <w:tc>
                <w:tcPr>
                  <w:tcW w:w="3352" w:type="dxa"/>
                </w:tcPr>
                <w:p w14:paraId="0992C9A5" w14:textId="2C350510" w:rsidR="00317CB5" w:rsidRDefault="00317CB5" w:rsidP="005F03B8">
                  <w:pPr>
                    <w:spacing w:line="276" w:lineRule="auto"/>
                    <w:rPr>
                      <w:rFonts w:ascii="Arial" w:hAnsi="Arial" w:cs="Arial"/>
                      <w:color w:val="FF0000"/>
                    </w:rPr>
                  </w:pPr>
                  <w:r>
                    <w:rPr>
                      <w:rFonts w:ascii="Arial" w:hAnsi="Arial" w:cs="Arial"/>
                      <w:color w:val="FF0000"/>
                    </w:rPr>
                    <w:t>Mononucleated cell</w:t>
                  </w:r>
                </w:p>
              </w:tc>
            </w:tr>
            <w:tr w:rsidR="00317CB5" w14:paraId="5C09A4A4" w14:textId="77777777" w:rsidTr="006030C5">
              <w:tc>
                <w:tcPr>
                  <w:tcW w:w="3352" w:type="dxa"/>
                </w:tcPr>
                <w:p w14:paraId="17BD1627" w14:textId="6FBCA701" w:rsidR="00317CB5" w:rsidRDefault="00317CB5" w:rsidP="005F03B8">
                  <w:pPr>
                    <w:spacing w:line="276" w:lineRule="auto"/>
                    <w:rPr>
                      <w:rFonts w:ascii="Arial" w:hAnsi="Arial" w:cs="Arial"/>
                      <w:color w:val="FF0000"/>
                    </w:rPr>
                  </w:pPr>
                  <w:r>
                    <w:rPr>
                      <w:rFonts w:ascii="Arial" w:hAnsi="Arial" w:cs="Arial"/>
                      <w:color w:val="FF0000"/>
                    </w:rPr>
                    <w:t>Do not become osteocytes</w:t>
                  </w:r>
                </w:p>
              </w:tc>
              <w:tc>
                <w:tcPr>
                  <w:tcW w:w="3352" w:type="dxa"/>
                </w:tcPr>
                <w:p w14:paraId="4C07A31E" w14:textId="6C5BFFAE" w:rsidR="00317CB5" w:rsidRDefault="00317CB5" w:rsidP="005F03B8">
                  <w:pPr>
                    <w:spacing w:line="276" w:lineRule="auto"/>
                    <w:rPr>
                      <w:rFonts w:ascii="Arial" w:hAnsi="Arial" w:cs="Arial"/>
                      <w:color w:val="FF0000"/>
                    </w:rPr>
                  </w:pPr>
                  <w:r>
                    <w:rPr>
                      <w:rFonts w:ascii="Arial" w:hAnsi="Arial" w:cs="Arial"/>
                      <w:color w:val="FF0000"/>
                    </w:rPr>
                    <w:t>Become osteocytes</w:t>
                  </w:r>
                </w:p>
              </w:tc>
            </w:tr>
            <w:tr w:rsidR="00317CB5" w14:paraId="45577B1E" w14:textId="77777777" w:rsidTr="006030C5">
              <w:tc>
                <w:tcPr>
                  <w:tcW w:w="3352" w:type="dxa"/>
                </w:tcPr>
                <w:p w14:paraId="744FEB0B" w14:textId="1F107362" w:rsidR="00317CB5" w:rsidRDefault="00317CB5" w:rsidP="005F03B8">
                  <w:pPr>
                    <w:spacing w:line="276" w:lineRule="auto"/>
                    <w:rPr>
                      <w:rFonts w:ascii="Arial" w:hAnsi="Arial" w:cs="Arial"/>
                      <w:color w:val="FF0000"/>
                    </w:rPr>
                  </w:pPr>
                  <w:r>
                    <w:rPr>
                      <w:rFonts w:ascii="Arial" w:hAnsi="Arial" w:cs="Arial"/>
                      <w:color w:val="FF0000"/>
                    </w:rPr>
                    <w:t>Release calcium into blood</w:t>
                  </w:r>
                </w:p>
              </w:tc>
              <w:tc>
                <w:tcPr>
                  <w:tcW w:w="3352" w:type="dxa"/>
                </w:tcPr>
                <w:p w14:paraId="38F90C3E" w14:textId="2D150179" w:rsidR="00317CB5" w:rsidRDefault="00317CB5" w:rsidP="005F03B8">
                  <w:pPr>
                    <w:spacing w:line="276" w:lineRule="auto"/>
                    <w:rPr>
                      <w:rFonts w:ascii="Arial" w:hAnsi="Arial" w:cs="Arial"/>
                      <w:color w:val="FF0000"/>
                    </w:rPr>
                  </w:pPr>
                  <w:r>
                    <w:rPr>
                      <w:rFonts w:ascii="Arial" w:hAnsi="Arial" w:cs="Arial"/>
                      <w:color w:val="FF0000"/>
                    </w:rPr>
                    <w:t>Deposit calcium into bone</w:t>
                  </w:r>
                </w:p>
              </w:tc>
            </w:tr>
          </w:tbl>
          <w:p w14:paraId="429299EF" w14:textId="409E2037" w:rsidR="00276F28" w:rsidRPr="00E80B1A" w:rsidRDefault="00276F28" w:rsidP="005F03B8">
            <w:pPr>
              <w:spacing w:line="276" w:lineRule="auto"/>
              <w:rPr>
                <w:rFonts w:ascii="Arial" w:hAnsi="Arial" w:cs="Arial"/>
                <w:color w:val="FF0000"/>
              </w:rPr>
            </w:pPr>
          </w:p>
        </w:tc>
        <w:tc>
          <w:tcPr>
            <w:tcW w:w="1366" w:type="dxa"/>
            <w:tcBorders>
              <w:left w:val="single" w:sz="4" w:space="0" w:color="auto"/>
              <w:right w:val="single" w:sz="4" w:space="0" w:color="auto"/>
            </w:tcBorders>
            <w:vAlign w:val="center"/>
          </w:tcPr>
          <w:p w14:paraId="161A6502" w14:textId="77777777" w:rsidR="00317CB5" w:rsidRDefault="00317CB5" w:rsidP="005F03B8">
            <w:pPr>
              <w:pStyle w:val="ListParagraph"/>
              <w:spacing w:line="276" w:lineRule="auto"/>
              <w:ind w:left="0"/>
              <w:jc w:val="center"/>
              <w:rPr>
                <w:rFonts w:ascii="Arial" w:hAnsi="Arial" w:cs="Arial"/>
                <w:color w:val="FF0000"/>
              </w:rPr>
            </w:pPr>
          </w:p>
          <w:p w14:paraId="3FC23EFB" w14:textId="77777777" w:rsidR="00317CB5" w:rsidRDefault="00317CB5" w:rsidP="005F03B8">
            <w:pPr>
              <w:pStyle w:val="ListParagraph"/>
              <w:spacing w:line="276" w:lineRule="auto"/>
              <w:ind w:left="0"/>
              <w:jc w:val="center"/>
              <w:rPr>
                <w:rFonts w:ascii="Arial" w:hAnsi="Arial" w:cs="Arial"/>
                <w:color w:val="FF0000"/>
              </w:rPr>
            </w:pPr>
          </w:p>
          <w:p w14:paraId="3255CC5D" w14:textId="77777777" w:rsidR="00317CB5" w:rsidRDefault="00317CB5" w:rsidP="005F03B8">
            <w:pPr>
              <w:pStyle w:val="ListParagraph"/>
              <w:spacing w:line="276" w:lineRule="auto"/>
              <w:ind w:left="0"/>
              <w:jc w:val="center"/>
              <w:rPr>
                <w:rFonts w:ascii="Arial" w:hAnsi="Arial" w:cs="Arial"/>
                <w:color w:val="FF0000"/>
              </w:rPr>
            </w:pPr>
          </w:p>
          <w:p w14:paraId="7C16FAAB" w14:textId="77777777" w:rsidR="00317CB5" w:rsidRDefault="00317CB5" w:rsidP="005F03B8">
            <w:pPr>
              <w:pStyle w:val="ListParagraph"/>
              <w:spacing w:line="276" w:lineRule="auto"/>
              <w:ind w:left="0"/>
              <w:jc w:val="center"/>
              <w:rPr>
                <w:rFonts w:ascii="Arial" w:hAnsi="Arial" w:cs="Arial"/>
                <w:color w:val="FF0000"/>
              </w:rPr>
            </w:pPr>
          </w:p>
          <w:p w14:paraId="55F8FF4F" w14:textId="32BF3913" w:rsidR="006030C5" w:rsidRDefault="00317CB5" w:rsidP="00516C12">
            <w:pPr>
              <w:pStyle w:val="ListParagraph"/>
              <w:spacing w:line="276" w:lineRule="auto"/>
              <w:ind w:left="0"/>
              <w:jc w:val="center"/>
              <w:rPr>
                <w:rFonts w:ascii="Arial" w:hAnsi="Arial" w:cs="Arial"/>
                <w:color w:val="FF0000"/>
              </w:rPr>
            </w:pPr>
            <w:r>
              <w:rPr>
                <w:rFonts w:ascii="Arial" w:hAnsi="Arial" w:cs="Arial"/>
                <w:color w:val="FF0000"/>
              </w:rPr>
              <w:t>1-</w:t>
            </w:r>
            <w:r w:rsidR="00DF090A">
              <w:rPr>
                <w:rFonts w:ascii="Arial" w:hAnsi="Arial" w:cs="Arial"/>
                <w:color w:val="FF0000"/>
              </w:rPr>
              <w:t>3</w:t>
            </w:r>
          </w:p>
          <w:p w14:paraId="6CFD55AE" w14:textId="4DCCF4DD" w:rsidR="00516C12" w:rsidRDefault="00516C12" w:rsidP="00516C12">
            <w:pPr>
              <w:pStyle w:val="ListParagraph"/>
              <w:spacing w:line="276" w:lineRule="auto"/>
              <w:ind w:left="0"/>
              <w:jc w:val="center"/>
              <w:rPr>
                <w:rFonts w:ascii="Arial" w:hAnsi="Arial" w:cs="Arial"/>
                <w:color w:val="FF0000"/>
              </w:rPr>
            </w:pPr>
          </w:p>
          <w:p w14:paraId="4ADA977A" w14:textId="3EF21151" w:rsidR="00516C12" w:rsidRDefault="00516C12" w:rsidP="00516C12">
            <w:pPr>
              <w:pStyle w:val="ListParagraph"/>
              <w:spacing w:line="276" w:lineRule="auto"/>
              <w:ind w:left="0"/>
              <w:jc w:val="center"/>
              <w:rPr>
                <w:rFonts w:ascii="Arial" w:hAnsi="Arial" w:cs="Arial"/>
                <w:color w:val="FF0000"/>
              </w:rPr>
            </w:pPr>
          </w:p>
          <w:p w14:paraId="678F1CC7" w14:textId="77777777" w:rsidR="00516C12" w:rsidRDefault="00516C12" w:rsidP="00516C12">
            <w:pPr>
              <w:pStyle w:val="ListParagraph"/>
              <w:spacing w:line="276" w:lineRule="auto"/>
              <w:ind w:left="0"/>
              <w:jc w:val="center"/>
              <w:rPr>
                <w:rFonts w:ascii="Arial" w:hAnsi="Arial" w:cs="Arial"/>
                <w:color w:val="FF0000"/>
              </w:rPr>
            </w:pPr>
          </w:p>
          <w:p w14:paraId="30706951" w14:textId="63850D95" w:rsidR="006030C5" w:rsidRDefault="006030C5" w:rsidP="006F2BC4">
            <w:pPr>
              <w:pStyle w:val="ListParagraph"/>
              <w:spacing w:line="276" w:lineRule="auto"/>
              <w:ind w:left="0"/>
              <w:rPr>
                <w:rFonts w:ascii="Arial" w:hAnsi="Arial" w:cs="Arial"/>
                <w:color w:val="FF0000"/>
              </w:rPr>
            </w:pPr>
          </w:p>
          <w:p w14:paraId="02670013" w14:textId="77777777" w:rsidR="006030C5" w:rsidRDefault="006030C5" w:rsidP="006F2BC4">
            <w:pPr>
              <w:pStyle w:val="ListParagraph"/>
              <w:spacing w:line="276" w:lineRule="auto"/>
              <w:ind w:left="0"/>
              <w:rPr>
                <w:rFonts w:ascii="Arial" w:hAnsi="Arial" w:cs="Arial"/>
                <w:color w:val="FF0000"/>
              </w:rPr>
            </w:pPr>
          </w:p>
          <w:p w14:paraId="0D282AE9" w14:textId="71D6BC0C" w:rsidR="006030C5" w:rsidRPr="00E80B1A" w:rsidRDefault="006030C5" w:rsidP="006F2BC4">
            <w:pPr>
              <w:pStyle w:val="ListParagraph"/>
              <w:spacing w:line="276" w:lineRule="auto"/>
              <w:ind w:left="0"/>
              <w:rPr>
                <w:rFonts w:ascii="Arial" w:hAnsi="Arial" w:cs="Arial"/>
                <w:color w:val="FF0000"/>
              </w:rPr>
            </w:pPr>
          </w:p>
        </w:tc>
      </w:tr>
      <w:tr w:rsidR="00317CB5" w:rsidRPr="00E80B1A" w14:paraId="1E04A547" w14:textId="77777777" w:rsidTr="006C3F9F">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3E81C1" w14:textId="38063DD2" w:rsidR="00317CB5" w:rsidRPr="00E80B1A" w:rsidRDefault="00712651" w:rsidP="00317CB5">
            <w:pPr>
              <w:pStyle w:val="ListParagraph"/>
              <w:spacing w:line="276" w:lineRule="auto"/>
              <w:ind w:left="0"/>
              <w:rPr>
                <w:rFonts w:ascii="Arial" w:hAnsi="Arial" w:cs="Arial"/>
                <w:color w:val="FF0000"/>
              </w:rPr>
            </w:pPr>
            <w:r>
              <w:rPr>
                <w:rFonts w:ascii="Arial" w:hAnsi="Arial" w:cs="Arial"/>
                <w:color w:val="FF0000"/>
              </w:rPr>
              <w:lastRenderedPageBreak/>
              <w:t xml:space="preserve">Any </w:t>
            </w:r>
            <w:r w:rsidR="009A117C">
              <w:rPr>
                <w:rFonts w:ascii="Arial" w:hAnsi="Arial" w:cs="Arial"/>
                <w:color w:val="FF0000"/>
              </w:rPr>
              <w:t>4</w:t>
            </w:r>
            <w:r w:rsidR="00317CB5">
              <w:rPr>
                <w:rFonts w:ascii="Arial" w:hAnsi="Arial" w:cs="Arial"/>
                <w:color w:val="FF0000"/>
              </w:rPr>
              <w:t xml:space="preserve"> of the following for one mark each:</w:t>
            </w:r>
            <w:r>
              <w:rPr>
                <w:rFonts w:ascii="Arial" w:hAnsi="Arial" w:cs="Arial"/>
                <w:color w:val="FF0000"/>
              </w:rPr>
              <w:t xml:space="preserve"> (explanation)</w:t>
            </w:r>
          </w:p>
        </w:tc>
      </w:tr>
      <w:tr w:rsidR="00902E06" w:rsidRPr="00E80B1A" w14:paraId="30ECC0A7"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3345584E" w14:textId="764E1454" w:rsidR="00902E06" w:rsidRPr="00C9305F" w:rsidRDefault="00902E06" w:rsidP="006B1486">
            <w:pPr>
              <w:pStyle w:val="ListParagraph"/>
              <w:numPr>
                <w:ilvl w:val="0"/>
                <w:numId w:val="2"/>
              </w:numPr>
              <w:spacing w:line="276" w:lineRule="auto"/>
              <w:rPr>
                <w:rFonts w:ascii="Arial" w:hAnsi="Arial" w:cs="Arial"/>
                <w:color w:val="FF0000"/>
              </w:rPr>
            </w:pPr>
            <w:r w:rsidRPr="00C9305F">
              <w:rPr>
                <w:rFonts w:ascii="Arial" w:hAnsi="Arial" w:cs="Arial"/>
                <w:bCs/>
                <w:color w:val="FF0000"/>
                <w:shd w:val="clear" w:color="auto" w:fill="FFFFFF"/>
              </w:rPr>
              <w:t>imbalance</w:t>
            </w:r>
            <w:r w:rsidRPr="00C9305F">
              <w:rPr>
                <w:rFonts w:ascii="Arial" w:hAnsi="Arial" w:cs="Arial"/>
                <w:color w:val="FF0000"/>
                <w:shd w:val="clear" w:color="auto" w:fill="FFFFFF"/>
              </w:rPr>
              <w:t> between bone formation and reabsorption / body does not form enough new bone / body reabsorbs too much old bone</w:t>
            </w:r>
            <w:r w:rsidR="00712651">
              <w:rPr>
                <w:rFonts w:ascii="Arial" w:hAnsi="Arial" w:cs="Arial"/>
                <w:color w:val="FF0000"/>
                <w:shd w:val="clear" w:color="auto" w:fill="FFFFFF"/>
              </w:rPr>
              <w:t xml:space="preserve"> / osteoclasts more active than osteoblasts</w:t>
            </w:r>
          </w:p>
        </w:tc>
        <w:tc>
          <w:tcPr>
            <w:tcW w:w="1366" w:type="dxa"/>
            <w:vMerge w:val="restart"/>
            <w:tcBorders>
              <w:left w:val="single" w:sz="4" w:space="0" w:color="auto"/>
              <w:right w:val="single" w:sz="4" w:space="0" w:color="auto"/>
            </w:tcBorders>
            <w:vAlign w:val="center"/>
          </w:tcPr>
          <w:p w14:paraId="06597511" w14:textId="275808E8" w:rsidR="00902E06" w:rsidRPr="00E80B1A" w:rsidRDefault="00902E06" w:rsidP="00CF73BD">
            <w:pPr>
              <w:pStyle w:val="ListParagraph"/>
              <w:spacing w:line="276" w:lineRule="auto"/>
              <w:ind w:left="0"/>
              <w:jc w:val="center"/>
              <w:rPr>
                <w:rFonts w:ascii="Arial" w:hAnsi="Arial" w:cs="Arial"/>
                <w:color w:val="FF0000"/>
              </w:rPr>
            </w:pPr>
            <w:r>
              <w:rPr>
                <w:rFonts w:ascii="Arial" w:hAnsi="Arial" w:cs="Arial"/>
                <w:color w:val="FF0000"/>
              </w:rPr>
              <w:t>1-</w:t>
            </w:r>
            <w:r w:rsidR="009A117C">
              <w:rPr>
                <w:rFonts w:ascii="Arial" w:hAnsi="Arial" w:cs="Arial"/>
                <w:color w:val="FF0000"/>
              </w:rPr>
              <w:t>4</w:t>
            </w:r>
          </w:p>
        </w:tc>
      </w:tr>
      <w:tr w:rsidR="00902E06" w:rsidRPr="00E80B1A" w14:paraId="5EF476DC"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05A79858" w14:textId="72728C13" w:rsidR="00902E06" w:rsidRPr="00C9305F" w:rsidRDefault="00671522" w:rsidP="006B1486">
            <w:pPr>
              <w:pStyle w:val="ListParagraph"/>
              <w:numPr>
                <w:ilvl w:val="0"/>
                <w:numId w:val="2"/>
              </w:numPr>
              <w:spacing w:line="276" w:lineRule="auto"/>
              <w:rPr>
                <w:rFonts w:ascii="Arial" w:hAnsi="Arial" w:cs="Arial"/>
                <w:color w:val="FF0000"/>
              </w:rPr>
            </w:pPr>
            <w:r>
              <w:rPr>
                <w:rFonts w:ascii="Arial" w:hAnsi="Arial" w:cs="Arial"/>
                <w:color w:val="FF0000"/>
              </w:rPr>
              <w:t xml:space="preserve">increase </w:t>
            </w:r>
            <w:r w:rsidR="00902E06" w:rsidRPr="00C9305F">
              <w:rPr>
                <w:rFonts w:ascii="Arial" w:hAnsi="Arial" w:cs="Arial"/>
                <w:color w:val="FF0000"/>
              </w:rPr>
              <w:t>loss of calcium</w:t>
            </w:r>
            <w:r>
              <w:rPr>
                <w:rFonts w:ascii="Arial" w:hAnsi="Arial" w:cs="Arial"/>
                <w:color w:val="FF0000"/>
              </w:rPr>
              <w:t>/minerals</w:t>
            </w:r>
            <w:r w:rsidR="00902E06">
              <w:rPr>
                <w:rFonts w:ascii="Arial" w:hAnsi="Arial" w:cs="Arial"/>
                <w:color w:val="FF0000"/>
              </w:rPr>
              <w:t xml:space="preserve"> from the bones</w:t>
            </w:r>
          </w:p>
        </w:tc>
        <w:tc>
          <w:tcPr>
            <w:tcW w:w="1366" w:type="dxa"/>
            <w:vMerge/>
            <w:tcBorders>
              <w:left w:val="single" w:sz="4" w:space="0" w:color="auto"/>
              <w:right w:val="single" w:sz="4" w:space="0" w:color="auto"/>
            </w:tcBorders>
            <w:vAlign w:val="center"/>
          </w:tcPr>
          <w:p w14:paraId="098C1B00" w14:textId="209DE8F5" w:rsidR="00902E06" w:rsidRPr="00E80B1A" w:rsidRDefault="00902E06" w:rsidP="00CF73BD">
            <w:pPr>
              <w:pStyle w:val="ListParagraph"/>
              <w:spacing w:line="276" w:lineRule="auto"/>
              <w:ind w:left="0"/>
              <w:jc w:val="center"/>
              <w:rPr>
                <w:rFonts w:ascii="Arial" w:hAnsi="Arial" w:cs="Arial"/>
                <w:color w:val="FF0000"/>
              </w:rPr>
            </w:pPr>
          </w:p>
        </w:tc>
      </w:tr>
      <w:tr w:rsidR="00902E06" w:rsidRPr="00E80B1A" w14:paraId="7A3C888D"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6380C809" w14:textId="37240DCF" w:rsidR="00902E06" w:rsidRPr="00C9305F" w:rsidRDefault="00902E06" w:rsidP="006B1486">
            <w:pPr>
              <w:pStyle w:val="ListParagraph"/>
              <w:numPr>
                <w:ilvl w:val="0"/>
                <w:numId w:val="2"/>
              </w:numPr>
              <w:spacing w:line="276" w:lineRule="auto"/>
              <w:rPr>
                <w:rFonts w:ascii="Arial" w:hAnsi="Arial" w:cs="Arial"/>
                <w:color w:val="FF0000"/>
              </w:rPr>
            </w:pPr>
            <w:r>
              <w:rPr>
                <w:rFonts w:ascii="Arial" w:hAnsi="Arial" w:cs="Arial"/>
                <w:color w:val="FF0000"/>
              </w:rPr>
              <w:t xml:space="preserve">reduction </w:t>
            </w:r>
            <w:r w:rsidR="00671522">
              <w:rPr>
                <w:rFonts w:ascii="Arial" w:hAnsi="Arial" w:cs="Arial"/>
                <w:color w:val="FF0000"/>
              </w:rPr>
              <w:t xml:space="preserve">in number </w:t>
            </w:r>
            <w:r>
              <w:rPr>
                <w:rFonts w:ascii="Arial" w:hAnsi="Arial" w:cs="Arial"/>
                <w:color w:val="FF0000"/>
              </w:rPr>
              <w:t>of osteocytes</w:t>
            </w:r>
          </w:p>
        </w:tc>
        <w:tc>
          <w:tcPr>
            <w:tcW w:w="1366" w:type="dxa"/>
            <w:vMerge/>
            <w:tcBorders>
              <w:left w:val="single" w:sz="4" w:space="0" w:color="auto"/>
              <w:right w:val="single" w:sz="4" w:space="0" w:color="auto"/>
            </w:tcBorders>
            <w:vAlign w:val="center"/>
          </w:tcPr>
          <w:p w14:paraId="5E86F39C" w14:textId="1E3C5A61" w:rsidR="00902E06" w:rsidRPr="00E80B1A" w:rsidRDefault="00902E06" w:rsidP="00CF73BD">
            <w:pPr>
              <w:pStyle w:val="ListParagraph"/>
              <w:spacing w:line="276" w:lineRule="auto"/>
              <w:ind w:left="0"/>
              <w:jc w:val="center"/>
              <w:rPr>
                <w:rFonts w:ascii="Arial" w:hAnsi="Arial" w:cs="Arial"/>
                <w:color w:val="FF0000"/>
              </w:rPr>
            </w:pPr>
          </w:p>
        </w:tc>
      </w:tr>
      <w:tr w:rsidR="00902E06" w:rsidRPr="00E80B1A" w14:paraId="17888E4C"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7F4F841A" w14:textId="5A805CB1" w:rsidR="00902E06" w:rsidRPr="00C9305F" w:rsidRDefault="00712651" w:rsidP="006B1486">
            <w:pPr>
              <w:pStyle w:val="ListParagraph"/>
              <w:numPr>
                <w:ilvl w:val="0"/>
                <w:numId w:val="2"/>
              </w:numPr>
              <w:spacing w:line="276" w:lineRule="auto"/>
              <w:rPr>
                <w:rFonts w:ascii="Arial" w:hAnsi="Arial" w:cs="Arial"/>
                <w:color w:val="FF0000"/>
              </w:rPr>
            </w:pPr>
            <w:r>
              <w:rPr>
                <w:rFonts w:ascii="Arial" w:hAnsi="Arial" w:cs="Arial"/>
                <w:color w:val="FF0000"/>
              </w:rPr>
              <w:t>thinning (or loss) of the connecting bone/trabeculae (in spongey bone)</w:t>
            </w:r>
          </w:p>
        </w:tc>
        <w:tc>
          <w:tcPr>
            <w:tcW w:w="1366" w:type="dxa"/>
            <w:vMerge/>
            <w:tcBorders>
              <w:left w:val="single" w:sz="4" w:space="0" w:color="auto"/>
              <w:right w:val="single" w:sz="4" w:space="0" w:color="auto"/>
            </w:tcBorders>
            <w:vAlign w:val="center"/>
          </w:tcPr>
          <w:p w14:paraId="288BD574" w14:textId="77777777" w:rsidR="00902E06" w:rsidRPr="00E80B1A" w:rsidRDefault="00902E06" w:rsidP="006F2BC4">
            <w:pPr>
              <w:pStyle w:val="ListParagraph"/>
              <w:spacing w:line="276" w:lineRule="auto"/>
              <w:ind w:left="0"/>
              <w:jc w:val="center"/>
              <w:rPr>
                <w:rFonts w:ascii="Arial" w:hAnsi="Arial" w:cs="Arial"/>
                <w:color w:val="FF0000"/>
              </w:rPr>
            </w:pPr>
          </w:p>
        </w:tc>
      </w:tr>
      <w:tr w:rsidR="00712651" w:rsidRPr="00E80B1A" w14:paraId="7FEC73C4"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6D779BD4" w14:textId="7A65ADB1" w:rsidR="00712651" w:rsidRDefault="00712651" w:rsidP="006B1486">
            <w:pPr>
              <w:pStyle w:val="ListParagraph"/>
              <w:numPr>
                <w:ilvl w:val="0"/>
                <w:numId w:val="2"/>
              </w:numPr>
              <w:spacing w:line="276" w:lineRule="auto"/>
              <w:rPr>
                <w:rFonts w:ascii="Arial" w:hAnsi="Arial" w:cs="Arial"/>
                <w:color w:val="FF0000"/>
              </w:rPr>
            </w:pPr>
            <w:r>
              <w:rPr>
                <w:rFonts w:ascii="Arial" w:hAnsi="Arial" w:cs="Arial"/>
                <w:color w:val="FF0000"/>
              </w:rPr>
              <w:t>increase in size and number of haversian canals (in cortical bone)</w:t>
            </w:r>
            <w:r w:rsidR="009A117C">
              <w:rPr>
                <w:rFonts w:ascii="Arial" w:hAnsi="Arial" w:cs="Arial"/>
                <w:color w:val="FF0000"/>
              </w:rPr>
              <w:t xml:space="preserve"> / endosteum thins</w:t>
            </w:r>
          </w:p>
        </w:tc>
        <w:tc>
          <w:tcPr>
            <w:tcW w:w="1366" w:type="dxa"/>
            <w:vMerge/>
            <w:tcBorders>
              <w:left w:val="single" w:sz="4" w:space="0" w:color="auto"/>
              <w:right w:val="single" w:sz="4" w:space="0" w:color="auto"/>
            </w:tcBorders>
            <w:vAlign w:val="center"/>
          </w:tcPr>
          <w:p w14:paraId="20A1F2CD" w14:textId="77777777" w:rsidR="00712651" w:rsidRPr="00E80B1A" w:rsidRDefault="00712651" w:rsidP="006F2BC4">
            <w:pPr>
              <w:pStyle w:val="ListParagraph"/>
              <w:spacing w:line="276" w:lineRule="auto"/>
              <w:ind w:left="0"/>
              <w:jc w:val="center"/>
              <w:rPr>
                <w:rFonts w:ascii="Arial" w:hAnsi="Arial" w:cs="Arial"/>
                <w:color w:val="FF0000"/>
              </w:rPr>
            </w:pPr>
          </w:p>
        </w:tc>
      </w:tr>
      <w:tr w:rsidR="00902E06" w:rsidRPr="00E80B1A" w14:paraId="26EFFCD6"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6CC7B433" w14:textId="61474756" w:rsidR="00902E06" w:rsidRPr="00C9305F" w:rsidRDefault="00712651" w:rsidP="006B1486">
            <w:pPr>
              <w:pStyle w:val="ListParagraph"/>
              <w:numPr>
                <w:ilvl w:val="0"/>
                <w:numId w:val="2"/>
              </w:numPr>
              <w:spacing w:line="276" w:lineRule="auto"/>
              <w:rPr>
                <w:rFonts w:ascii="Arial" w:hAnsi="Arial" w:cs="Arial"/>
                <w:color w:val="FF0000"/>
              </w:rPr>
            </w:pPr>
            <w:r w:rsidRPr="00C9305F">
              <w:rPr>
                <w:rFonts w:ascii="Arial" w:hAnsi="Arial" w:cs="Arial"/>
                <w:color w:val="FF0000"/>
              </w:rPr>
              <w:t xml:space="preserve">density of bone </w:t>
            </w:r>
            <w:r w:rsidR="009A117C" w:rsidRPr="00C9305F">
              <w:rPr>
                <w:rFonts w:ascii="Arial" w:hAnsi="Arial" w:cs="Arial"/>
                <w:color w:val="FF0000"/>
              </w:rPr>
              <w:t>decreases</w:t>
            </w:r>
          </w:p>
        </w:tc>
        <w:tc>
          <w:tcPr>
            <w:tcW w:w="1366" w:type="dxa"/>
            <w:vMerge/>
            <w:tcBorders>
              <w:left w:val="single" w:sz="4" w:space="0" w:color="auto"/>
              <w:right w:val="single" w:sz="4" w:space="0" w:color="auto"/>
            </w:tcBorders>
            <w:vAlign w:val="center"/>
          </w:tcPr>
          <w:p w14:paraId="44590A61" w14:textId="77777777" w:rsidR="00902E06" w:rsidRPr="00E80B1A" w:rsidRDefault="00902E06" w:rsidP="006F2BC4">
            <w:pPr>
              <w:pStyle w:val="ListParagraph"/>
              <w:spacing w:line="276" w:lineRule="auto"/>
              <w:ind w:left="0"/>
              <w:jc w:val="center"/>
              <w:rPr>
                <w:rFonts w:ascii="Arial" w:hAnsi="Arial" w:cs="Arial"/>
                <w:color w:val="FF0000"/>
              </w:rPr>
            </w:pPr>
          </w:p>
        </w:tc>
      </w:tr>
      <w:tr w:rsidR="00902E06" w:rsidRPr="00E80B1A" w14:paraId="517F6763"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6A54F60A" w14:textId="1820A666" w:rsidR="00902E06" w:rsidRPr="00C9305F" w:rsidRDefault="00902E06" w:rsidP="006B1486">
            <w:pPr>
              <w:pStyle w:val="ListParagraph"/>
              <w:numPr>
                <w:ilvl w:val="0"/>
                <w:numId w:val="2"/>
              </w:numPr>
              <w:spacing w:line="276" w:lineRule="auto"/>
              <w:rPr>
                <w:rFonts w:ascii="Arial" w:hAnsi="Arial" w:cs="Arial"/>
                <w:color w:val="FF0000"/>
              </w:rPr>
            </w:pPr>
            <w:r w:rsidRPr="00C9305F">
              <w:rPr>
                <w:rFonts w:ascii="Arial" w:hAnsi="Arial" w:cs="Arial"/>
                <w:color w:val="FF0000"/>
              </w:rPr>
              <w:t>bones become porous and fragile/weaker</w:t>
            </w:r>
          </w:p>
        </w:tc>
        <w:tc>
          <w:tcPr>
            <w:tcW w:w="1366" w:type="dxa"/>
            <w:vMerge/>
            <w:tcBorders>
              <w:left w:val="single" w:sz="4" w:space="0" w:color="auto"/>
              <w:right w:val="single" w:sz="4" w:space="0" w:color="auto"/>
            </w:tcBorders>
            <w:vAlign w:val="center"/>
          </w:tcPr>
          <w:p w14:paraId="586FBBAB" w14:textId="77777777" w:rsidR="00902E06" w:rsidRPr="00E80B1A" w:rsidRDefault="00902E06" w:rsidP="006F2BC4">
            <w:pPr>
              <w:pStyle w:val="ListParagraph"/>
              <w:spacing w:line="276" w:lineRule="auto"/>
              <w:ind w:left="0"/>
              <w:jc w:val="center"/>
              <w:rPr>
                <w:rFonts w:ascii="Arial" w:hAnsi="Arial" w:cs="Arial"/>
                <w:color w:val="FF0000"/>
              </w:rPr>
            </w:pPr>
          </w:p>
        </w:tc>
      </w:tr>
      <w:tr w:rsidR="00712651" w:rsidRPr="00E80B1A" w14:paraId="51867EB0" w14:textId="77777777" w:rsidTr="006C3F9F">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B2CD9A" w14:textId="1C22CDEE" w:rsidR="00712651" w:rsidRPr="00E80B1A" w:rsidRDefault="00712651" w:rsidP="00712651">
            <w:pPr>
              <w:pStyle w:val="ListParagraph"/>
              <w:spacing w:line="276" w:lineRule="auto"/>
              <w:ind w:left="0"/>
              <w:rPr>
                <w:rFonts w:ascii="Arial" w:hAnsi="Arial" w:cs="Arial"/>
                <w:color w:val="FF0000"/>
              </w:rPr>
            </w:pPr>
            <w:r>
              <w:rPr>
                <w:rFonts w:ascii="Arial" w:hAnsi="Arial" w:cs="Arial"/>
                <w:color w:val="FF0000"/>
              </w:rPr>
              <w:t>Any two of the following for one mark each: (symptoms)</w:t>
            </w:r>
          </w:p>
        </w:tc>
      </w:tr>
      <w:tr w:rsidR="009A117C" w:rsidRPr="00E80B1A" w14:paraId="2750183E"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2DDD3636" w14:textId="7D66D5A4" w:rsidR="009A117C" w:rsidRPr="00712651" w:rsidRDefault="009A117C" w:rsidP="006B1486">
            <w:pPr>
              <w:pStyle w:val="ListParagraph"/>
              <w:numPr>
                <w:ilvl w:val="0"/>
                <w:numId w:val="3"/>
              </w:numPr>
              <w:spacing w:line="276" w:lineRule="auto"/>
              <w:rPr>
                <w:rFonts w:ascii="Arial" w:hAnsi="Arial" w:cs="Arial"/>
                <w:color w:val="FF0000"/>
              </w:rPr>
            </w:pPr>
            <w:r>
              <w:rPr>
                <w:rFonts w:ascii="Arial" w:hAnsi="Arial" w:cs="Arial"/>
                <w:color w:val="FF0000"/>
              </w:rPr>
              <w:t>loss of &gt;3cm in height over time</w:t>
            </w:r>
          </w:p>
        </w:tc>
        <w:tc>
          <w:tcPr>
            <w:tcW w:w="1366" w:type="dxa"/>
            <w:vMerge w:val="restart"/>
            <w:tcBorders>
              <w:left w:val="single" w:sz="4" w:space="0" w:color="auto"/>
              <w:right w:val="single" w:sz="4" w:space="0" w:color="auto"/>
            </w:tcBorders>
            <w:vAlign w:val="center"/>
          </w:tcPr>
          <w:p w14:paraId="1A757682" w14:textId="30935588" w:rsidR="009A117C" w:rsidRPr="00E80B1A" w:rsidRDefault="009A117C" w:rsidP="00712651">
            <w:pPr>
              <w:pStyle w:val="ListParagraph"/>
              <w:spacing w:line="276" w:lineRule="auto"/>
              <w:ind w:left="0"/>
              <w:jc w:val="center"/>
              <w:rPr>
                <w:rFonts w:ascii="Arial" w:hAnsi="Arial" w:cs="Arial"/>
                <w:color w:val="FF0000"/>
              </w:rPr>
            </w:pPr>
            <w:r>
              <w:rPr>
                <w:rFonts w:ascii="Arial" w:hAnsi="Arial" w:cs="Arial"/>
                <w:color w:val="FF0000"/>
              </w:rPr>
              <w:t>1-2</w:t>
            </w:r>
          </w:p>
        </w:tc>
      </w:tr>
      <w:tr w:rsidR="009A117C" w:rsidRPr="00E80B1A" w14:paraId="7AFE22A6"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4A0CDD74" w14:textId="533EF4F5" w:rsidR="009A117C" w:rsidRPr="009A117C" w:rsidRDefault="009A117C" w:rsidP="006B1486">
            <w:pPr>
              <w:pStyle w:val="ListParagraph"/>
              <w:numPr>
                <w:ilvl w:val="0"/>
                <w:numId w:val="3"/>
              </w:numPr>
              <w:spacing w:line="276" w:lineRule="auto"/>
              <w:rPr>
                <w:rFonts w:ascii="Arial" w:hAnsi="Arial" w:cs="Arial"/>
                <w:color w:val="FF0000"/>
              </w:rPr>
            </w:pPr>
            <w:r>
              <w:rPr>
                <w:rFonts w:ascii="Arial" w:hAnsi="Arial" w:cs="Arial"/>
                <w:color w:val="FF0000"/>
              </w:rPr>
              <w:t>hunched over/stooped posture</w:t>
            </w:r>
          </w:p>
        </w:tc>
        <w:tc>
          <w:tcPr>
            <w:tcW w:w="1366" w:type="dxa"/>
            <w:vMerge/>
            <w:tcBorders>
              <w:left w:val="single" w:sz="4" w:space="0" w:color="auto"/>
              <w:right w:val="single" w:sz="4" w:space="0" w:color="auto"/>
            </w:tcBorders>
            <w:vAlign w:val="center"/>
          </w:tcPr>
          <w:p w14:paraId="6A9897A2" w14:textId="77777777" w:rsidR="009A117C" w:rsidRPr="00E80B1A" w:rsidRDefault="009A117C" w:rsidP="00712651">
            <w:pPr>
              <w:pStyle w:val="ListParagraph"/>
              <w:spacing w:line="276" w:lineRule="auto"/>
              <w:ind w:left="0"/>
              <w:jc w:val="center"/>
              <w:rPr>
                <w:rFonts w:ascii="Arial" w:hAnsi="Arial" w:cs="Arial"/>
                <w:color w:val="FF0000"/>
              </w:rPr>
            </w:pPr>
          </w:p>
        </w:tc>
      </w:tr>
      <w:tr w:rsidR="009A117C" w:rsidRPr="00E80B1A" w14:paraId="5C64F3EB"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1BB1173E" w14:textId="0D71F160" w:rsidR="009A117C" w:rsidRPr="009A117C" w:rsidRDefault="009A117C" w:rsidP="006B1486">
            <w:pPr>
              <w:pStyle w:val="ListParagraph"/>
              <w:numPr>
                <w:ilvl w:val="0"/>
                <w:numId w:val="3"/>
              </w:numPr>
              <w:spacing w:line="276" w:lineRule="auto"/>
              <w:rPr>
                <w:rFonts w:ascii="Arial" w:hAnsi="Arial" w:cs="Arial"/>
                <w:color w:val="FF0000"/>
              </w:rPr>
            </w:pPr>
            <w:r>
              <w:rPr>
                <w:rFonts w:ascii="Arial" w:hAnsi="Arial" w:cs="Arial"/>
                <w:color w:val="FF0000"/>
              </w:rPr>
              <w:t>bone pain/tenderness / back pain</w:t>
            </w:r>
          </w:p>
        </w:tc>
        <w:tc>
          <w:tcPr>
            <w:tcW w:w="1366" w:type="dxa"/>
            <w:vMerge/>
            <w:tcBorders>
              <w:left w:val="single" w:sz="4" w:space="0" w:color="auto"/>
              <w:right w:val="single" w:sz="4" w:space="0" w:color="auto"/>
            </w:tcBorders>
            <w:vAlign w:val="center"/>
          </w:tcPr>
          <w:p w14:paraId="73D563DC" w14:textId="77777777" w:rsidR="009A117C" w:rsidRPr="00E80B1A" w:rsidRDefault="009A117C" w:rsidP="00712651">
            <w:pPr>
              <w:pStyle w:val="ListParagraph"/>
              <w:spacing w:line="276" w:lineRule="auto"/>
              <w:ind w:left="0"/>
              <w:jc w:val="center"/>
              <w:rPr>
                <w:rFonts w:ascii="Arial" w:hAnsi="Arial" w:cs="Arial"/>
                <w:color w:val="FF0000"/>
              </w:rPr>
            </w:pPr>
          </w:p>
        </w:tc>
      </w:tr>
      <w:tr w:rsidR="009A117C" w:rsidRPr="00E80B1A" w14:paraId="57B15E17" w14:textId="77777777" w:rsidTr="006C3F9F">
        <w:trPr>
          <w:trHeight w:val="240"/>
        </w:trPr>
        <w:tc>
          <w:tcPr>
            <w:tcW w:w="6930" w:type="dxa"/>
            <w:tcBorders>
              <w:top w:val="single" w:sz="4" w:space="0" w:color="auto"/>
              <w:left w:val="single" w:sz="4" w:space="0" w:color="auto"/>
              <w:bottom w:val="single" w:sz="4" w:space="0" w:color="auto"/>
              <w:right w:val="single" w:sz="4" w:space="0" w:color="auto"/>
            </w:tcBorders>
          </w:tcPr>
          <w:p w14:paraId="27EE6819" w14:textId="018AE0C6" w:rsidR="009A117C" w:rsidRPr="009A117C" w:rsidRDefault="009A117C" w:rsidP="006B1486">
            <w:pPr>
              <w:pStyle w:val="ListParagraph"/>
              <w:numPr>
                <w:ilvl w:val="0"/>
                <w:numId w:val="3"/>
              </w:numPr>
              <w:spacing w:line="276" w:lineRule="auto"/>
              <w:rPr>
                <w:rFonts w:ascii="Arial" w:hAnsi="Arial" w:cs="Arial"/>
                <w:color w:val="FF0000"/>
              </w:rPr>
            </w:pPr>
            <w:r>
              <w:rPr>
                <w:rFonts w:ascii="Arial" w:hAnsi="Arial" w:cs="Arial"/>
                <w:color w:val="FF0000"/>
              </w:rPr>
              <w:t>easier than usual bone fracturing</w:t>
            </w:r>
          </w:p>
        </w:tc>
        <w:tc>
          <w:tcPr>
            <w:tcW w:w="1366" w:type="dxa"/>
            <w:vMerge/>
            <w:tcBorders>
              <w:left w:val="single" w:sz="4" w:space="0" w:color="auto"/>
              <w:bottom w:val="single" w:sz="4" w:space="0" w:color="auto"/>
              <w:right w:val="single" w:sz="4" w:space="0" w:color="auto"/>
            </w:tcBorders>
            <w:vAlign w:val="center"/>
          </w:tcPr>
          <w:p w14:paraId="001C45E0" w14:textId="77777777" w:rsidR="009A117C" w:rsidRPr="00E80B1A" w:rsidRDefault="009A117C" w:rsidP="00712651">
            <w:pPr>
              <w:pStyle w:val="ListParagraph"/>
              <w:spacing w:line="276" w:lineRule="auto"/>
              <w:ind w:left="0"/>
              <w:jc w:val="center"/>
              <w:rPr>
                <w:rFonts w:ascii="Arial" w:hAnsi="Arial" w:cs="Arial"/>
                <w:color w:val="FF0000"/>
              </w:rPr>
            </w:pPr>
          </w:p>
        </w:tc>
      </w:tr>
      <w:tr w:rsidR="00712651" w:rsidRPr="00E80B1A" w14:paraId="08EE5A58" w14:textId="77777777" w:rsidTr="006C3F9F">
        <w:tc>
          <w:tcPr>
            <w:tcW w:w="6930" w:type="dxa"/>
            <w:tcBorders>
              <w:top w:val="single" w:sz="4" w:space="0" w:color="auto"/>
              <w:left w:val="single" w:sz="4" w:space="0" w:color="auto"/>
              <w:bottom w:val="single" w:sz="4" w:space="0" w:color="auto"/>
              <w:right w:val="single" w:sz="4" w:space="0" w:color="auto"/>
            </w:tcBorders>
            <w:hideMark/>
          </w:tcPr>
          <w:p w14:paraId="46BED325" w14:textId="77777777" w:rsidR="00712651" w:rsidRPr="00E80B1A" w:rsidRDefault="00712651" w:rsidP="0071265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1B71D5E" w14:textId="77777777" w:rsidR="00712651" w:rsidRPr="00E80B1A" w:rsidRDefault="00712651" w:rsidP="00712651">
            <w:pPr>
              <w:pStyle w:val="ListParagraph"/>
              <w:spacing w:line="276" w:lineRule="auto"/>
              <w:ind w:left="0"/>
              <w:jc w:val="center"/>
              <w:rPr>
                <w:rFonts w:ascii="Arial" w:hAnsi="Arial" w:cs="Arial"/>
                <w:b/>
                <w:color w:val="FF0000"/>
              </w:rPr>
            </w:pPr>
            <w:r w:rsidRPr="00E80B1A">
              <w:rPr>
                <w:rFonts w:ascii="Arial" w:hAnsi="Arial" w:cs="Arial"/>
                <w:b/>
                <w:color w:val="FF0000"/>
              </w:rPr>
              <w:t>10</w:t>
            </w:r>
          </w:p>
        </w:tc>
      </w:tr>
    </w:tbl>
    <w:p w14:paraId="0F27D18C" w14:textId="77777777" w:rsidR="00276F28" w:rsidRDefault="00276F28" w:rsidP="00276F28">
      <w:pPr>
        <w:pStyle w:val="ListParagraph"/>
        <w:ind w:left="1080"/>
        <w:rPr>
          <w:rFonts w:ascii="Arial" w:hAnsi="Arial" w:cs="Arial"/>
        </w:rPr>
      </w:pPr>
    </w:p>
    <w:p w14:paraId="133F3E4B" w14:textId="3397A995" w:rsidR="00276F28" w:rsidRDefault="00276F28" w:rsidP="00276F28">
      <w:pPr>
        <w:pStyle w:val="ListParagraph"/>
        <w:ind w:left="1080"/>
        <w:rPr>
          <w:rFonts w:ascii="Arial" w:hAnsi="Arial" w:cs="Arial"/>
        </w:rPr>
      </w:pPr>
    </w:p>
    <w:p w14:paraId="71B3D73D" w14:textId="1B27759C" w:rsidR="00DF090A" w:rsidRDefault="00DF090A" w:rsidP="006B1486">
      <w:pPr>
        <w:pStyle w:val="ListParagraph"/>
        <w:numPr>
          <w:ilvl w:val="0"/>
          <w:numId w:val="4"/>
        </w:numPr>
        <w:rPr>
          <w:rFonts w:ascii="Arial" w:hAnsi="Arial" w:cs="Arial"/>
        </w:rPr>
      </w:pPr>
      <w:r>
        <w:rPr>
          <w:rFonts w:ascii="Arial" w:hAnsi="Arial" w:cs="Arial"/>
        </w:rPr>
        <w:t xml:space="preserve">The normal heart rate for a healthy adult </w:t>
      </w:r>
      <w:r w:rsidR="00E05139">
        <w:rPr>
          <w:rFonts w:ascii="Arial" w:hAnsi="Arial" w:cs="Arial"/>
        </w:rPr>
        <w:t xml:space="preserve">at rest </w:t>
      </w:r>
      <w:r>
        <w:rPr>
          <w:rFonts w:ascii="Arial" w:hAnsi="Arial" w:cs="Arial"/>
        </w:rPr>
        <w:t xml:space="preserve">is 60 to 70 beats per minute. Irregular heartbeats, such as during a heart attack, can affect the </w:t>
      </w:r>
      <w:r w:rsidR="001276BC">
        <w:rPr>
          <w:rFonts w:ascii="Arial" w:hAnsi="Arial" w:cs="Arial"/>
        </w:rPr>
        <w:t>flow of blood</w:t>
      </w:r>
      <w:r>
        <w:rPr>
          <w:rFonts w:ascii="Arial" w:hAnsi="Arial" w:cs="Arial"/>
        </w:rPr>
        <w:t xml:space="preserve"> through the heart and may even result in death.  </w:t>
      </w:r>
    </w:p>
    <w:p w14:paraId="2BEED844" w14:textId="77777777" w:rsidR="00DF090A" w:rsidRDefault="00DF090A" w:rsidP="00DF090A">
      <w:pPr>
        <w:pStyle w:val="ListParagraph"/>
        <w:ind w:left="1080"/>
        <w:rPr>
          <w:rFonts w:ascii="Arial" w:hAnsi="Arial" w:cs="Arial"/>
        </w:rPr>
      </w:pPr>
    </w:p>
    <w:p w14:paraId="0C55047F" w14:textId="23C611C3" w:rsidR="00613738" w:rsidRPr="00B43522" w:rsidRDefault="00DF090A" w:rsidP="00B43522">
      <w:pPr>
        <w:pStyle w:val="ListParagraph"/>
        <w:ind w:left="1080"/>
        <w:rPr>
          <w:rFonts w:ascii="Arial" w:hAnsi="Arial" w:cs="Arial"/>
        </w:rPr>
      </w:pPr>
      <w:r>
        <w:rPr>
          <w:rFonts w:ascii="Arial" w:hAnsi="Arial" w:cs="Arial"/>
        </w:rPr>
        <w:t>Describe how blood</w:t>
      </w:r>
      <w:r w:rsidR="00E05139">
        <w:rPr>
          <w:rFonts w:ascii="Arial" w:hAnsi="Arial" w:cs="Arial"/>
        </w:rPr>
        <w:t xml:space="preserve"> normally</w:t>
      </w:r>
      <w:r>
        <w:rPr>
          <w:rFonts w:ascii="Arial" w:hAnsi="Arial" w:cs="Arial"/>
        </w:rPr>
        <w:t xml:space="preserve"> flows through the heart and explain the </w:t>
      </w:r>
      <w:r w:rsidR="00F743F6">
        <w:rPr>
          <w:rFonts w:ascii="Arial" w:hAnsi="Arial" w:cs="Arial"/>
        </w:rPr>
        <w:t>effect</w:t>
      </w:r>
      <w:r>
        <w:rPr>
          <w:rFonts w:ascii="Arial" w:hAnsi="Arial" w:cs="Arial"/>
        </w:rPr>
        <w:t xml:space="preserve"> </w:t>
      </w:r>
      <w:r w:rsidR="004D22CC">
        <w:rPr>
          <w:rFonts w:ascii="Arial" w:hAnsi="Arial" w:cs="Arial"/>
        </w:rPr>
        <w:t xml:space="preserve">on </w:t>
      </w:r>
      <w:r w:rsidR="001276BC">
        <w:rPr>
          <w:rFonts w:ascii="Arial" w:hAnsi="Arial" w:cs="Arial"/>
        </w:rPr>
        <w:t xml:space="preserve">blood </w:t>
      </w:r>
      <w:r w:rsidR="007D688E">
        <w:rPr>
          <w:rFonts w:ascii="Arial" w:hAnsi="Arial" w:cs="Arial"/>
        </w:rPr>
        <w:t>flow in the</w:t>
      </w:r>
      <w:r w:rsidR="001276BC">
        <w:rPr>
          <w:rFonts w:ascii="Arial" w:hAnsi="Arial" w:cs="Arial"/>
        </w:rPr>
        <w:t xml:space="preserve"> heart</w:t>
      </w:r>
      <w:r>
        <w:rPr>
          <w:rFonts w:ascii="Arial" w:hAnsi="Arial" w:cs="Arial"/>
        </w:rPr>
        <w:t xml:space="preserve"> if the valve between the left atrium and ventricle was ineffective.</w:t>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613738" w:rsidRPr="00B43522">
        <w:rPr>
          <w:rFonts w:ascii="Arial" w:hAnsi="Arial" w:cs="Arial"/>
        </w:rPr>
        <w:t>(10 marks)</w:t>
      </w:r>
    </w:p>
    <w:p w14:paraId="77C0BB78" w14:textId="37E4DEF5" w:rsidR="00DF090A" w:rsidRDefault="00DF090A" w:rsidP="00DF090A">
      <w:pPr>
        <w:pStyle w:val="ListParagraph"/>
        <w:ind w:left="108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DF090A" w:rsidRPr="00E80B1A" w14:paraId="6EBA8B9B" w14:textId="77777777" w:rsidTr="00571A4E">
        <w:tc>
          <w:tcPr>
            <w:tcW w:w="6930" w:type="dxa"/>
            <w:tcBorders>
              <w:top w:val="single" w:sz="4" w:space="0" w:color="auto"/>
              <w:left w:val="single" w:sz="4" w:space="0" w:color="auto"/>
              <w:bottom w:val="single" w:sz="4" w:space="0" w:color="auto"/>
              <w:right w:val="single" w:sz="4" w:space="0" w:color="auto"/>
            </w:tcBorders>
            <w:hideMark/>
          </w:tcPr>
          <w:p w14:paraId="1877CA0B" w14:textId="77777777" w:rsidR="00DF090A" w:rsidRPr="00E80B1A" w:rsidRDefault="00DF090A" w:rsidP="00571A4E">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68EC8CF" w14:textId="77777777" w:rsidR="00DF090A" w:rsidRPr="00E80B1A" w:rsidRDefault="00DF090A" w:rsidP="00571A4E">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031828" w:rsidRPr="00E80B1A" w14:paraId="6BFFA97D" w14:textId="77777777" w:rsidTr="00571A4E">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0CB81A" w14:textId="2E629414" w:rsidR="00031828" w:rsidRDefault="00031828" w:rsidP="00031828">
            <w:pPr>
              <w:pStyle w:val="ListParagraph"/>
              <w:spacing w:line="276" w:lineRule="auto"/>
              <w:ind w:left="0"/>
              <w:rPr>
                <w:rFonts w:ascii="Arial" w:hAnsi="Arial" w:cs="Arial"/>
                <w:color w:val="FF0000"/>
              </w:rPr>
            </w:pPr>
            <w:r>
              <w:rPr>
                <w:rFonts w:ascii="Arial" w:hAnsi="Arial" w:cs="Arial"/>
                <w:color w:val="FF0000"/>
              </w:rPr>
              <w:t xml:space="preserve">Any 8 of the following for 1 mark each. </w:t>
            </w:r>
            <w:r w:rsidR="00E05139">
              <w:rPr>
                <w:rFonts w:ascii="Arial" w:hAnsi="Arial" w:cs="Arial"/>
                <w:color w:val="FF0000"/>
              </w:rPr>
              <w:t xml:space="preserve">Max 6 if not </w:t>
            </w:r>
            <w:r>
              <w:rPr>
                <w:rFonts w:ascii="Arial" w:hAnsi="Arial" w:cs="Arial"/>
                <w:color w:val="FF0000"/>
              </w:rPr>
              <w:t>in the correct order.</w:t>
            </w:r>
          </w:p>
        </w:tc>
      </w:tr>
      <w:tr w:rsidR="00031828" w:rsidRPr="00E80B1A" w14:paraId="47C1AB09"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058AB46B" w14:textId="4407E9B4" w:rsidR="00031828" w:rsidRDefault="00031828" w:rsidP="00571A4E">
            <w:pPr>
              <w:pStyle w:val="ListParagraph"/>
              <w:spacing w:line="276" w:lineRule="auto"/>
              <w:ind w:left="0"/>
              <w:rPr>
                <w:rFonts w:ascii="Arial" w:hAnsi="Arial" w:cs="Arial"/>
                <w:color w:val="FF0000"/>
              </w:rPr>
            </w:pPr>
            <w:r>
              <w:rPr>
                <w:rFonts w:ascii="Arial" w:hAnsi="Arial" w:cs="Arial"/>
                <w:color w:val="FF0000"/>
              </w:rPr>
              <w:t xml:space="preserve">Blood enters the right atrium </w:t>
            </w:r>
          </w:p>
        </w:tc>
        <w:tc>
          <w:tcPr>
            <w:tcW w:w="1366" w:type="dxa"/>
            <w:vMerge w:val="restart"/>
            <w:tcBorders>
              <w:top w:val="single" w:sz="4" w:space="0" w:color="auto"/>
              <w:left w:val="single" w:sz="4" w:space="0" w:color="auto"/>
              <w:right w:val="single" w:sz="4" w:space="0" w:color="auto"/>
            </w:tcBorders>
            <w:shd w:val="clear" w:color="auto" w:fill="FFFFFF" w:themeFill="background1"/>
          </w:tcPr>
          <w:p w14:paraId="3BF01335" w14:textId="77777777" w:rsidR="00031828" w:rsidRDefault="00031828" w:rsidP="00571A4E">
            <w:pPr>
              <w:pStyle w:val="ListParagraph"/>
              <w:spacing w:line="276" w:lineRule="auto"/>
              <w:ind w:left="0"/>
              <w:jc w:val="center"/>
              <w:rPr>
                <w:rFonts w:ascii="Arial" w:hAnsi="Arial" w:cs="Arial"/>
                <w:color w:val="FF0000"/>
              </w:rPr>
            </w:pPr>
          </w:p>
          <w:p w14:paraId="0290D108" w14:textId="77777777" w:rsidR="00031828" w:rsidRDefault="00031828" w:rsidP="00571A4E">
            <w:pPr>
              <w:pStyle w:val="ListParagraph"/>
              <w:spacing w:line="276" w:lineRule="auto"/>
              <w:ind w:left="0"/>
              <w:jc w:val="center"/>
              <w:rPr>
                <w:rFonts w:ascii="Arial" w:hAnsi="Arial" w:cs="Arial"/>
                <w:color w:val="FF0000"/>
              </w:rPr>
            </w:pPr>
          </w:p>
          <w:p w14:paraId="5D6C9B57" w14:textId="77777777" w:rsidR="00031828" w:rsidRDefault="00031828" w:rsidP="00571A4E">
            <w:pPr>
              <w:pStyle w:val="ListParagraph"/>
              <w:spacing w:line="276" w:lineRule="auto"/>
              <w:ind w:left="0"/>
              <w:jc w:val="center"/>
              <w:rPr>
                <w:rFonts w:ascii="Arial" w:hAnsi="Arial" w:cs="Arial"/>
                <w:color w:val="FF0000"/>
              </w:rPr>
            </w:pPr>
          </w:p>
          <w:p w14:paraId="7DC85D13" w14:textId="77777777" w:rsidR="00031828" w:rsidRDefault="00031828" w:rsidP="00571A4E">
            <w:pPr>
              <w:pStyle w:val="ListParagraph"/>
              <w:spacing w:line="276" w:lineRule="auto"/>
              <w:ind w:left="0"/>
              <w:jc w:val="center"/>
              <w:rPr>
                <w:rFonts w:ascii="Arial" w:hAnsi="Arial" w:cs="Arial"/>
                <w:color w:val="FF0000"/>
              </w:rPr>
            </w:pPr>
          </w:p>
          <w:p w14:paraId="58ACFE0A" w14:textId="77777777" w:rsidR="00031828" w:rsidRDefault="00031828" w:rsidP="00571A4E">
            <w:pPr>
              <w:pStyle w:val="ListParagraph"/>
              <w:spacing w:line="276" w:lineRule="auto"/>
              <w:ind w:left="0"/>
              <w:jc w:val="center"/>
              <w:rPr>
                <w:rFonts w:ascii="Arial" w:hAnsi="Arial" w:cs="Arial"/>
                <w:color w:val="FF0000"/>
              </w:rPr>
            </w:pPr>
          </w:p>
          <w:p w14:paraId="6B5D45AF" w14:textId="77777777" w:rsidR="00031828" w:rsidRDefault="00031828" w:rsidP="00571A4E">
            <w:pPr>
              <w:pStyle w:val="ListParagraph"/>
              <w:spacing w:line="276" w:lineRule="auto"/>
              <w:ind w:left="0"/>
              <w:jc w:val="center"/>
              <w:rPr>
                <w:rFonts w:ascii="Arial" w:hAnsi="Arial" w:cs="Arial"/>
                <w:color w:val="FF0000"/>
              </w:rPr>
            </w:pPr>
          </w:p>
          <w:p w14:paraId="35383122" w14:textId="7F9AA949" w:rsidR="00031828" w:rsidRDefault="00031828" w:rsidP="00571A4E">
            <w:pPr>
              <w:pStyle w:val="ListParagraph"/>
              <w:spacing w:line="276" w:lineRule="auto"/>
              <w:ind w:left="0"/>
              <w:jc w:val="center"/>
              <w:rPr>
                <w:rFonts w:ascii="Arial" w:hAnsi="Arial" w:cs="Arial"/>
                <w:color w:val="FF0000"/>
              </w:rPr>
            </w:pPr>
            <w:r>
              <w:rPr>
                <w:rFonts w:ascii="Arial" w:hAnsi="Arial" w:cs="Arial"/>
                <w:color w:val="FF0000"/>
              </w:rPr>
              <w:t>1-8</w:t>
            </w:r>
          </w:p>
        </w:tc>
      </w:tr>
      <w:tr w:rsidR="00031828" w:rsidRPr="00E80B1A" w14:paraId="2A20C2F5"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2CCA8207" w14:textId="284D5CF7" w:rsidR="00031828" w:rsidRDefault="00031828" w:rsidP="00571A4E">
            <w:pPr>
              <w:pStyle w:val="ListParagraph"/>
              <w:spacing w:line="276" w:lineRule="auto"/>
              <w:ind w:left="0"/>
              <w:rPr>
                <w:rFonts w:ascii="Arial" w:hAnsi="Arial" w:cs="Arial"/>
                <w:color w:val="FF0000"/>
              </w:rPr>
            </w:pPr>
            <w:r>
              <w:rPr>
                <w:rFonts w:ascii="Arial" w:hAnsi="Arial" w:cs="Arial"/>
                <w:color w:val="FF0000"/>
              </w:rPr>
              <w:t xml:space="preserve">through the vena </w:t>
            </w:r>
            <w:proofErr w:type="spellStart"/>
            <w:r>
              <w:rPr>
                <w:rFonts w:ascii="Arial" w:hAnsi="Arial" w:cs="Arial"/>
                <w:color w:val="FF0000"/>
              </w:rPr>
              <w:t>cava</w:t>
            </w:r>
            <w:r w:rsidR="00E05139">
              <w:rPr>
                <w:rFonts w:ascii="Arial" w:hAnsi="Arial" w:cs="Arial"/>
                <w:color w:val="FF0000"/>
              </w:rPr>
              <w:t>e</w:t>
            </w:r>
            <w:proofErr w:type="spellEnd"/>
            <w:r w:rsidR="00E05139">
              <w:rPr>
                <w:rFonts w:ascii="Arial" w:hAnsi="Arial" w:cs="Arial"/>
                <w:color w:val="FF0000"/>
              </w:rPr>
              <w:t xml:space="preserve">/superior and inferior vena </w:t>
            </w:r>
            <w:proofErr w:type="spellStart"/>
            <w:r w:rsidR="00E05139">
              <w:rPr>
                <w:rFonts w:ascii="Arial" w:hAnsi="Arial" w:cs="Arial"/>
                <w:color w:val="FF0000"/>
              </w:rPr>
              <w:t>cavae</w:t>
            </w:r>
            <w:proofErr w:type="spellEnd"/>
          </w:p>
        </w:tc>
        <w:tc>
          <w:tcPr>
            <w:tcW w:w="1366" w:type="dxa"/>
            <w:vMerge/>
            <w:tcBorders>
              <w:left w:val="single" w:sz="4" w:space="0" w:color="auto"/>
              <w:right w:val="single" w:sz="4" w:space="0" w:color="auto"/>
            </w:tcBorders>
            <w:shd w:val="clear" w:color="auto" w:fill="FFFFFF" w:themeFill="background1"/>
          </w:tcPr>
          <w:p w14:paraId="6FEB1F68" w14:textId="554715E7" w:rsidR="00031828" w:rsidRDefault="00031828" w:rsidP="00571A4E">
            <w:pPr>
              <w:pStyle w:val="ListParagraph"/>
              <w:spacing w:line="276" w:lineRule="auto"/>
              <w:ind w:left="0"/>
              <w:jc w:val="center"/>
              <w:rPr>
                <w:rFonts w:ascii="Arial" w:hAnsi="Arial" w:cs="Arial"/>
                <w:color w:val="FF0000"/>
              </w:rPr>
            </w:pPr>
          </w:p>
        </w:tc>
      </w:tr>
      <w:tr w:rsidR="00031828" w:rsidRPr="00E80B1A" w14:paraId="396E1BC6"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D2D070B" w14:textId="6952540C" w:rsidR="00031828" w:rsidRDefault="00031828" w:rsidP="00571A4E">
            <w:pPr>
              <w:pStyle w:val="ListParagraph"/>
              <w:spacing w:line="276" w:lineRule="auto"/>
              <w:ind w:left="0"/>
              <w:rPr>
                <w:rFonts w:ascii="Arial" w:hAnsi="Arial" w:cs="Arial"/>
                <w:color w:val="FF0000"/>
              </w:rPr>
            </w:pPr>
            <w:r>
              <w:rPr>
                <w:rFonts w:ascii="Arial" w:hAnsi="Arial" w:cs="Arial"/>
                <w:color w:val="FF0000"/>
              </w:rPr>
              <w:t>Blood flows through tricuspid valve</w:t>
            </w:r>
          </w:p>
        </w:tc>
        <w:tc>
          <w:tcPr>
            <w:tcW w:w="1366" w:type="dxa"/>
            <w:vMerge/>
            <w:tcBorders>
              <w:left w:val="single" w:sz="4" w:space="0" w:color="auto"/>
              <w:right w:val="single" w:sz="4" w:space="0" w:color="auto"/>
            </w:tcBorders>
            <w:shd w:val="clear" w:color="auto" w:fill="FFFFFF" w:themeFill="background1"/>
          </w:tcPr>
          <w:p w14:paraId="237422F7" w14:textId="7499A419" w:rsidR="00031828" w:rsidRDefault="00031828" w:rsidP="00571A4E">
            <w:pPr>
              <w:pStyle w:val="ListParagraph"/>
              <w:spacing w:line="276" w:lineRule="auto"/>
              <w:ind w:left="0"/>
              <w:jc w:val="center"/>
              <w:rPr>
                <w:rFonts w:ascii="Arial" w:hAnsi="Arial" w:cs="Arial"/>
                <w:color w:val="FF0000"/>
              </w:rPr>
            </w:pPr>
          </w:p>
        </w:tc>
      </w:tr>
      <w:tr w:rsidR="00031828" w:rsidRPr="00E80B1A" w14:paraId="643DA8E1"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2639" w14:textId="58EB57BC" w:rsidR="00031828" w:rsidRDefault="00031828" w:rsidP="00571A4E">
            <w:pPr>
              <w:pStyle w:val="ListParagraph"/>
              <w:spacing w:line="276" w:lineRule="auto"/>
              <w:ind w:left="0"/>
              <w:rPr>
                <w:rFonts w:ascii="Arial" w:hAnsi="Arial" w:cs="Arial"/>
                <w:color w:val="FF0000"/>
              </w:rPr>
            </w:pPr>
            <w:r>
              <w:rPr>
                <w:rFonts w:ascii="Arial" w:hAnsi="Arial" w:cs="Arial"/>
                <w:color w:val="FF0000"/>
              </w:rPr>
              <w:t>Into the right ventricle</w:t>
            </w:r>
          </w:p>
        </w:tc>
        <w:tc>
          <w:tcPr>
            <w:tcW w:w="1366" w:type="dxa"/>
            <w:vMerge/>
            <w:tcBorders>
              <w:left w:val="single" w:sz="4" w:space="0" w:color="auto"/>
              <w:right w:val="single" w:sz="4" w:space="0" w:color="auto"/>
            </w:tcBorders>
            <w:shd w:val="clear" w:color="auto" w:fill="FFFFFF" w:themeFill="background1"/>
          </w:tcPr>
          <w:p w14:paraId="2BD34CFF" w14:textId="06F404DB" w:rsidR="00031828" w:rsidRDefault="00031828" w:rsidP="00571A4E">
            <w:pPr>
              <w:pStyle w:val="ListParagraph"/>
              <w:spacing w:line="276" w:lineRule="auto"/>
              <w:ind w:left="0"/>
              <w:jc w:val="center"/>
              <w:rPr>
                <w:rFonts w:ascii="Arial" w:hAnsi="Arial" w:cs="Arial"/>
                <w:color w:val="FF0000"/>
              </w:rPr>
            </w:pPr>
          </w:p>
        </w:tc>
      </w:tr>
      <w:tr w:rsidR="00031828" w:rsidRPr="00E80B1A" w14:paraId="2D5A16DB"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179F8BF" w14:textId="568DDEBB" w:rsidR="00031828" w:rsidRDefault="00031828" w:rsidP="00571A4E">
            <w:pPr>
              <w:pStyle w:val="ListParagraph"/>
              <w:spacing w:line="276" w:lineRule="auto"/>
              <w:ind w:left="0"/>
              <w:rPr>
                <w:rFonts w:ascii="Arial" w:hAnsi="Arial" w:cs="Arial"/>
                <w:color w:val="FF0000"/>
              </w:rPr>
            </w:pPr>
            <w:r>
              <w:rPr>
                <w:rFonts w:ascii="Arial" w:hAnsi="Arial" w:cs="Arial"/>
                <w:color w:val="FF0000"/>
              </w:rPr>
              <w:t>Past the pulmonic valve</w:t>
            </w:r>
            <w:r w:rsidR="00E05139">
              <w:rPr>
                <w:rFonts w:ascii="Arial" w:hAnsi="Arial" w:cs="Arial"/>
                <w:color w:val="FF0000"/>
              </w:rPr>
              <w:t>/semilunar valve</w:t>
            </w:r>
          </w:p>
        </w:tc>
        <w:tc>
          <w:tcPr>
            <w:tcW w:w="1366" w:type="dxa"/>
            <w:vMerge/>
            <w:tcBorders>
              <w:left w:val="single" w:sz="4" w:space="0" w:color="auto"/>
              <w:right w:val="single" w:sz="4" w:space="0" w:color="auto"/>
            </w:tcBorders>
            <w:shd w:val="clear" w:color="auto" w:fill="FFFFFF" w:themeFill="background1"/>
          </w:tcPr>
          <w:p w14:paraId="4F488D1B" w14:textId="69BFC8E0" w:rsidR="00031828" w:rsidRDefault="00031828" w:rsidP="00571A4E">
            <w:pPr>
              <w:pStyle w:val="ListParagraph"/>
              <w:spacing w:line="276" w:lineRule="auto"/>
              <w:ind w:left="0"/>
              <w:jc w:val="center"/>
              <w:rPr>
                <w:rFonts w:ascii="Arial" w:hAnsi="Arial" w:cs="Arial"/>
                <w:color w:val="FF0000"/>
              </w:rPr>
            </w:pPr>
          </w:p>
        </w:tc>
      </w:tr>
      <w:tr w:rsidR="00031828" w:rsidRPr="00E80B1A" w14:paraId="1C53219D"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1506C81" w14:textId="1B6D0769" w:rsidR="00031828" w:rsidRDefault="00031828" w:rsidP="00571A4E">
            <w:pPr>
              <w:pStyle w:val="ListParagraph"/>
              <w:spacing w:line="276" w:lineRule="auto"/>
              <w:ind w:left="0"/>
              <w:rPr>
                <w:rFonts w:ascii="Arial" w:hAnsi="Arial" w:cs="Arial"/>
                <w:color w:val="FF0000"/>
              </w:rPr>
            </w:pPr>
            <w:r>
              <w:rPr>
                <w:rFonts w:ascii="Arial" w:hAnsi="Arial" w:cs="Arial"/>
                <w:color w:val="FF0000"/>
              </w:rPr>
              <w:t>into pulmon</w:t>
            </w:r>
            <w:r w:rsidR="00E05139">
              <w:rPr>
                <w:rFonts w:ascii="Arial" w:hAnsi="Arial" w:cs="Arial"/>
                <w:color w:val="FF0000"/>
              </w:rPr>
              <w:t>ary</w:t>
            </w:r>
            <w:r>
              <w:rPr>
                <w:rFonts w:ascii="Arial" w:hAnsi="Arial" w:cs="Arial"/>
                <w:color w:val="FF0000"/>
              </w:rPr>
              <w:t xml:space="preserve"> artery</w:t>
            </w:r>
          </w:p>
        </w:tc>
        <w:tc>
          <w:tcPr>
            <w:tcW w:w="1366" w:type="dxa"/>
            <w:vMerge/>
            <w:tcBorders>
              <w:left w:val="single" w:sz="4" w:space="0" w:color="auto"/>
              <w:right w:val="single" w:sz="4" w:space="0" w:color="auto"/>
            </w:tcBorders>
            <w:shd w:val="clear" w:color="auto" w:fill="FFFFFF" w:themeFill="background1"/>
          </w:tcPr>
          <w:p w14:paraId="655F83E0" w14:textId="752EB2E2" w:rsidR="00031828" w:rsidRDefault="00031828" w:rsidP="00571A4E">
            <w:pPr>
              <w:pStyle w:val="ListParagraph"/>
              <w:spacing w:line="276" w:lineRule="auto"/>
              <w:ind w:left="0"/>
              <w:jc w:val="center"/>
              <w:rPr>
                <w:rFonts w:ascii="Arial" w:hAnsi="Arial" w:cs="Arial"/>
                <w:color w:val="FF0000"/>
              </w:rPr>
            </w:pPr>
          </w:p>
        </w:tc>
      </w:tr>
      <w:tr w:rsidR="00031828" w:rsidRPr="00E80B1A" w14:paraId="54B2EFD4"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742BA56C" w14:textId="2CE5B92B" w:rsidR="00031828" w:rsidRDefault="00031828" w:rsidP="00571A4E">
            <w:pPr>
              <w:pStyle w:val="ListParagraph"/>
              <w:spacing w:line="276" w:lineRule="auto"/>
              <w:ind w:left="0"/>
              <w:rPr>
                <w:rFonts w:ascii="Arial" w:hAnsi="Arial" w:cs="Arial"/>
                <w:color w:val="FF0000"/>
              </w:rPr>
            </w:pPr>
            <w:r>
              <w:rPr>
                <w:rFonts w:ascii="Arial" w:hAnsi="Arial" w:cs="Arial"/>
                <w:color w:val="FF0000"/>
              </w:rPr>
              <w:t>Oxygenated blood returns via pulmon</w:t>
            </w:r>
            <w:r w:rsidR="00E05139">
              <w:rPr>
                <w:rFonts w:ascii="Arial" w:hAnsi="Arial" w:cs="Arial"/>
                <w:color w:val="FF0000"/>
              </w:rPr>
              <w:t>ary</w:t>
            </w:r>
            <w:r>
              <w:rPr>
                <w:rFonts w:ascii="Arial" w:hAnsi="Arial" w:cs="Arial"/>
                <w:color w:val="FF0000"/>
              </w:rPr>
              <w:t xml:space="preserve"> vein</w:t>
            </w:r>
            <w:r w:rsidR="00E05139">
              <w:rPr>
                <w:rFonts w:ascii="Arial" w:hAnsi="Arial" w:cs="Arial"/>
                <w:color w:val="FF0000"/>
              </w:rPr>
              <w:t>s</w:t>
            </w:r>
          </w:p>
        </w:tc>
        <w:tc>
          <w:tcPr>
            <w:tcW w:w="1366" w:type="dxa"/>
            <w:vMerge/>
            <w:tcBorders>
              <w:left w:val="single" w:sz="4" w:space="0" w:color="auto"/>
              <w:right w:val="single" w:sz="4" w:space="0" w:color="auto"/>
            </w:tcBorders>
            <w:shd w:val="clear" w:color="auto" w:fill="FFFFFF" w:themeFill="background1"/>
          </w:tcPr>
          <w:p w14:paraId="49762695" w14:textId="5A88E3D2" w:rsidR="00031828" w:rsidRDefault="00031828" w:rsidP="00571A4E">
            <w:pPr>
              <w:pStyle w:val="ListParagraph"/>
              <w:spacing w:line="276" w:lineRule="auto"/>
              <w:ind w:left="0"/>
              <w:jc w:val="center"/>
              <w:rPr>
                <w:rFonts w:ascii="Arial" w:hAnsi="Arial" w:cs="Arial"/>
                <w:color w:val="FF0000"/>
              </w:rPr>
            </w:pPr>
          </w:p>
        </w:tc>
      </w:tr>
      <w:tr w:rsidR="00031828" w:rsidRPr="00E80B1A" w14:paraId="7505842D"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E6FB517" w14:textId="6E0F9DEE" w:rsidR="00031828" w:rsidRDefault="00031828" w:rsidP="00571A4E">
            <w:pPr>
              <w:pStyle w:val="ListParagraph"/>
              <w:spacing w:line="276" w:lineRule="auto"/>
              <w:ind w:left="0"/>
              <w:rPr>
                <w:rFonts w:ascii="Arial" w:hAnsi="Arial" w:cs="Arial"/>
                <w:color w:val="FF0000"/>
              </w:rPr>
            </w:pPr>
            <w:r>
              <w:rPr>
                <w:rFonts w:ascii="Arial" w:hAnsi="Arial" w:cs="Arial"/>
                <w:color w:val="FF0000"/>
              </w:rPr>
              <w:t>Into the left atrium</w:t>
            </w:r>
          </w:p>
        </w:tc>
        <w:tc>
          <w:tcPr>
            <w:tcW w:w="1366" w:type="dxa"/>
            <w:vMerge/>
            <w:tcBorders>
              <w:left w:val="single" w:sz="4" w:space="0" w:color="auto"/>
              <w:right w:val="single" w:sz="4" w:space="0" w:color="auto"/>
            </w:tcBorders>
            <w:shd w:val="clear" w:color="auto" w:fill="FFFFFF" w:themeFill="background1"/>
          </w:tcPr>
          <w:p w14:paraId="2E830FE5" w14:textId="0CA29E64" w:rsidR="00031828" w:rsidRDefault="00031828" w:rsidP="00571A4E">
            <w:pPr>
              <w:pStyle w:val="ListParagraph"/>
              <w:spacing w:line="276" w:lineRule="auto"/>
              <w:ind w:left="0"/>
              <w:jc w:val="center"/>
              <w:rPr>
                <w:rFonts w:ascii="Arial" w:hAnsi="Arial" w:cs="Arial"/>
                <w:color w:val="FF0000"/>
              </w:rPr>
            </w:pPr>
          </w:p>
        </w:tc>
      </w:tr>
      <w:tr w:rsidR="00031828" w:rsidRPr="00E80B1A" w14:paraId="31825BC0"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6FACB731" w14:textId="196F3884" w:rsidR="00031828" w:rsidRDefault="00031828" w:rsidP="00571A4E">
            <w:pPr>
              <w:pStyle w:val="ListParagraph"/>
              <w:spacing w:line="276" w:lineRule="auto"/>
              <w:ind w:left="0"/>
              <w:rPr>
                <w:rFonts w:ascii="Arial" w:hAnsi="Arial" w:cs="Arial"/>
                <w:color w:val="FF0000"/>
              </w:rPr>
            </w:pPr>
            <w:r>
              <w:rPr>
                <w:rFonts w:ascii="Arial" w:hAnsi="Arial" w:cs="Arial"/>
                <w:color w:val="FF0000"/>
              </w:rPr>
              <w:t>Through the mitral valve</w:t>
            </w:r>
            <w:r w:rsidR="00E05139">
              <w:rPr>
                <w:rFonts w:ascii="Arial" w:hAnsi="Arial" w:cs="Arial"/>
                <w:color w:val="FF0000"/>
              </w:rPr>
              <w:t>/</w:t>
            </w:r>
            <w:proofErr w:type="spellStart"/>
            <w:r w:rsidR="00E05139">
              <w:rPr>
                <w:rFonts w:ascii="Arial" w:hAnsi="Arial" w:cs="Arial"/>
                <w:color w:val="FF0000"/>
              </w:rPr>
              <w:t>biscupid</w:t>
            </w:r>
            <w:proofErr w:type="spellEnd"/>
          </w:p>
        </w:tc>
        <w:tc>
          <w:tcPr>
            <w:tcW w:w="1366" w:type="dxa"/>
            <w:vMerge/>
            <w:tcBorders>
              <w:left w:val="single" w:sz="4" w:space="0" w:color="auto"/>
              <w:right w:val="single" w:sz="4" w:space="0" w:color="auto"/>
            </w:tcBorders>
            <w:shd w:val="clear" w:color="auto" w:fill="FFFFFF" w:themeFill="background1"/>
          </w:tcPr>
          <w:p w14:paraId="4FFCD4F3" w14:textId="77777777" w:rsidR="00031828" w:rsidRDefault="00031828" w:rsidP="00571A4E">
            <w:pPr>
              <w:pStyle w:val="ListParagraph"/>
              <w:spacing w:line="276" w:lineRule="auto"/>
              <w:ind w:left="0"/>
              <w:jc w:val="center"/>
              <w:rPr>
                <w:rFonts w:ascii="Arial" w:hAnsi="Arial" w:cs="Arial"/>
                <w:color w:val="FF0000"/>
              </w:rPr>
            </w:pPr>
          </w:p>
        </w:tc>
      </w:tr>
      <w:tr w:rsidR="00031828" w:rsidRPr="00E80B1A" w14:paraId="0941A429"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EE42963" w14:textId="0E52F522" w:rsidR="00031828" w:rsidRDefault="00031828" w:rsidP="00571A4E">
            <w:pPr>
              <w:pStyle w:val="ListParagraph"/>
              <w:spacing w:line="276" w:lineRule="auto"/>
              <w:ind w:left="0"/>
              <w:rPr>
                <w:rFonts w:ascii="Arial" w:hAnsi="Arial" w:cs="Arial"/>
                <w:color w:val="FF0000"/>
              </w:rPr>
            </w:pPr>
            <w:r>
              <w:rPr>
                <w:rFonts w:ascii="Arial" w:hAnsi="Arial" w:cs="Arial"/>
                <w:color w:val="FF0000"/>
              </w:rPr>
              <w:t>Into the left ventricle</w:t>
            </w:r>
          </w:p>
        </w:tc>
        <w:tc>
          <w:tcPr>
            <w:tcW w:w="1366" w:type="dxa"/>
            <w:vMerge/>
            <w:tcBorders>
              <w:left w:val="single" w:sz="4" w:space="0" w:color="auto"/>
              <w:right w:val="single" w:sz="4" w:space="0" w:color="auto"/>
            </w:tcBorders>
            <w:shd w:val="clear" w:color="auto" w:fill="FFFFFF" w:themeFill="background1"/>
          </w:tcPr>
          <w:p w14:paraId="22148BBD" w14:textId="77777777" w:rsidR="00031828" w:rsidRDefault="00031828" w:rsidP="00571A4E">
            <w:pPr>
              <w:pStyle w:val="ListParagraph"/>
              <w:spacing w:line="276" w:lineRule="auto"/>
              <w:ind w:left="0"/>
              <w:jc w:val="center"/>
              <w:rPr>
                <w:rFonts w:ascii="Arial" w:hAnsi="Arial" w:cs="Arial"/>
                <w:color w:val="FF0000"/>
              </w:rPr>
            </w:pPr>
          </w:p>
        </w:tc>
      </w:tr>
      <w:tr w:rsidR="00031828" w:rsidRPr="00E80B1A" w14:paraId="69BAE13A"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36436BD9" w14:textId="4D5B03D4" w:rsidR="00031828" w:rsidRDefault="00031828" w:rsidP="00571A4E">
            <w:pPr>
              <w:pStyle w:val="ListParagraph"/>
              <w:spacing w:line="276" w:lineRule="auto"/>
              <w:ind w:left="0"/>
              <w:rPr>
                <w:rFonts w:ascii="Arial" w:hAnsi="Arial" w:cs="Arial"/>
                <w:color w:val="FF0000"/>
              </w:rPr>
            </w:pPr>
            <w:r>
              <w:rPr>
                <w:rFonts w:ascii="Arial" w:hAnsi="Arial" w:cs="Arial"/>
                <w:color w:val="FF0000"/>
              </w:rPr>
              <w:t>Past the aortic valve</w:t>
            </w:r>
            <w:r w:rsidR="00E05139">
              <w:rPr>
                <w:rFonts w:ascii="Arial" w:hAnsi="Arial" w:cs="Arial"/>
                <w:color w:val="FF0000"/>
              </w:rPr>
              <w:t>/semilunar valve</w:t>
            </w:r>
          </w:p>
        </w:tc>
        <w:tc>
          <w:tcPr>
            <w:tcW w:w="1366" w:type="dxa"/>
            <w:vMerge/>
            <w:tcBorders>
              <w:left w:val="single" w:sz="4" w:space="0" w:color="auto"/>
              <w:right w:val="single" w:sz="4" w:space="0" w:color="auto"/>
            </w:tcBorders>
            <w:shd w:val="clear" w:color="auto" w:fill="FFFFFF" w:themeFill="background1"/>
          </w:tcPr>
          <w:p w14:paraId="538D2B17" w14:textId="77777777" w:rsidR="00031828" w:rsidRDefault="00031828" w:rsidP="00571A4E">
            <w:pPr>
              <w:pStyle w:val="ListParagraph"/>
              <w:spacing w:line="276" w:lineRule="auto"/>
              <w:ind w:left="0"/>
              <w:jc w:val="center"/>
              <w:rPr>
                <w:rFonts w:ascii="Arial" w:hAnsi="Arial" w:cs="Arial"/>
                <w:color w:val="FF0000"/>
              </w:rPr>
            </w:pPr>
          </w:p>
        </w:tc>
      </w:tr>
      <w:tr w:rsidR="00031828" w:rsidRPr="00E80B1A" w14:paraId="6A23389B"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415F6009" w14:textId="7F8998A6" w:rsidR="00031828" w:rsidRDefault="00031828" w:rsidP="00571A4E">
            <w:pPr>
              <w:pStyle w:val="ListParagraph"/>
              <w:spacing w:line="276" w:lineRule="auto"/>
              <w:ind w:left="0"/>
              <w:rPr>
                <w:rFonts w:ascii="Arial" w:hAnsi="Arial" w:cs="Arial"/>
                <w:color w:val="FF0000"/>
              </w:rPr>
            </w:pPr>
            <w:r>
              <w:rPr>
                <w:rFonts w:ascii="Arial" w:hAnsi="Arial" w:cs="Arial"/>
                <w:color w:val="FF0000"/>
              </w:rPr>
              <w:t>Into the aorta</w:t>
            </w:r>
          </w:p>
        </w:tc>
        <w:tc>
          <w:tcPr>
            <w:tcW w:w="1366" w:type="dxa"/>
            <w:vMerge/>
            <w:tcBorders>
              <w:left w:val="single" w:sz="4" w:space="0" w:color="auto"/>
              <w:bottom w:val="single" w:sz="4" w:space="0" w:color="auto"/>
              <w:right w:val="single" w:sz="4" w:space="0" w:color="auto"/>
            </w:tcBorders>
            <w:shd w:val="clear" w:color="auto" w:fill="FFFFFF" w:themeFill="background1"/>
          </w:tcPr>
          <w:p w14:paraId="02F41DAD" w14:textId="77777777" w:rsidR="00031828" w:rsidRDefault="00031828" w:rsidP="00571A4E">
            <w:pPr>
              <w:pStyle w:val="ListParagraph"/>
              <w:spacing w:line="276" w:lineRule="auto"/>
              <w:ind w:left="0"/>
              <w:jc w:val="center"/>
              <w:rPr>
                <w:rFonts w:ascii="Arial" w:hAnsi="Arial" w:cs="Arial"/>
                <w:color w:val="FF0000"/>
              </w:rPr>
            </w:pPr>
          </w:p>
        </w:tc>
      </w:tr>
      <w:tr w:rsidR="00DF090A" w:rsidRPr="00E80B1A" w14:paraId="09A326AD" w14:textId="77777777" w:rsidTr="00571A4E">
        <w:trPr>
          <w:trHeight w:val="240"/>
        </w:trPr>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784F" w14:textId="59234C03" w:rsidR="00DF090A" w:rsidRDefault="00DF090A" w:rsidP="00DF090A">
            <w:pPr>
              <w:pStyle w:val="ListParagraph"/>
              <w:spacing w:line="276" w:lineRule="auto"/>
              <w:ind w:left="0"/>
              <w:rPr>
                <w:rFonts w:ascii="Arial" w:hAnsi="Arial" w:cs="Arial"/>
                <w:color w:val="FF0000"/>
              </w:rPr>
            </w:pPr>
          </w:p>
        </w:tc>
      </w:tr>
      <w:tr w:rsidR="00DF090A" w:rsidRPr="00E80B1A" w14:paraId="0609DAA6"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530F6242" w14:textId="6D93CB78" w:rsidR="00DF090A" w:rsidRDefault="00DF090A" w:rsidP="00571A4E">
            <w:pPr>
              <w:pStyle w:val="ListParagraph"/>
              <w:spacing w:line="276" w:lineRule="auto"/>
              <w:ind w:left="0"/>
              <w:rPr>
                <w:rFonts w:ascii="Arial" w:hAnsi="Arial" w:cs="Arial"/>
                <w:color w:val="FF0000"/>
              </w:rPr>
            </w:pPr>
            <w:r>
              <w:rPr>
                <w:rFonts w:ascii="Arial" w:hAnsi="Arial" w:cs="Arial"/>
                <w:color w:val="FF0000"/>
              </w:rPr>
              <w:t>Blood flow</w:t>
            </w:r>
            <w:r w:rsidR="00031828">
              <w:rPr>
                <w:rFonts w:ascii="Arial" w:hAnsi="Arial" w:cs="Arial"/>
                <w:color w:val="FF0000"/>
              </w:rPr>
              <w:t>s</w:t>
            </w:r>
            <w:r>
              <w:rPr>
                <w:rFonts w:ascii="Arial" w:hAnsi="Arial" w:cs="Arial"/>
                <w:color w:val="FF0000"/>
              </w:rPr>
              <w:t xml:space="preserve"> backwards / blood would flow from ventricle to atrium </w:t>
            </w:r>
          </w:p>
        </w:tc>
        <w:tc>
          <w:tcPr>
            <w:tcW w:w="1366" w:type="dxa"/>
            <w:tcBorders>
              <w:top w:val="single" w:sz="4" w:space="0" w:color="auto"/>
              <w:left w:val="single" w:sz="4" w:space="0" w:color="auto"/>
              <w:bottom w:val="single" w:sz="4" w:space="0" w:color="auto"/>
              <w:right w:val="single" w:sz="4" w:space="0" w:color="auto"/>
            </w:tcBorders>
            <w:shd w:val="clear" w:color="auto" w:fill="FFFFFF" w:themeFill="background1"/>
          </w:tcPr>
          <w:p w14:paraId="10396CA6" w14:textId="43F4ACB0" w:rsidR="00DF090A" w:rsidRDefault="00DF090A" w:rsidP="00571A4E">
            <w:pPr>
              <w:pStyle w:val="ListParagraph"/>
              <w:spacing w:line="276" w:lineRule="auto"/>
              <w:ind w:left="0"/>
              <w:jc w:val="center"/>
              <w:rPr>
                <w:rFonts w:ascii="Arial" w:hAnsi="Arial" w:cs="Arial"/>
                <w:color w:val="FF0000"/>
              </w:rPr>
            </w:pPr>
            <w:r>
              <w:rPr>
                <w:rFonts w:ascii="Arial" w:hAnsi="Arial" w:cs="Arial"/>
                <w:color w:val="FF0000"/>
              </w:rPr>
              <w:t>1</w:t>
            </w:r>
          </w:p>
        </w:tc>
      </w:tr>
      <w:tr w:rsidR="00DF090A" w:rsidRPr="00E80B1A" w14:paraId="6BA00A3D" w14:textId="77777777" w:rsidTr="00571A4E">
        <w:trPr>
          <w:trHeight w:val="240"/>
        </w:trPr>
        <w:tc>
          <w:tcPr>
            <w:tcW w:w="6930" w:type="dxa"/>
            <w:tcBorders>
              <w:top w:val="single" w:sz="4" w:space="0" w:color="auto"/>
              <w:left w:val="single" w:sz="4" w:space="0" w:color="auto"/>
              <w:bottom w:val="single" w:sz="4" w:space="0" w:color="auto"/>
              <w:right w:val="single" w:sz="4" w:space="0" w:color="auto"/>
            </w:tcBorders>
            <w:shd w:val="clear" w:color="auto" w:fill="FFFFFF" w:themeFill="background1"/>
          </w:tcPr>
          <w:p w14:paraId="145AEF60" w14:textId="7694C273" w:rsidR="00DF090A" w:rsidRDefault="00DF090A" w:rsidP="00571A4E">
            <w:pPr>
              <w:pStyle w:val="ListParagraph"/>
              <w:spacing w:line="276" w:lineRule="auto"/>
              <w:ind w:left="0"/>
              <w:rPr>
                <w:rFonts w:ascii="Arial" w:hAnsi="Arial" w:cs="Arial"/>
                <w:color w:val="FF0000"/>
              </w:rPr>
            </w:pPr>
            <w:r>
              <w:rPr>
                <w:rFonts w:ascii="Arial" w:hAnsi="Arial" w:cs="Arial"/>
                <w:color w:val="FF0000"/>
              </w:rPr>
              <w:t>Less oxygenated blood would flow to the body</w:t>
            </w:r>
          </w:p>
        </w:tc>
        <w:tc>
          <w:tcPr>
            <w:tcW w:w="1366" w:type="dxa"/>
            <w:tcBorders>
              <w:top w:val="single" w:sz="4" w:space="0" w:color="auto"/>
              <w:left w:val="single" w:sz="4" w:space="0" w:color="auto"/>
              <w:bottom w:val="single" w:sz="4" w:space="0" w:color="auto"/>
              <w:right w:val="single" w:sz="4" w:space="0" w:color="auto"/>
            </w:tcBorders>
            <w:shd w:val="clear" w:color="auto" w:fill="FFFFFF" w:themeFill="background1"/>
          </w:tcPr>
          <w:p w14:paraId="7F9E012D" w14:textId="1C91BFF8" w:rsidR="00DF090A" w:rsidRDefault="00DF090A" w:rsidP="00571A4E">
            <w:pPr>
              <w:pStyle w:val="ListParagraph"/>
              <w:spacing w:line="276" w:lineRule="auto"/>
              <w:ind w:left="0"/>
              <w:jc w:val="center"/>
              <w:rPr>
                <w:rFonts w:ascii="Arial" w:hAnsi="Arial" w:cs="Arial"/>
                <w:color w:val="FF0000"/>
              </w:rPr>
            </w:pPr>
            <w:r>
              <w:rPr>
                <w:rFonts w:ascii="Arial" w:hAnsi="Arial" w:cs="Arial"/>
                <w:color w:val="FF0000"/>
              </w:rPr>
              <w:t>1</w:t>
            </w:r>
          </w:p>
        </w:tc>
      </w:tr>
      <w:tr w:rsidR="00DF090A" w:rsidRPr="00E80B1A" w14:paraId="1B57E9BE" w14:textId="77777777" w:rsidTr="00571A4E">
        <w:tc>
          <w:tcPr>
            <w:tcW w:w="6930" w:type="dxa"/>
            <w:tcBorders>
              <w:top w:val="single" w:sz="4" w:space="0" w:color="auto"/>
              <w:left w:val="single" w:sz="4" w:space="0" w:color="auto"/>
              <w:bottom w:val="single" w:sz="4" w:space="0" w:color="auto"/>
              <w:right w:val="single" w:sz="4" w:space="0" w:color="auto"/>
            </w:tcBorders>
            <w:hideMark/>
          </w:tcPr>
          <w:p w14:paraId="005C661F" w14:textId="77777777" w:rsidR="00DF090A" w:rsidRPr="00E80B1A" w:rsidRDefault="00DF090A" w:rsidP="00571A4E">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3C6592C" w14:textId="77777777" w:rsidR="00DF090A" w:rsidRPr="00E80B1A" w:rsidRDefault="00DF090A" w:rsidP="00571A4E">
            <w:pPr>
              <w:pStyle w:val="ListParagraph"/>
              <w:spacing w:line="276" w:lineRule="auto"/>
              <w:ind w:left="0"/>
              <w:jc w:val="center"/>
              <w:rPr>
                <w:rFonts w:ascii="Arial" w:hAnsi="Arial" w:cs="Arial"/>
                <w:b/>
                <w:color w:val="FF0000"/>
              </w:rPr>
            </w:pPr>
            <w:r w:rsidRPr="00E80B1A">
              <w:rPr>
                <w:rFonts w:ascii="Arial" w:hAnsi="Arial" w:cs="Arial"/>
                <w:b/>
                <w:color w:val="FF0000"/>
              </w:rPr>
              <w:t>10</w:t>
            </w:r>
          </w:p>
        </w:tc>
      </w:tr>
    </w:tbl>
    <w:p w14:paraId="554FC522" w14:textId="77777777" w:rsidR="007C7D1B" w:rsidRPr="00821643" w:rsidRDefault="007C7D1B" w:rsidP="007C7D1B">
      <w:pPr>
        <w:spacing w:after="0" w:line="276" w:lineRule="auto"/>
        <w:rPr>
          <w:rFonts w:ascii="Arial" w:hAnsi="Arial" w:cs="Arial"/>
        </w:rPr>
      </w:pPr>
      <w:r>
        <w:rPr>
          <w:rFonts w:ascii="Arial" w:hAnsi="Arial" w:cs="Arial"/>
          <w:b/>
          <w:noProof/>
          <w:lang w:eastAsia="en-AU"/>
        </w:rPr>
        <w:lastRenderedPageBreak/>
        <mc:AlternateContent>
          <mc:Choice Requires="wps">
            <w:drawing>
              <wp:anchor distT="0" distB="0" distL="114300" distR="114300" simplePos="0" relativeHeight="251664384" behindDoc="0" locked="0" layoutInCell="1" allowOverlap="1" wp14:anchorId="79521589" wp14:editId="5D110F32">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C9B5E" id="Rectangle 2" o:spid="_x0000_s1026" style="position:absolute;margin-left:8.5pt;margin-top:9pt;width:24pt;height: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49p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pOKbHM&#10;4Cd6QNKY3WhBp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HSePaZ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704A9C10" w14:textId="53B922DC" w:rsidR="007C7D1B" w:rsidRDefault="007C7D1B" w:rsidP="007C7D1B">
      <w:pPr>
        <w:tabs>
          <w:tab w:val="left" w:pos="1134"/>
        </w:tabs>
        <w:spacing w:after="0" w:line="276" w:lineRule="auto"/>
        <w:rPr>
          <w:rFonts w:ascii="Arial" w:hAnsi="Arial" w:cs="Arial"/>
          <w:b/>
        </w:rPr>
      </w:pPr>
      <w:r w:rsidRPr="00D5231C">
        <w:rPr>
          <w:rFonts w:ascii="Arial" w:hAnsi="Arial" w:cs="Arial"/>
          <w:b/>
        </w:rPr>
        <w:t>Question 39</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12697033" w14:textId="6CB4ED00" w:rsidR="007C7D1B" w:rsidRDefault="007C7D1B" w:rsidP="00DF090A">
      <w:pPr>
        <w:pStyle w:val="ListParagraph"/>
        <w:ind w:left="1080"/>
        <w:rPr>
          <w:rFonts w:ascii="Arial" w:hAnsi="Arial" w:cs="Arial"/>
        </w:rPr>
      </w:pPr>
    </w:p>
    <w:p w14:paraId="15C69264" w14:textId="7904DF50" w:rsidR="00613738" w:rsidRDefault="00613738" w:rsidP="006B1486">
      <w:pPr>
        <w:pStyle w:val="ListParagraph"/>
        <w:numPr>
          <w:ilvl w:val="0"/>
          <w:numId w:val="5"/>
        </w:numPr>
        <w:ind w:left="1134"/>
        <w:rPr>
          <w:rFonts w:ascii="Arial" w:hAnsi="Arial" w:cs="Arial"/>
        </w:rPr>
      </w:pPr>
      <w:r>
        <w:rPr>
          <w:rFonts w:ascii="Arial" w:hAnsi="Arial" w:cs="Arial"/>
        </w:rPr>
        <w:t xml:space="preserve">Filaments are long chains of proteins found in </w:t>
      </w:r>
      <w:r w:rsidR="00263814">
        <w:rPr>
          <w:rFonts w:ascii="Arial" w:hAnsi="Arial" w:cs="Arial"/>
        </w:rPr>
        <w:t>muscles and connective tissue</w:t>
      </w:r>
      <w:r>
        <w:rPr>
          <w:rFonts w:ascii="Arial" w:hAnsi="Arial" w:cs="Arial"/>
        </w:rPr>
        <w:t xml:space="preserve"> </w:t>
      </w:r>
      <w:r w:rsidR="00263814">
        <w:rPr>
          <w:rFonts w:ascii="Arial" w:hAnsi="Arial" w:cs="Arial"/>
        </w:rPr>
        <w:t xml:space="preserve">that </w:t>
      </w:r>
      <w:r w:rsidR="0035581C">
        <w:rPr>
          <w:rFonts w:ascii="Arial" w:hAnsi="Arial" w:cs="Arial"/>
        </w:rPr>
        <w:t>produce movement of body parts.</w:t>
      </w:r>
    </w:p>
    <w:p w14:paraId="33CC807A" w14:textId="47699353" w:rsidR="00613738" w:rsidRDefault="00613738" w:rsidP="00613738">
      <w:pPr>
        <w:pStyle w:val="ListParagraph"/>
        <w:ind w:left="1134"/>
        <w:rPr>
          <w:rFonts w:ascii="Arial" w:hAnsi="Arial" w:cs="Arial"/>
        </w:rPr>
      </w:pPr>
    </w:p>
    <w:p w14:paraId="3845AA2C" w14:textId="2AA8C275" w:rsidR="00613738" w:rsidRDefault="00263814" w:rsidP="00613738">
      <w:pPr>
        <w:pStyle w:val="ListParagraph"/>
        <w:ind w:left="1134"/>
        <w:rPr>
          <w:rFonts w:ascii="Arial" w:hAnsi="Arial" w:cs="Arial"/>
        </w:rPr>
      </w:pPr>
      <w:r>
        <w:rPr>
          <w:rFonts w:ascii="Arial" w:hAnsi="Arial" w:cs="Arial"/>
        </w:rPr>
        <w:t xml:space="preserve">Identify </w:t>
      </w:r>
      <w:r w:rsidR="009F3061">
        <w:rPr>
          <w:rFonts w:ascii="Arial" w:hAnsi="Arial" w:cs="Arial"/>
        </w:rPr>
        <w:t>the</w:t>
      </w:r>
      <w:r>
        <w:rPr>
          <w:rFonts w:ascii="Arial" w:hAnsi="Arial" w:cs="Arial"/>
        </w:rPr>
        <w:t xml:space="preserve"> filaments associated with </w:t>
      </w:r>
      <w:r w:rsidR="0035581C">
        <w:rPr>
          <w:rFonts w:ascii="Arial" w:hAnsi="Arial" w:cs="Arial"/>
        </w:rPr>
        <w:t xml:space="preserve">the musculoskeletal system </w:t>
      </w:r>
      <w:r>
        <w:rPr>
          <w:rFonts w:ascii="Arial" w:hAnsi="Arial" w:cs="Arial"/>
        </w:rPr>
        <w:t xml:space="preserve">and </w:t>
      </w:r>
      <w:r w:rsidR="007660F1">
        <w:rPr>
          <w:rFonts w:ascii="Arial" w:hAnsi="Arial" w:cs="Arial"/>
        </w:rPr>
        <w:t>outline</w:t>
      </w:r>
      <w:r w:rsidR="00613738">
        <w:rPr>
          <w:rFonts w:ascii="Arial" w:hAnsi="Arial" w:cs="Arial"/>
        </w:rPr>
        <w:t xml:space="preserve"> how </w:t>
      </w:r>
      <w:r>
        <w:rPr>
          <w:rFonts w:ascii="Arial" w:hAnsi="Arial" w:cs="Arial"/>
        </w:rPr>
        <w:t>they are involved in producin</w:t>
      </w:r>
      <w:r w:rsidR="009F3061">
        <w:rPr>
          <w:rFonts w:ascii="Arial" w:hAnsi="Arial" w:cs="Arial"/>
        </w:rPr>
        <w:t>g movement</w:t>
      </w:r>
      <w:r>
        <w:rPr>
          <w:rFonts w:ascii="Arial" w:hAnsi="Arial" w:cs="Arial"/>
        </w:rPr>
        <w:t>.</w:t>
      </w:r>
    </w:p>
    <w:p w14:paraId="46B09CCF" w14:textId="77777777" w:rsidR="00613738" w:rsidRPr="00613738" w:rsidRDefault="00613738" w:rsidP="00613738">
      <w:pPr>
        <w:pStyle w:val="ListParagraph"/>
        <w:ind w:left="1080"/>
        <w:jc w:val="right"/>
        <w:rPr>
          <w:rFonts w:ascii="Arial" w:hAnsi="Arial" w:cs="Arial"/>
        </w:rPr>
      </w:pPr>
      <w:r>
        <w:rPr>
          <w:rFonts w:ascii="Arial" w:hAnsi="Arial" w:cs="Arial"/>
        </w:rPr>
        <w:t>(10 marks)</w:t>
      </w:r>
    </w:p>
    <w:p w14:paraId="5C605926" w14:textId="77777777" w:rsidR="00613738" w:rsidRPr="00276F28" w:rsidRDefault="00613738" w:rsidP="00613738">
      <w:pPr>
        <w:pStyle w:val="ListParagraph"/>
        <w:ind w:left="1134"/>
        <w:rPr>
          <w:rFonts w:ascii="Arial" w:hAnsi="Arial" w:cs="Arial"/>
        </w:rPr>
      </w:pPr>
      <w:r>
        <w:rPr>
          <w:rFonts w:ascii="Arial" w:hAnsi="Arial" w:cs="Arial"/>
        </w:rPr>
        <w:t xml:space="preserve"> </w:t>
      </w:r>
    </w:p>
    <w:tbl>
      <w:tblPr>
        <w:tblStyle w:val="TableGrid"/>
        <w:tblW w:w="0" w:type="auto"/>
        <w:tblInd w:w="846" w:type="dxa"/>
        <w:tblLook w:val="04A0" w:firstRow="1" w:lastRow="0" w:firstColumn="1" w:lastColumn="0" w:noHBand="0" w:noVBand="1"/>
      </w:tblPr>
      <w:tblGrid>
        <w:gridCol w:w="6804"/>
        <w:gridCol w:w="1366"/>
      </w:tblGrid>
      <w:tr w:rsidR="00613738" w:rsidRPr="00E80B1A" w14:paraId="42BA3D27" w14:textId="77777777" w:rsidTr="00613738">
        <w:tc>
          <w:tcPr>
            <w:tcW w:w="6804" w:type="dxa"/>
            <w:tcBorders>
              <w:top w:val="single" w:sz="4" w:space="0" w:color="auto"/>
              <w:left w:val="single" w:sz="4" w:space="0" w:color="auto"/>
              <w:bottom w:val="single" w:sz="4" w:space="0" w:color="auto"/>
              <w:right w:val="single" w:sz="4" w:space="0" w:color="auto"/>
            </w:tcBorders>
            <w:hideMark/>
          </w:tcPr>
          <w:p w14:paraId="7748FDB6" w14:textId="77777777" w:rsidR="00613738" w:rsidRPr="00E80B1A" w:rsidRDefault="00613738" w:rsidP="00571A4E">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63A396F" w14:textId="77777777" w:rsidR="00613738" w:rsidRPr="00E80B1A" w:rsidRDefault="00613738" w:rsidP="00571A4E">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263814" w:rsidRPr="00E80B1A" w14:paraId="2332EE5F" w14:textId="77777777" w:rsidTr="00263814">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EA790F" w14:textId="5D91171F" w:rsidR="00263814" w:rsidRDefault="00263814" w:rsidP="00263814">
            <w:pPr>
              <w:pStyle w:val="ListParagraph"/>
              <w:spacing w:line="276" w:lineRule="auto"/>
              <w:ind w:left="0"/>
              <w:rPr>
                <w:rFonts w:ascii="Arial" w:hAnsi="Arial" w:cs="Arial"/>
                <w:color w:val="FF0000"/>
              </w:rPr>
            </w:pPr>
            <w:r>
              <w:rPr>
                <w:rFonts w:ascii="Arial" w:hAnsi="Arial" w:cs="Arial"/>
                <w:color w:val="FF0000"/>
              </w:rPr>
              <w:t>Identification of the filaments, one mark each:</w:t>
            </w:r>
          </w:p>
        </w:tc>
      </w:tr>
      <w:tr w:rsidR="00613738" w:rsidRPr="00E80B1A" w14:paraId="644F752F"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78921F1" w14:textId="56ED6578" w:rsidR="00613738" w:rsidRDefault="002436E0" w:rsidP="00571A4E">
            <w:pPr>
              <w:pStyle w:val="ListParagraph"/>
              <w:spacing w:line="276" w:lineRule="auto"/>
              <w:ind w:left="0"/>
              <w:rPr>
                <w:rFonts w:ascii="Arial" w:hAnsi="Arial" w:cs="Arial"/>
                <w:color w:val="FF0000"/>
              </w:rPr>
            </w:pPr>
            <w:r>
              <w:rPr>
                <w:rFonts w:ascii="Arial" w:hAnsi="Arial" w:cs="Arial"/>
                <w:color w:val="FF0000"/>
              </w:rPr>
              <w:t>a</w:t>
            </w:r>
            <w:r w:rsidR="00263814">
              <w:rPr>
                <w:rFonts w:ascii="Arial" w:hAnsi="Arial" w:cs="Arial"/>
                <w:color w:val="FF0000"/>
              </w:rPr>
              <w:t xml:space="preserve">ctin </w:t>
            </w:r>
          </w:p>
        </w:tc>
        <w:tc>
          <w:tcPr>
            <w:tcW w:w="1366" w:type="dxa"/>
            <w:tcBorders>
              <w:top w:val="single" w:sz="4" w:space="0" w:color="auto"/>
              <w:left w:val="single" w:sz="4" w:space="0" w:color="auto"/>
              <w:right w:val="single" w:sz="4" w:space="0" w:color="auto"/>
            </w:tcBorders>
            <w:shd w:val="clear" w:color="auto" w:fill="FFFFFF" w:themeFill="background1"/>
          </w:tcPr>
          <w:p w14:paraId="680A0ADB" w14:textId="50F3F723" w:rsidR="00613738" w:rsidRDefault="00263814" w:rsidP="00571A4E">
            <w:pPr>
              <w:pStyle w:val="ListParagraph"/>
              <w:spacing w:line="276" w:lineRule="auto"/>
              <w:ind w:left="0"/>
              <w:jc w:val="center"/>
              <w:rPr>
                <w:rFonts w:ascii="Arial" w:hAnsi="Arial" w:cs="Arial"/>
                <w:color w:val="FF0000"/>
              </w:rPr>
            </w:pPr>
            <w:r>
              <w:rPr>
                <w:rFonts w:ascii="Arial" w:hAnsi="Arial" w:cs="Arial"/>
                <w:color w:val="FF0000"/>
              </w:rPr>
              <w:t>1</w:t>
            </w:r>
          </w:p>
        </w:tc>
      </w:tr>
      <w:tr w:rsidR="00613738" w:rsidRPr="00E80B1A" w14:paraId="2A8DCA43"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74F6F0E" w14:textId="6C5AA0CE" w:rsidR="00613738" w:rsidRDefault="00263814" w:rsidP="00571A4E">
            <w:pPr>
              <w:pStyle w:val="ListParagraph"/>
              <w:spacing w:line="276" w:lineRule="auto"/>
              <w:ind w:left="0"/>
              <w:rPr>
                <w:rFonts w:ascii="Arial" w:hAnsi="Arial" w:cs="Arial"/>
                <w:color w:val="FF0000"/>
              </w:rPr>
            </w:pPr>
            <w:r>
              <w:rPr>
                <w:rFonts w:ascii="Arial" w:hAnsi="Arial" w:cs="Arial"/>
                <w:color w:val="FF0000"/>
              </w:rPr>
              <w:t xml:space="preserve">myosin </w:t>
            </w:r>
          </w:p>
        </w:tc>
        <w:tc>
          <w:tcPr>
            <w:tcW w:w="1366" w:type="dxa"/>
            <w:tcBorders>
              <w:left w:val="single" w:sz="4" w:space="0" w:color="auto"/>
              <w:right w:val="single" w:sz="4" w:space="0" w:color="auto"/>
            </w:tcBorders>
            <w:shd w:val="clear" w:color="auto" w:fill="FFFFFF" w:themeFill="background1"/>
          </w:tcPr>
          <w:p w14:paraId="1D6443E8" w14:textId="3A5CC89D" w:rsidR="00613738" w:rsidRDefault="00263814" w:rsidP="00571A4E">
            <w:pPr>
              <w:pStyle w:val="ListParagraph"/>
              <w:spacing w:line="276" w:lineRule="auto"/>
              <w:ind w:left="0"/>
              <w:jc w:val="center"/>
              <w:rPr>
                <w:rFonts w:ascii="Arial" w:hAnsi="Arial" w:cs="Arial"/>
                <w:color w:val="FF0000"/>
              </w:rPr>
            </w:pPr>
            <w:r>
              <w:rPr>
                <w:rFonts w:ascii="Arial" w:hAnsi="Arial" w:cs="Arial"/>
                <w:color w:val="FF0000"/>
              </w:rPr>
              <w:t>1</w:t>
            </w:r>
          </w:p>
        </w:tc>
      </w:tr>
      <w:tr w:rsidR="00613738" w:rsidRPr="00E80B1A" w14:paraId="307D0939"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1C9541E9" w14:textId="6BD7F479" w:rsidR="00613738" w:rsidRDefault="00263814" w:rsidP="00571A4E">
            <w:pPr>
              <w:pStyle w:val="ListParagraph"/>
              <w:spacing w:line="276" w:lineRule="auto"/>
              <w:ind w:left="0"/>
              <w:rPr>
                <w:rFonts w:ascii="Arial" w:hAnsi="Arial" w:cs="Arial"/>
                <w:color w:val="FF0000"/>
              </w:rPr>
            </w:pPr>
            <w:r>
              <w:rPr>
                <w:rFonts w:ascii="Arial" w:hAnsi="Arial" w:cs="Arial"/>
                <w:color w:val="FF0000"/>
              </w:rPr>
              <w:t xml:space="preserve">collagen </w:t>
            </w:r>
          </w:p>
        </w:tc>
        <w:tc>
          <w:tcPr>
            <w:tcW w:w="1366" w:type="dxa"/>
            <w:tcBorders>
              <w:left w:val="single" w:sz="4" w:space="0" w:color="auto"/>
              <w:right w:val="single" w:sz="4" w:space="0" w:color="auto"/>
            </w:tcBorders>
            <w:shd w:val="clear" w:color="auto" w:fill="FFFFFF" w:themeFill="background1"/>
          </w:tcPr>
          <w:p w14:paraId="250E4BC2" w14:textId="14891324" w:rsidR="00613738" w:rsidRDefault="00263814" w:rsidP="00571A4E">
            <w:pPr>
              <w:pStyle w:val="ListParagraph"/>
              <w:spacing w:line="276" w:lineRule="auto"/>
              <w:ind w:left="0"/>
              <w:jc w:val="center"/>
              <w:rPr>
                <w:rFonts w:ascii="Arial" w:hAnsi="Arial" w:cs="Arial"/>
                <w:color w:val="FF0000"/>
              </w:rPr>
            </w:pPr>
            <w:r>
              <w:rPr>
                <w:rFonts w:ascii="Arial" w:hAnsi="Arial" w:cs="Arial"/>
                <w:color w:val="FF0000"/>
              </w:rPr>
              <w:t>1</w:t>
            </w:r>
          </w:p>
        </w:tc>
      </w:tr>
      <w:tr w:rsidR="00263814" w:rsidRPr="00E80B1A" w14:paraId="3596CFED" w14:textId="77777777" w:rsidTr="00571A4E">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5F2838" w14:textId="7A6F8437" w:rsidR="00263814" w:rsidRDefault="00263814" w:rsidP="00263814">
            <w:pPr>
              <w:pStyle w:val="ListParagraph"/>
              <w:spacing w:line="276" w:lineRule="auto"/>
              <w:ind w:left="0"/>
              <w:rPr>
                <w:rFonts w:ascii="Arial" w:hAnsi="Arial" w:cs="Arial"/>
                <w:color w:val="FF0000"/>
              </w:rPr>
            </w:pPr>
            <w:r>
              <w:rPr>
                <w:rFonts w:ascii="Arial" w:hAnsi="Arial" w:cs="Arial"/>
                <w:color w:val="FF0000"/>
              </w:rPr>
              <w:t>Production of movement for muscles:</w:t>
            </w:r>
          </w:p>
        </w:tc>
      </w:tr>
      <w:tr w:rsidR="003B0367" w:rsidRPr="00E80B1A" w14:paraId="589AB09A" w14:textId="77777777" w:rsidTr="003B0367">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06962260" w14:textId="37922D9B" w:rsidR="003B0367" w:rsidRDefault="003B0367" w:rsidP="00571A4E">
            <w:pPr>
              <w:pStyle w:val="ListParagraph"/>
              <w:spacing w:line="276" w:lineRule="auto"/>
              <w:ind w:left="0"/>
              <w:rPr>
                <w:rFonts w:ascii="Arial" w:hAnsi="Arial" w:cs="Arial"/>
                <w:color w:val="FF0000"/>
              </w:rPr>
            </w:pPr>
            <w:r>
              <w:rPr>
                <w:rFonts w:ascii="Arial" w:hAnsi="Arial" w:cs="Arial"/>
                <w:color w:val="FF0000"/>
              </w:rPr>
              <w:t xml:space="preserve">actin and myosin are arranged in sarcomeres </w:t>
            </w:r>
          </w:p>
        </w:tc>
        <w:tc>
          <w:tcPr>
            <w:tcW w:w="1366" w:type="dxa"/>
            <w:vMerge w:val="restart"/>
            <w:tcBorders>
              <w:left w:val="single" w:sz="4" w:space="0" w:color="auto"/>
              <w:right w:val="single" w:sz="4" w:space="0" w:color="auto"/>
            </w:tcBorders>
            <w:shd w:val="clear" w:color="auto" w:fill="FFFFFF" w:themeFill="background1"/>
            <w:vAlign w:val="center"/>
          </w:tcPr>
          <w:p w14:paraId="48B165C9" w14:textId="119C10F1" w:rsidR="003B0367" w:rsidRDefault="003B0367" w:rsidP="00571A4E">
            <w:pPr>
              <w:pStyle w:val="ListParagraph"/>
              <w:spacing w:line="276" w:lineRule="auto"/>
              <w:ind w:left="0"/>
              <w:jc w:val="center"/>
              <w:rPr>
                <w:rFonts w:ascii="Arial" w:hAnsi="Arial" w:cs="Arial"/>
                <w:color w:val="FF0000"/>
              </w:rPr>
            </w:pPr>
            <w:r>
              <w:rPr>
                <w:rFonts w:ascii="Arial" w:hAnsi="Arial" w:cs="Arial"/>
                <w:color w:val="FF0000"/>
              </w:rPr>
              <w:t>1-4</w:t>
            </w:r>
          </w:p>
        </w:tc>
      </w:tr>
      <w:tr w:rsidR="003B0367" w:rsidRPr="00E80B1A" w14:paraId="66A58E65"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96A8DDB" w14:textId="523A4CFD" w:rsidR="003B0367" w:rsidRPr="003B0367" w:rsidRDefault="003B0367" w:rsidP="00571A4E">
            <w:pPr>
              <w:pStyle w:val="ListParagraph"/>
              <w:spacing w:line="276" w:lineRule="auto"/>
              <w:ind w:left="0"/>
              <w:rPr>
                <w:rFonts w:ascii="Arial" w:hAnsi="Arial" w:cs="Arial"/>
                <w:color w:val="FF0000"/>
              </w:rPr>
            </w:pPr>
            <w:r>
              <w:rPr>
                <w:rFonts w:ascii="Arial" w:hAnsi="Arial" w:cs="Arial"/>
                <w:color w:val="FF0000"/>
              </w:rPr>
              <w:t>influx of Ca</w:t>
            </w:r>
            <w:r w:rsidRPr="00026476">
              <w:rPr>
                <w:rFonts w:ascii="Arial" w:hAnsi="Arial" w:cs="Arial"/>
                <w:color w:val="FF0000"/>
                <w:vertAlign w:val="superscript"/>
              </w:rPr>
              <w:t>2+</w:t>
            </w:r>
            <w:r>
              <w:rPr>
                <w:rFonts w:ascii="Arial" w:hAnsi="Arial" w:cs="Arial"/>
                <w:color w:val="FF0000"/>
                <w:vertAlign w:val="superscript"/>
              </w:rPr>
              <w:t xml:space="preserve"> </w:t>
            </w:r>
            <w:r>
              <w:rPr>
                <w:rFonts w:ascii="Arial" w:hAnsi="Arial" w:cs="Arial"/>
                <w:color w:val="FF0000"/>
              </w:rPr>
              <w:t>exposing binding sites</w:t>
            </w:r>
          </w:p>
        </w:tc>
        <w:tc>
          <w:tcPr>
            <w:tcW w:w="1366" w:type="dxa"/>
            <w:vMerge/>
            <w:tcBorders>
              <w:left w:val="single" w:sz="4" w:space="0" w:color="auto"/>
              <w:right w:val="single" w:sz="4" w:space="0" w:color="auto"/>
            </w:tcBorders>
            <w:shd w:val="clear" w:color="auto" w:fill="FFFFFF" w:themeFill="background1"/>
          </w:tcPr>
          <w:p w14:paraId="37D0F721" w14:textId="28FA9655" w:rsidR="003B0367" w:rsidRDefault="003B0367" w:rsidP="00571A4E">
            <w:pPr>
              <w:pStyle w:val="ListParagraph"/>
              <w:spacing w:line="276" w:lineRule="auto"/>
              <w:ind w:left="0"/>
              <w:jc w:val="center"/>
              <w:rPr>
                <w:rFonts w:ascii="Arial" w:hAnsi="Arial" w:cs="Arial"/>
                <w:color w:val="FF0000"/>
              </w:rPr>
            </w:pPr>
          </w:p>
        </w:tc>
      </w:tr>
      <w:tr w:rsidR="003B0367" w:rsidRPr="00E80B1A" w14:paraId="66718CF3"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75B379EE" w14:textId="65E1DF7E" w:rsidR="003B0367" w:rsidRDefault="003B0367" w:rsidP="003B0367">
            <w:pPr>
              <w:pStyle w:val="ListParagraph"/>
              <w:spacing w:line="276" w:lineRule="auto"/>
              <w:ind w:left="0"/>
              <w:rPr>
                <w:rFonts w:ascii="Arial" w:hAnsi="Arial" w:cs="Arial"/>
                <w:color w:val="FF0000"/>
              </w:rPr>
            </w:pPr>
            <w:r>
              <w:rPr>
                <w:rFonts w:ascii="Arial" w:hAnsi="Arial" w:cs="Arial"/>
                <w:color w:val="FF0000"/>
              </w:rPr>
              <w:t xml:space="preserve">actin and myosin form crossbridge / myosin head </w:t>
            </w:r>
            <w:proofErr w:type="gramStart"/>
            <w:r>
              <w:rPr>
                <w:rFonts w:ascii="Arial" w:hAnsi="Arial" w:cs="Arial"/>
                <w:color w:val="FF0000"/>
              </w:rPr>
              <w:t>binds</w:t>
            </w:r>
            <w:proofErr w:type="gramEnd"/>
            <w:r>
              <w:rPr>
                <w:rFonts w:ascii="Arial" w:hAnsi="Arial" w:cs="Arial"/>
                <w:color w:val="FF0000"/>
              </w:rPr>
              <w:t xml:space="preserve"> to actin</w:t>
            </w:r>
          </w:p>
        </w:tc>
        <w:tc>
          <w:tcPr>
            <w:tcW w:w="1366" w:type="dxa"/>
            <w:vMerge/>
            <w:tcBorders>
              <w:left w:val="single" w:sz="4" w:space="0" w:color="auto"/>
              <w:right w:val="single" w:sz="4" w:space="0" w:color="auto"/>
            </w:tcBorders>
            <w:shd w:val="clear" w:color="auto" w:fill="FFFFFF" w:themeFill="background1"/>
          </w:tcPr>
          <w:p w14:paraId="0159A091" w14:textId="615E3F11" w:rsidR="003B0367" w:rsidRDefault="003B0367" w:rsidP="003B0367">
            <w:pPr>
              <w:pStyle w:val="ListParagraph"/>
              <w:spacing w:line="276" w:lineRule="auto"/>
              <w:ind w:left="0"/>
              <w:jc w:val="center"/>
              <w:rPr>
                <w:rFonts w:ascii="Arial" w:hAnsi="Arial" w:cs="Arial"/>
                <w:color w:val="FF0000"/>
              </w:rPr>
            </w:pPr>
          </w:p>
        </w:tc>
      </w:tr>
      <w:tr w:rsidR="003B0367" w:rsidRPr="00E80B1A" w14:paraId="588B4354"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D3941E9" w14:textId="666B5515" w:rsidR="003B0367" w:rsidRDefault="003B0367" w:rsidP="003B0367">
            <w:pPr>
              <w:pStyle w:val="ListParagraph"/>
              <w:spacing w:line="276" w:lineRule="auto"/>
              <w:ind w:left="0"/>
              <w:rPr>
                <w:rFonts w:ascii="Arial" w:hAnsi="Arial" w:cs="Arial"/>
                <w:color w:val="FF0000"/>
              </w:rPr>
            </w:pPr>
            <w:r>
              <w:rPr>
                <w:rFonts w:ascii="Arial" w:hAnsi="Arial" w:cs="Arial"/>
                <w:color w:val="FF0000"/>
              </w:rPr>
              <w:t>power stroke uses ATP</w:t>
            </w:r>
          </w:p>
        </w:tc>
        <w:tc>
          <w:tcPr>
            <w:tcW w:w="1366" w:type="dxa"/>
            <w:vMerge/>
            <w:tcBorders>
              <w:left w:val="single" w:sz="4" w:space="0" w:color="auto"/>
              <w:right w:val="single" w:sz="4" w:space="0" w:color="auto"/>
            </w:tcBorders>
            <w:shd w:val="clear" w:color="auto" w:fill="FFFFFF" w:themeFill="background1"/>
          </w:tcPr>
          <w:p w14:paraId="08A261B6" w14:textId="039C3383" w:rsidR="003B0367" w:rsidRDefault="003B0367" w:rsidP="003B0367">
            <w:pPr>
              <w:pStyle w:val="ListParagraph"/>
              <w:spacing w:line="276" w:lineRule="auto"/>
              <w:ind w:left="0"/>
              <w:jc w:val="center"/>
              <w:rPr>
                <w:rFonts w:ascii="Arial" w:hAnsi="Arial" w:cs="Arial"/>
                <w:color w:val="FF0000"/>
              </w:rPr>
            </w:pPr>
          </w:p>
        </w:tc>
      </w:tr>
      <w:tr w:rsidR="003B0367" w:rsidRPr="00E80B1A" w14:paraId="23814F1E"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71A2E0E7" w14:textId="126FDB0F" w:rsidR="003B0367" w:rsidRDefault="003B0367" w:rsidP="003B0367">
            <w:pPr>
              <w:pStyle w:val="ListParagraph"/>
              <w:spacing w:line="276" w:lineRule="auto"/>
              <w:ind w:left="0"/>
              <w:rPr>
                <w:rFonts w:ascii="Arial" w:hAnsi="Arial" w:cs="Arial"/>
                <w:color w:val="FF0000"/>
              </w:rPr>
            </w:pPr>
            <w:r>
              <w:rPr>
                <w:rFonts w:ascii="Arial" w:hAnsi="Arial" w:cs="Arial"/>
                <w:color w:val="FF0000"/>
              </w:rPr>
              <w:t>myosin pulls actin towards sarcomere centre</w:t>
            </w:r>
          </w:p>
        </w:tc>
        <w:tc>
          <w:tcPr>
            <w:tcW w:w="1366" w:type="dxa"/>
            <w:vMerge/>
            <w:tcBorders>
              <w:left w:val="single" w:sz="4" w:space="0" w:color="auto"/>
              <w:right w:val="single" w:sz="4" w:space="0" w:color="auto"/>
            </w:tcBorders>
            <w:shd w:val="clear" w:color="auto" w:fill="FFFFFF" w:themeFill="background1"/>
          </w:tcPr>
          <w:p w14:paraId="109AF3A2" w14:textId="1CB2B4B7" w:rsidR="003B0367" w:rsidRDefault="003B0367" w:rsidP="003B0367">
            <w:pPr>
              <w:pStyle w:val="ListParagraph"/>
              <w:spacing w:line="276" w:lineRule="auto"/>
              <w:ind w:left="0"/>
              <w:jc w:val="center"/>
              <w:rPr>
                <w:rFonts w:ascii="Arial" w:hAnsi="Arial" w:cs="Arial"/>
                <w:color w:val="FF0000"/>
              </w:rPr>
            </w:pPr>
          </w:p>
        </w:tc>
      </w:tr>
      <w:tr w:rsidR="003B0367" w:rsidRPr="00E80B1A" w14:paraId="29D2C78D"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2C4ED65" w14:textId="63B522EB" w:rsidR="003B0367" w:rsidRDefault="003B0367" w:rsidP="003B0367">
            <w:pPr>
              <w:pStyle w:val="ListParagraph"/>
              <w:spacing w:line="276" w:lineRule="auto"/>
              <w:ind w:left="0"/>
              <w:rPr>
                <w:rFonts w:ascii="Arial" w:hAnsi="Arial" w:cs="Arial"/>
                <w:color w:val="FF0000"/>
              </w:rPr>
            </w:pPr>
            <w:r>
              <w:rPr>
                <w:rFonts w:ascii="Arial" w:hAnsi="Arial" w:cs="Arial"/>
                <w:color w:val="FF0000"/>
              </w:rPr>
              <w:t>sarcomere shortens/contracts causing movement</w:t>
            </w:r>
          </w:p>
        </w:tc>
        <w:tc>
          <w:tcPr>
            <w:tcW w:w="1366" w:type="dxa"/>
            <w:vMerge/>
            <w:tcBorders>
              <w:left w:val="single" w:sz="4" w:space="0" w:color="auto"/>
              <w:right w:val="single" w:sz="4" w:space="0" w:color="auto"/>
            </w:tcBorders>
            <w:shd w:val="clear" w:color="auto" w:fill="FFFFFF" w:themeFill="background1"/>
          </w:tcPr>
          <w:p w14:paraId="47D3F7B5" w14:textId="6BFEB9A3" w:rsidR="003B0367" w:rsidRDefault="003B0367" w:rsidP="003B0367">
            <w:pPr>
              <w:pStyle w:val="ListParagraph"/>
              <w:spacing w:line="276" w:lineRule="auto"/>
              <w:ind w:left="0"/>
              <w:jc w:val="center"/>
              <w:rPr>
                <w:rFonts w:ascii="Arial" w:hAnsi="Arial" w:cs="Arial"/>
                <w:color w:val="FF0000"/>
              </w:rPr>
            </w:pPr>
          </w:p>
        </w:tc>
      </w:tr>
      <w:tr w:rsidR="003B0367" w:rsidRPr="00E80B1A" w14:paraId="78E289B1" w14:textId="77777777" w:rsidTr="00263814">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6FC4ED" w14:textId="47DA0CF7" w:rsidR="003B0367" w:rsidRDefault="003B0367" w:rsidP="003B0367">
            <w:pPr>
              <w:pStyle w:val="ListParagraph"/>
              <w:spacing w:line="276" w:lineRule="auto"/>
              <w:ind w:left="0"/>
              <w:rPr>
                <w:rFonts w:ascii="Arial" w:hAnsi="Arial" w:cs="Arial"/>
                <w:color w:val="FF0000"/>
              </w:rPr>
            </w:pPr>
            <w:r>
              <w:rPr>
                <w:rFonts w:ascii="Arial" w:hAnsi="Arial" w:cs="Arial"/>
                <w:color w:val="FF0000"/>
              </w:rPr>
              <w:t>Production of movement for connective tissue:</w:t>
            </w:r>
          </w:p>
        </w:tc>
      </w:tr>
      <w:tr w:rsidR="003B0367" w:rsidRPr="00E80B1A" w14:paraId="4991BBAC"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D3912A1" w14:textId="1087CDE8" w:rsidR="003B0367" w:rsidRDefault="003B0367" w:rsidP="003B0367">
            <w:pPr>
              <w:pStyle w:val="ListParagraph"/>
              <w:spacing w:line="276" w:lineRule="auto"/>
              <w:ind w:left="0"/>
              <w:rPr>
                <w:rFonts w:ascii="Arial" w:hAnsi="Arial" w:cs="Arial"/>
                <w:color w:val="FF0000"/>
              </w:rPr>
            </w:pPr>
            <w:r>
              <w:rPr>
                <w:rFonts w:ascii="Arial" w:hAnsi="Arial" w:cs="Arial"/>
                <w:color w:val="FF0000"/>
              </w:rPr>
              <w:t>Tendons are made of connective tissue</w:t>
            </w:r>
          </w:p>
        </w:tc>
        <w:tc>
          <w:tcPr>
            <w:tcW w:w="1366" w:type="dxa"/>
            <w:tcBorders>
              <w:left w:val="single" w:sz="4" w:space="0" w:color="auto"/>
              <w:right w:val="single" w:sz="4" w:space="0" w:color="auto"/>
            </w:tcBorders>
            <w:shd w:val="clear" w:color="auto" w:fill="FFFFFF" w:themeFill="background1"/>
          </w:tcPr>
          <w:p w14:paraId="418C9736" w14:textId="46C06B2B" w:rsidR="003B0367" w:rsidRDefault="003B0367" w:rsidP="003B0367">
            <w:pPr>
              <w:pStyle w:val="ListParagraph"/>
              <w:spacing w:line="276" w:lineRule="auto"/>
              <w:ind w:left="0"/>
              <w:jc w:val="center"/>
              <w:rPr>
                <w:rFonts w:ascii="Arial" w:hAnsi="Arial" w:cs="Arial"/>
                <w:color w:val="FF0000"/>
              </w:rPr>
            </w:pPr>
            <w:r>
              <w:rPr>
                <w:rFonts w:ascii="Arial" w:hAnsi="Arial" w:cs="Arial"/>
                <w:color w:val="FF0000"/>
              </w:rPr>
              <w:t>1</w:t>
            </w:r>
          </w:p>
        </w:tc>
      </w:tr>
      <w:tr w:rsidR="003B0367" w:rsidRPr="00E80B1A" w14:paraId="52A31EFC"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5C94416" w14:textId="42BF7A37" w:rsidR="003B0367" w:rsidRDefault="003B0367" w:rsidP="003B0367">
            <w:pPr>
              <w:pStyle w:val="ListParagraph"/>
              <w:spacing w:line="276" w:lineRule="auto"/>
              <w:ind w:left="0"/>
              <w:rPr>
                <w:rFonts w:ascii="Arial" w:hAnsi="Arial" w:cs="Arial"/>
                <w:color w:val="FF0000"/>
              </w:rPr>
            </w:pPr>
            <w:r>
              <w:rPr>
                <w:rFonts w:ascii="Arial" w:hAnsi="Arial" w:cs="Arial"/>
                <w:color w:val="FF0000"/>
              </w:rPr>
              <w:t>Muscles connect to bone via tendons</w:t>
            </w:r>
          </w:p>
        </w:tc>
        <w:tc>
          <w:tcPr>
            <w:tcW w:w="1366" w:type="dxa"/>
            <w:tcBorders>
              <w:left w:val="single" w:sz="4" w:space="0" w:color="auto"/>
              <w:right w:val="single" w:sz="4" w:space="0" w:color="auto"/>
            </w:tcBorders>
            <w:shd w:val="clear" w:color="auto" w:fill="FFFFFF" w:themeFill="background1"/>
          </w:tcPr>
          <w:p w14:paraId="3545D257" w14:textId="73F590B8" w:rsidR="003B0367" w:rsidRDefault="003B0367" w:rsidP="003B0367">
            <w:pPr>
              <w:pStyle w:val="ListParagraph"/>
              <w:spacing w:line="276" w:lineRule="auto"/>
              <w:ind w:left="0"/>
              <w:jc w:val="center"/>
              <w:rPr>
                <w:rFonts w:ascii="Arial" w:hAnsi="Arial" w:cs="Arial"/>
                <w:color w:val="FF0000"/>
              </w:rPr>
            </w:pPr>
            <w:r>
              <w:rPr>
                <w:rFonts w:ascii="Arial" w:hAnsi="Arial" w:cs="Arial"/>
                <w:color w:val="FF0000"/>
              </w:rPr>
              <w:t>1</w:t>
            </w:r>
          </w:p>
        </w:tc>
      </w:tr>
      <w:tr w:rsidR="003B0367" w:rsidRPr="00E80B1A" w14:paraId="3F4BB7B1" w14:textId="77777777" w:rsidTr="00613738">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6E8790B" w14:textId="2C3C8488" w:rsidR="003B0367" w:rsidRDefault="003B0367" w:rsidP="003B0367">
            <w:pPr>
              <w:pStyle w:val="ListParagraph"/>
              <w:spacing w:line="276" w:lineRule="auto"/>
              <w:ind w:left="0"/>
              <w:rPr>
                <w:rFonts w:ascii="Arial" w:hAnsi="Arial" w:cs="Arial"/>
                <w:color w:val="FF0000"/>
              </w:rPr>
            </w:pPr>
            <w:r>
              <w:rPr>
                <w:rFonts w:ascii="Arial" w:hAnsi="Arial" w:cs="Arial"/>
                <w:color w:val="FF0000"/>
              </w:rPr>
              <w:t>When the muscle contracts, the bone is pulled</w:t>
            </w:r>
          </w:p>
        </w:tc>
        <w:tc>
          <w:tcPr>
            <w:tcW w:w="1366" w:type="dxa"/>
            <w:tcBorders>
              <w:left w:val="single" w:sz="4" w:space="0" w:color="auto"/>
              <w:bottom w:val="single" w:sz="4" w:space="0" w:color="auto"/>
              <w:right w:val="single" w:sz="4" w:space="0" w:color="auto"/>
            </w:tcBorders>
            <w:shd w:val="clear" w:color="auto" w:fill="FFFFFF" w:themeFill="background1"/>
          </w:tcPr>
          <w:p w14:paraId="2F78907C" w14:textId="2EBDD842" w:rsidR="003B0367" w:rsidRDefault="003B0367" w:rsidP="003B0367">
            <w:pPr>
              <w:pStyle w:val="ListParagraph"/>
              <w:spacing w:line="276" w:lineRule="auto"/>
              <w:ind w:left="0"/>
              <w:jc w:val="center"/>
              <w:rPr>
                <w:rFonts w:ascii="Arial" w:hAnsi="Arial" w:cs="Arial"/>
                <w:color w:val="FF0000"/>
              </w:rPr>
            </w:pPr>
            <w:r>
              <w:rPr>
                <w:rFonts w:ascii="Arial" w:hAnsi="Arial" w:cs="Arial"/>
                <w:color w:val="FF0000"/>
              </w:rPr>
              <w:t>1</w:t>
            </w:r>
          </w:p>
        </w:tc>
      </w:tr>
      <w:tr w:rsidR="003B0367" w:rsidRPr="00E80B1A" w14:paraId="5C7E54DB" w14:textId="77777777" w:rsidTr="00613738">
        <w:tc>
          <w:tcPr>
            <w:tcW w:w="6804" w:type="dxa"/>
            <w:tcBorders>
              <w:top w:val="single" w:sz="4" w:space="0" w:color="auto"/>
              <w:left w:val="single" w:sz="4" w:space="0" w:color="auto"/>
              <w:bottom w:val="single" w:sz="4" w:space="0" w:color="auto"/>
              <w:right w:val="single" w:sz="4" w:space="0" w:color="auto"/>
            </w:tcBorders>
            <w:hideMark/>
          </w:tcPr>
          <w:p w14:paraId="0CA67B40" w14:textId="77777777" w:rsidR="003B0367" w:rsidRPr="00E80B1A" w:rsidRDefault="003B0367" w:rsidP="003B0367">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9D2F142" w14:textId="77777777" w:rsidR="003B0367" w:rsidRPr="00E80B1A" w:rsidRDefault="003B0367" w:rsidP="003B0367">
            <w:pPr>
              <w:pStyle w:val="ListParagraph"/>
              <w:spacing w:line="276" w:lineRule="auto"/>
              <w:ind w:left="0"/>
              <w:jc w:val="center"/>
              <w:rPr>
                <w:rFonts w:ascii="Arial" w:hAnsi="Arial" w:cs="Arial"/>
                <w:b/>
                <w:color w:val="FF0000"/>
              </w:rPr>
            </w:pPr>
            <w:r w:rsidRPr="00E80B1A">
              <w:rPr>
                <w:rFonts w:ascii="Arial" w:hAnsi="Arial" w:cs="Arial"/>
                <w:b/>
                <w:color w:val="FF0000"/>
              </w:rPr>
              <w:t>10</w:t>
            </w:r>
          </w:p>
        </w:tc>
      </w:tr>
    </w:tbl>
    <w:p w14:paraId="73F4FA2E" w14:textId="3239D9D9" w:rsidR="004C4F56" w:rsidRDefault="004C4F56" w:rsidP="00613738">
      <w:pPr>
        <w:pStyle w:val="ListParagraph"/>
        <w:ind w:left="1134"/>
        <w:rPr>
          <w:rFonts w:ascii="Arial" w:hAnsi="Arial" w:cs="Arial"/>
        </w:rPr>
      </w:pPr>
    </w:p>
    <w:p w14:paraId="70671A45" w14:textId="49EDC33D" w:rsidR="0081425A" w:rsidRDefault="0081425A" w:rsidP="00613738">
      <w:pPr>
        <w:pStyle w:val="ListParagraph"/>
        <w:ind w:left="1134"/>
        <w:rPr>
          <w:rFonts w:ascii="Arial" w:hAnsi="Arial" w:cs="Arial"/>
        </w:rPr>
      </w:pPr>
    </w:p>
    <w:p w14:paraId="4167C4F7" w14:textId="44FC0E59" w:rsidR="007E12AF" w:rsidRDefault="007E12AF" w:rsidP="00613738">
      <w:pPr>
        <w:pStyle w:val="ListParagraph"/>
        <w:ind w:left="1134"/>
        <w:rPr>
          <w:rFonts w:ascii="Arial" w:hAnsi="Arial" w:cs="Arial"/>
        </w:rPr>
      </w:pPr>
    </w:p>
    <w:p w14:paraId="14BF4546" w14:textId="08D15936" w:rsidR="007E12AF" w:rsidRDefault="007E12AF" w:rsidP="00613738">
      <w:pPr>
        <w:pStyle w:val="ListParagraph"/>
        <w:ind w:left="1134"/>
        <w:rPr>
          <w:rFonts w:ascii="Arial" w:hAnsi="Arial" w:cs="Arial"/>
        </w:rPr>
      </w:pPr>
    </w:p>
    <w:p w14:paraId="62582ABB" w14:textId="6B6C3806" w:rsidR="007E12AF" w:rsidRDefault="007E12AF" w:rsidP="00613738">
      <w:pPr>
        <w:pStyle w:val="ListParagraph"/>
        <w:ind w:left="1134"/>
        <w:rPr>
          <w:rFonts w:ascii="Arial" w:hAnsi="Arial" w:cs="Arial"/>
        </w:rPr>
      </w:pPr>
    </w:p>
    <w:p w14:paraId="31AE3431" w14:textId="031518F1" w:rsidR="007E12AF" w:rsidRDefault="007E12AF" w:rsidP="00613738">
      <w:pPr>
        <w:pStyle w:val="ListParagraph"/>
        <w:ind w:left="1134"/>
        <w:rPr>
          <w:rFonts w:ascii="Arial" w:hAnsi="Arial" w:cs="Arial"/>
        </w:rPr>
      </w:pPr>
    </w:p>
    <w:p w14:paraId="5B6A808F" w14:textId="1FD2D1D5" w:rsidR="007E12AF" w:rsidRDefault="007E12AF" w:rsidP="00613738">
      <w:pPr>
        <w:pStyle w:val="ListParagraph"/>
        <w:ind w:left="1134"/>
        <w:rPr>
          <w:rFonts w:ascii="Arial" w:hAnsi="Arial" w:cs="Arial"/>
        </w:rPr>
      </w:pPr>
    </w:p>
    <w:p w14:paraId="75C8A7BA" w14:textId="2DD7721F" w:rsidR="007E12AF" w:rsidRDefault="007E12AF" w:rsidP="00613738">
      <w:pPr>
        <w:pStyle w:val="ListParagraph"/>
        <w:ind w:left="1134"/>
        <w:rPr>
          <w:rFonts w:ascii="Arial" w:hAnsi="Arial" w:cs="Arial"/>
        </w:rPr>
      </w:pPr>
    </w:p>
    <w:p w14:paraId="3D41EA4D" w14:textId="24C65A0D" w:rsidR="007E12AF" w:rsidRDefault="007E12AF" w:rsidP="00613738">
      <w:pPr>
        <w:pStyle w:val="ListParagraph"/>
        <w:ind w:left="1134"/>
        <w:rPr>
          <w:rFonts w:ascii="Arial" w:hAnsi="Arial" w:cs="Arial"/>
        </w:rPr>
      </w:pPr>
    </w:p>
    <w:p w14:paraId="68796289" w14:textId="13C61C5B" w:rsidR="007E12AF" w:rsidRDefault="007E12AF" w:rsidP="00613738">
      <w:pPr>
        <w:pStyle w:val="ListParagraph"/>
        <w:ind w:left="1134"/>
        <w:rPr>
          <w:rFonts w:ascii="Arial" w:hAnsi="Arial" w:cs="Arial"/>
        </w:rPr>
      </w:pPr>
    </w:p>
    <w:p w14:paraId="323A88D4" w14:textId="0AA00895" w:rsidR="007E12AF" w:rsidRDefault="007E12AF" w:rsidP="00613738">
      <w:pPr>
        <w:pStyle w:val="ListParagraph"/>
        <w:ind w:left="1134"/>
        <w:rPr>
          <w:rFonts w:ascii="Arial" w:hAnsi="Arial" w:cs="Arial"/>
        </w:rPr>
      </w:pPr>
    </w:p>
    <w:p w14:paraId="3875EE42" w14:textId="1F422150" w:rsidR="007E12AF" w:rsidRDefault="007E12AF" w:rsidP="00613738">
      <w:pPr>
        <w:pStyle w:val="ListParagraph"/>
        <w:ind w:left="1134"/>
        <w:rPr>
          <w:rFonts w:ascii="Arial" w:hAnsi="Arial" w:cs="Arial"/>
        </w:rPr>
      </w:pPr>
    </w:p>
    <w:p w14:paraId="4704AA8A" w14:textId="190F5DFB" w:rsidR="007E12AF" w:rsidRDefault="007E12AF" w:rsidP="00613738">
      <w:pPr>
        <w:pStyle w:val="ListParagraph"/>
        <w:ind w:left="1134"/>
        <w:rPr>
          <w:rFonts w:ascii="Arial" w:hAnsi="Arial" w:cs="Arial"/>
        </w:rPr>
      </w:pPr>
    </w:p>
    <w:p w14:paraId="7D952498" w14:textId="5DA9E72F" w:rsidR="007E12AF" w:rsidRDefault="007E12AF" w:rsidP="00613738">
      <w:pPr>
        <w:pStyle w:val="ListParagraph"/>
        <w:ind w:left="1134"/>
        <w:rPr>
          <w:rFonts w:ascii="Arial" w:hAnsi="Arial" w:cs="Arial"/>
        </w:rPr>
      </w:pPr>
    </w:p>
    <w:p w14:paraId="5A16DB9A" w14:textId="39F38181" w:rsidR="007E12AF" w:rsidRDefault="007E12AF" w:rsidP="00613738">
      <w:pPr>
        <w:pStyle w:val="ListParagraph"/>
        <w:ind w:left="1134"/>
        <w:rPr>
          <w:rFonts w:ascii="Arial" w:hAnsi="Arial" w:cs="Arial"/>
        </w:rPr>
      </w:pPr>
    </w:p>
    <w:p w14:paraId="4DBC148B" w14:textId="436CFACD" w:rsidR="007E12AF" w:rsidRDefault="007E12AF" w:rsidP="00613738">
      <w:pPr>
        <w:pStyle w:val="ListParagraph"/>
        <w:ind w:left="1134"/>
        <w:rPr>
          <w:rFonts w:ascii="Arial" w:hAnsi="Arial" w:cs="Arial"/>
        </w:rPr>
      </w:pPr>
    </w:p>
    <w:p w14:paraId="46DE704D" w14:textId="5E870E0A" w:rsidR="007E12AF" w:rsidRDefault="007E12AF" w:rsidP="00613738">
      <w:pPr>
        <w:pStyle w:val="ListParagraph"/>
        <w:ind w:left="1134"/>
        <w:rPr>
          <w:rFonts w:ascii="Arial" w:hAnsi="Arial" w:cs="Arial"/>
        </w:rPr>
      </w:pPr>
    </w:p>
    <w:p w14:paraId="7E328E30" w14:textId="7485D19A" w:rsidR="007E12AF" w:rsidRDefault="007E12AF" w:rsidP="00613738">
      <w:pPr>
        <w:pStyle w:val="ListParagraph"/>
        <w:ind w:left="1134"/>
        <w:rPr>
          <w:rFonts w:ascii="Arial" w:hAnsi="Arial" w:cs="Arial"/>
        </w:rPr>
      </w:pPr>
    </w:p>
    <w:p w14:paraId="4CC6FF0D" w14:textId="0933642D" w:rsidR="007E12AF" w:rsidRDefault="007E12AF" w:rsidP="00613738">
      <w:pPr>
        <w:pStyle w:val="ListParagraph"/>
        <w:ind w:left="1134"/>
        <w:rPr>
          <w:rFonts w:ascii="Arial" w:hAnsi="Arial" w:cs="Arial"/>
        </w:rPr>
      </w:pPr>
    </w:p>
    <w:p w14:paraId="1396CCA5" w14:textId="1B35958F" w:rsidR="007E12AF" w:rsidRDefault="007E12AF" w:rsidP="00613738">
      <w:pPr>
        <w:pStyle w:val="ListParagraph"/>
        <w:ind w:left="1134"/>
        <w:rPr>
          <w:rFonts w:ascii="Arial" w:hAnsi="Arial" w:cs="Arial"/>
        </w:rPr>
      </w:pPr>
    </w:p>
    <w:p w14:paraId="71B74A97" w14:textId="1FB5732D" w:rsidR="007E12AF" w:rsidRDefault="007E12AF" w:rsidP="00613738">
      <w:pPr>
        <w:pStyle w:val="ListParagraph"/>
        <w:ind w:left="1134"/>
        <w:rPr>
          <w:rFonts w:ascii="Arial" w:hAnsi="Arial" w:cs="Arial"/>
        </w:rPr>
      </w:pPr>
    </w:p>
    <w:p w14:paraId="0F10439E" w14:textId="7DFEB5B3" w:rsidR="007E12AF" w:rsidRDefault="007E12AF" w:rsidP="00613738">
      <w:pPr>
        <w:pStyle w:val="ListParagraph"/>
        <w:ind w:left="1134"/>
        <w:rPr>
          <w:rFonts w:ascii="Arial" w:hAnsi="Arial" w:cs="Arial"/>
        </w:rPr>
      </w:pPr>
    </w:p>
    <w:p w14:paraId="2A17E210" w14:textId="5CC9EE25" w:rsidR="0081425A" w:rsidRDefault="003E50E8" w:rsidP="006B1486">
      <w:pPr>
        <w:pStyle w:val="ListParagraph"/>
        <w:numPr>
          <w:ilvl w:val="0"/>
          <w:numId w:val="5"/>
        </w:numPr>
        <w:ind w:left="1134"/>
        <w:rPr>
          <w:rFonts w:ascii="Arial" w:hAnsi="Arial" w:cs="Arial"/>
        </w:rPr>
      </w:pPr>
      <w:r>
        <w:rPr>
          <w:rFonts w:ascii="Arial" w:hAnsi="Arial" w:cs="Arial"/>
        </w:rPr>
        <w:lastRenderedPageBreak/>
        <w:t>The ketogenic diet is based on the premise that an intake of low-carbohydrate, high-fat foods will promote weight loss.</w:t>
      </w:r>
    </w:p>
    <w:p w14:paraId="49C1F641" w14:textId="3110FC46" w:rsidR="003E50E8" w:rsidRDefault="003E50E8" w:rsidP="003E50E8">
      <w:pPr>
        <w:pStyle w:val="ListParagraph"/>
        <w:ind w:left="1440"/>
        <w:rPr>
          <w:rFonts w:ascii="Arial" w:hAnsi="Arial" w:cs="Arial"/>
        </w:rPr>
      </w:pPr>
    </w:p>
    <w:p w14:paraId="73AAC90A" w14:textId="3FC2A05C" w:rsidR="003E50E8" w:rsidRDefault="003E50E8" w:rsidP="003E50E8">
      <w:pPr>
        <w:pStyle w:val="ListParagraph"/>
        <w:ind w:left="1134"/>
        <w:rPr>
          <w:rFonts w:ascii="Arial" w:hAnsi="Arial" w:cs="Arial"/>
        </w:rPr>
      </w:pPr>
      <w:r>
        <w:rPr>
          <w:rFonts w:ascii="Arial" w:hAnsi="Arial" w:cs="Arial"/>
        </w:rPr>
        <w:t xml:space="preserve">Explain how fats are digested </w:t>
      </w:r>
      <w:r w:rsidR="002F4EA0">
        <w:rPr>
          <w:rFonts w:ascii="Arial" w:hAnsi="Arial" w:cs="Arial"/>
        </w:rPr>
        <w:t xml:space="preserve">in the small intestine </w:t>
      </w:r>
      <w:r>
        <w:rPr>
          <w:rFonts w:ascii="Arial" w:hAnsi="Arial" w:cs="Arial"/>
        </w:rPr>
        <w:t xml:space="preserve">and </w:t>
      </w:r>
      <w:r w:rsidR="00591EEE">
        <w:rPr>
          <w:rFonts w:ascii="Arial" w:hAnsi="Arial" w:cs="Arial"/>
        </w:rPr>
        <w:t>describe</w:t>
      </w:r>
      <w:r>
        <w:rPr>
          <w:rFonts w:ascii="Arial" w:hAnsi="Arial" w:cs="Arial"/>
        </w:rPr>
        <w:t xml:space="preserve"> </w:t>
      </w:r>
      <w:r w:rsidR="00B76146">
        <w:rPr>
          <w:rFonts w:ascii="Arial" w:hAnsi="Arial" w:cs="Arial"/>
        </w:rPr>
        <w:t xml:space="preserve">why </w:t>
      </w:r>
      <w:r w:rsidR="00DE3DE1">
        <w:rPr>
          <w:rFonts w:ascii="Arial" w:hAnsi="Arial" w:cs="Arial"/>
        </w:rPr>
        <w:t xml:space="preserve">a diet low in </w:t>
      </w:r>
      <w:r>
        <w:rPr>
          <w:rFonts w:ascii="Arial" w:hAnsi="Arial" w:cs="Arial"/>
        </w:rPr>
        <w:t>carbohydrate</w:t>
      </w:r>
      <w:r w:rsidR="00B76146">
        <w:rPr>
          <w:rFonts w:ascii="Arial" w:hAnsi="Arial" w:cs="Arial"/>
        </w:rPr>
        <w:t>s</w:t>
      </w:r>
      <w:r>
        <w:rPr>
          <w:rFonts w:ascii="Arial" w:hAnsi="Arial" w:cs="Arial"/>
        </w:rPr>
        <w:t xml:space="preserve"> </w:t>
      </w:r>
      <w:r w:rsidR="00DE3DE1">
        <w:rPr>
          <w:rFonts w:ascii="Arial" w:hAnsi="Arial" w:cs="Arial"/>
        </w:rPr>
        <w:t>can be dangerous</w:t>
      </w:r>
      <w:r>
        <w:rPr>
          <w:rFonts w:ascii="Arial" w:hAnsi="Arial" w:cs="Arial"/>
        </w:rPr>
        <w:t>.</w:t>
      </w:r>
    </w:p>
    <w:p w14:paraId="288EB5A0" w14:textId="7BDC05C0" w:rsidR="00DE3DE1" w:rsidRDefault="00DE3DE1" w:rsidP="00DE3DE1">
      <w:pPr>
        <w:pStyle w:val="ListParagraph"/>
        <w:ind w:left="1134"/>
        <w:jc w:val="right"/>
        <w:rPr>
          <w:rFonts w:ascii="Arial" w:hAnsi="Arial" w:cs="Arial"/>
        </w:rPr>
      </w:pPr>
      <w:r>
        <w:rPr>
          <w:rFonts w:ascii="Arial" w:hAnsi="Arial" w:cs="Arial"/>
        </w:rPr>
        <w:t>(10 marks)</w:t>
      </w:r>
    </w:p>
    <w:p w14:paraId="3A1C3582" w14:textId="673D8548" w:rsidR="003E50E8" w:rsidRDefault="003E50E8" w:rsidP="003E50E8">
      <w:pPr>
        <w:pStyle w:val="ListParagraph"/>
        <w:ind w:left="1440"/>
        <w:rPr>
          <w:rFonts w:ascii="Arial" w:hAnsi="Arial" w:cs="Arial"/>
        </w:rPr>
      </w:pPr>
    </w:p>
    <w:tbl>
      <w:tblPr>
        <w:tblStyle w:val="TableGrid"/>
        <w:tblW w:w="0" w:type="auto"/>
        <w:tblInd w:w="846" w:type="dxa"/>
        <w:tblLook w:val="04A0" w:firstRow="1" w:lastRow="0" w:firstColumn="1" w:lastColumn="0" w:noHBand="0" w:noVBand="1"/>
      </w:tblPr>
      <w:tblGrid>
        <w:gridCol w:w="6804"/>
        <w:gridCol w:w="1366"/>
      </w:tblGrid>
      <w:tr w:rsidR="003E50E8" w:rsidRPr="00E80B1A" w14:paraId="0DF6301E" w14:textId="77777777" w:rsidTr="00571A4E">
        <w:tc>
          <w:tcPr>
            <w:tcW w:w="6804" w:type="dxa"/>
            <w:tcBorders>
              <w:top w:val="single" w:sz="4" w:space="0" w:color="auto"/>
              <w:left w:val="single" w:sz="4" w:space="0" w:color="auto"/>
              <w:bottom w:val="single" w:sz="4" w:space="0" w:color="auto"/>
              <w:right w:val="single" w:sz="4" w:space="0" w:color="auto"/>
            </w:tcBorders>
            <w:hideMark/>
          </w:tcPr>
          <w:p w14:paraId="3C302472" w14:textId="77777777" w:rsidR="003E50E8" w:rsidRPr="00E80B1A" w:rsidRDefault="003E50E8" w:rsidP="00571A4E">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DF2FD90" w14:textId="77777777" w:rsidR="003E50E8" w:rsidRPr="00E80B1A" w:rsidRDefault="003E50E8" w:rsidP="00571A4E">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3E50E8" w:rsidRPr="00E80B1A" w14:paraId="06624477" w14:textId="77777777" w:rsidTr="00571A4E">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A0A838" w14:textId="37CC3723" w:rsidR="003E50E8" w:rsidRDefault="0099546A" w:rsidP="00571A4E">
            <w:pPr>
              <w:pStyle w:val="ListParagraph"/>
              <w:spacing w:line="276" w:lineRule="auto"/>
              <w:ind w:left="0"/>
              <w:rPr>
                <w:rFonts w:ascii="Arial" w:hAnsi="Arial" w:cs="Arial"/>
                <w:color w:val="FF0000"/>
              </w:rPr>
            </w:pPr>
            <w:r>
              <w:rPr>
                <w:rFonts w:ascii="Arial" w:hAnsi="Arial" w:cs="Arial"/>
                <w:color w:val="FF0000"/>
              </w:rPr>
              <w:t>D</w:t>
            </w:r>
            <w:r w:rsidR="003E50E8">
              <w:rPr>
                <w:rFonts w:ascii="Arial" w:hAnsi="Arial" w:cs="Arial"/>
                <w:color w:val="FF0000"/>
              </w:rPr>
              <w:t xml:space="preserve">igestion of fats. </w:t>
            </w:r>
            <w:r w:rsidR="005E2B79">
              <w:rPr>
                <w:rFonts w:ascii="Arial" w:hAnsi="Arial" w:cs="Arial"/>
                <w:color w:val="FF0000"/>
              </w:rPr>
              <w:t>8</w:t>
            </w:r>
            <w:r w:rsidR="003E50E8">
              <w:rPr>
                <w:rFonts w:ascii="Arial" w:hAnsi="Arial" w:cs="Arial"/>
                <w:color w:val="FF0000"/>
              </w:rPr>
              <w:t xml:space="preserve"> of the following for one mark each:</w:t>
            </w:r>
          </w:p>
        </w:tc>
      </w:tr>
      <w:tr w:rsidR="002F4EA0" w:rsidRPr="00E80B1A" w14:paraId="4C9570BB" w14:textId="77777777" w:rsidTr="00170D0F">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5AFBBFA" w14:textId="3B81B947" w:rsidR="002F4EA0" w:rsidRDefault="002F4EA0" w:rsidP="002F4EA0">
            <w:pPr>
              <w:pStyle w:val="ListParagraph"/>
              <w:spacing w:line="276" w:lineRule="auto"/>
              <w:ind w:left="0"/>
              <w:rPr>
                <w:rFonts w:ascii="Arial" w:hAnsi="Arial" w:cs="Arial"/>
                <w:color w:val="FF0000"/>
              </w:rPr>
            </w:pPr>
            <w:r>
              <w:rPr>
                <w:rFonts w:ascii="Arial" w:hAnsi="Arial" w:cs="Arial"/>
                <w:color w:val="FF0000"/>
              </w:rPr>
              <w:t>intestinal juices secreted by glands in the lining</w:t>
            </w:r>
          </w:p>
        </w:tc>
        <w:tc>
          <w:tcPr>
            <w:tcW w:w="1366" w:type="dxa"/>
            <w:vMerge w:val="restart"/>
            <w:tcBorders>
              <w:top w:val="single" w:sz="4" w:space="0" w:color="auto"/>
              <w:left w:val="single" w:sz="4" w:space="0" w:color="auto"/>
              <w:right w:val="single" w:sz="4" w:space="0" w:color="auto"/>
            </w:tcBorders>
            <w:shd w:val="clear" w:color="auto" w:fill="FFFFFF" w:themeFill="background1"/>
            <w:vAlign w:val="center"/>
          </w:tcPr>
          <w:p w14:paraId="61CB3AA3" w14:textId="3CD544A8" w:rsidR="002F4EA0" w:rsidRDefault="002F4EA0" w:rsidP="00170D0F">
            <w:pPr>
              <w:pStyle w:val="ListParagraph"/>
              <w:spacing w:line="276" w:lineRule="auto"/>
              <w:ind w:left="0"/>
              <w:jc w:val="center"/>
              <w:rPr>
                <w:rFonts w:ascii="Arial" w:hAnsi="Arial" w:cs="Arial"/>
                <w:color w:val="FF0000"/>
              </w:rPr>
            </w:pPr>
            <w:r>
              <w:rPr>
                <w:rFonts w:ascii="Arial" w:hAnsi="Arial" w:cs="Arial"/>
                <w:color w:val="FF0000"/>
              </w:rPr>
              <w:t>1-</w:t>
            </w:r>
            <w:r w:rsidR="005E2B79">
              <w:rPr>
                <w:rFonts w:ascii="Arial" w:hAnsi="Arial" w:cs="Arial"/>
                <w:color w:val="FF0000"/>
              </w:rPr>
              <w:t>8</w:t>
            </w:r>
          </w:p>
        </w:tc>
      </w:tr>
      <w:tr w:rsidR="002F4EA0" w:rsidRPr="00E80B1A" w14:paraId="7DCF1DDA"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02E92DB9" w14:textId="2CB8F1E7" w:rsidR="002F4EA0" w:rsidRDefault="002F4EA0" w:rsidP="002F4EA0">
            <w:pPr>
              <w:pStyle w:val="ListParagraph"/>
              <w:spacing w:line="276" w:lineRule="auto"/>
              <w:ind w:left="0"/>
              <w:rPr>
                <w:rFonts w:ascii="Arial" w:hAnsi="Arial" w:cs="Arial"/>
                <w:color w:val="FF0000"/>
              </w:rPr>
            </w:pPr>
            <w:r>
              <w:rPr>
                <w:rFonts w:ascii="Arial" w:hAnsi="Arial" w:cs="Arial"/>
                <w:color w:val="FF0000"/>
              </w:rPr>
              <w:t xml:space="preserve">pancreatic juices produced and secreted by the pancreas  </w:t>
            </w:r>
          </w:p>
        </w:tc>
        <w:tc>
          <w:tcPr>
            <w:tcW w:w="1366" w:type="dxa"/>
            <w:vMerge/>
            <w:tcBorders>
              <w:left w:val="single" w:sz="4" w:space="0" w:color="auto"/>
              <w:right w:val="single" w:sz="4" w:space="0" w:color="auto"/>
            </w:tcBorders>
            <w:shd w:val="clear" w:color="auto" w:fill="FFFFFF" w:themeFill="background1"/>
          </w:tcPr>
          <w:p w14:paraId="468BD74A" w14:textId="4DF7D67F" w:rsidR="002F4EA0" w:rsidRDefault="002F4EA0" w:rsidP="002F4EA0">
            <w:pPr>
              <w:pStyle w:val="ListParagraph"/>
              <w:spacing w:line="276" w:lineRule="auto"/>
              <w:ind w:left="0"/>
              <w:jc w:val="center"/>
              <w:rPr>
                <w:rFonts w:ascii="Arial" w:hAnsi="Arial" w:cs="Arial"/>
                <w:color w:val="FF0000"/>
              </w:rPr>
            </w:pPr>
          </w:p>
        </w:tc>
      </w:tr>
      <w:tr w:rsidR="002F4EA0" w:rsidRPr="00E80B1A" w14:paraId="3E73AB96"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0DB94197" w14:textId="55C51CEC" w:rsidR="002F4EA0" w:rsidRDefault="002F4EA0" w:rsidP="002F4EA0">
            <w:pPr>
              <w:pStyle w:val="ListParagraph"/>
              <w:spacing w:line="276" w:lineRule="auto"/>
              <w:ind w:left="0"/>
              <w:rPr>
                <w:rFonts w:ascii="Arial" w:hAnsi="Arial" w:cs="Arial"/>
                <w:color w:val="FF0000"/>
              </w:rPr>
            </w:pPr>
            <w:r>
              <w:rPr>
                <w:rFonts w:ascii="Arial" w:hAnsi="Arial" w:cs="Arial"/>
                <w:color w:val="FF0000"/>
              </w:rPr>
              <w:t>both contain</w:t>
            </w:r>
            <w:r w:rsidR="00BA11F9">
              <w:rPr>
                <w:rFonts w:ascii="Arial" w:hAnsi="Arial" w:cs="Arial"/>
                <w:color w:val="FF0000"/>
              </w:rPr>
              <w:t xml:space="preserve"> the enzyme</w:t>
            </w:r>
            <w:r>
              <w:rPr>
                <w:rFonts w:ascii="Arial" w:hAnsi="Arial" w:cs="Arial"/>
                <w:color w:val="FF0000"/>
              </w:rPr>
              <w:t xml:space="preserve"> lipase</w:t>
            </w:r>
          </w:p>
        </w:tc>
        <w:tc>
          <w:tcPr>
            <w:tcW w:w="1366" w:type="dxa"/>
            <w:vMerge/>
            <w:tcBorders>
              <w:left w:val="single" w:sz="4" w:space="0" w:color="auto"/>
              <w:right w:val="single" w:sz="4" w:space="0" w:color="auto"/>
            </w:tcBorders>
            <w:shd w:val="clear" w:color="auto" w:fill="FFFFFF" w:themeFill="background1"/>
          </w:tcPr>
          <w:p w14:paraId="1715E80B" w14:textId="27F70114" w:rsidR="002F4EA0" w:rsidRDefault="002F4EA0" w:rsidP="002F4EA0">
            <w:pPr>
              <w:pStyle w:val="ListParagraph"/>
              <w:spacing w:line="276" w:lineRule="auto"/>
              <w:ind w:left="0"/>
              <w:jc w:val="center"/>
              <w:rPr>
                <w:rFonts w:ascii="Arial" w:hAnsi="Arial" w:cs="Arial"/>
                <w:color w:val="FF0000"/>
              </w:rPr>
            </w:pPr>
          </w:p>
        </w:tc>
      </w:tr>
      <w:tr w:rsidR="002F4EA0" w:rsidRPr="00E80B1A" w14:paraId="648F3656"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768A7F2B" w14:textId="3B6C22E4" w:rsidR="002F4EA0" w:rsidRDefault="00BA11F9" w:rsidP="002F4EA0">
            <w:pPr>
              <w:pStyle w:val="ListParagraph"/>
              <w:spacing w:line="276" w:lineRule="auto"/>
              <w:ind w:left="0"/>
              <w:rPr>
                <w:rFonts w:ascii="Arial" w:hAnsi="Arial" w:cs="Arial"/>
                <w:color w:val="FF0000"/>
              </w:rPr>
            </w:pPr>
            <w:r>
              <w:rPr>
                <w:rFonts w:ascii="Arial" w:hAnsi="Arial" w:cs="Arial"/>
                <w:color w:val="FF0000"/>
              </w:rPr>
              <w:t xml:space="preserve">chemically digests fats </w:t>
            </w:r>
          </w:p>
        </w:tc>
        <w:tc>
          <w:tcPr>
            <w:tcW w:w="1366" w:type="dxa"/>
            <w:vMerge/>
            <w:tcBorders>
              <w:left w:val="single" w:sz="4" w:space="0" w:color="auto"/>
              <w:right w:val="single" w:sz="4" w:space="0" w:color="auto"/>
            </w:tcBorders>
            <w:shd w:val="clear" w:color="auto" w:fill="FFFFFF" w:themeFill="background1"/>
          </w:tcPr>
          <w:p w14:paraId="3A3D811E" w14:textId="411267E5" w:rsidR="002F4EA0" w:rsidRDefault="002F4EA0" w:rsidP="002F4EA0">
            <w:pPr>
              <w:pStyle w:val="ListParagraph"/>
              <w:spacing w:line="276" w:lineRule="auto"/>
              <w:ind w:left="0"/>
              <w:jc w:val="center"/>
              <w:rPr>
                <w:rFonts w:ascii="Arial" w:hAnsi="Arial" w:cs="Arial"/>
                <w:color w:val="FF0000"/>
              </w:rPr>
            </w:pPr>
          </w:p>
        </w:tc>
      </w:tr>
      <w:tr w:rsidR="002F4EA0" w:rsidRPr="00E80B1A" w14:paraId="680F984D"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701E71E9" w14:textId="37097A59" w:rsidR="002F4EA0" w:rsidRDefault="000F08D7" w:rsidP="002F4EA0">
            <w:pPr>
              <w:pStyle w:val="ListParagraph"/>
              <w:spacing w:line="276" w:lineRule="auto"/>
              <w:ind w:left="0"/>
              <w:rPr>
                <w:rFonts w:ascii="Arial" w:hAnsi="Arial" w:cs="Arial"/>
                <w:color w:val="FF0000"/>
              </w:rPr>
            </w:pPr>
            <w:r>
              <w:rPr>
                <w:rFonts w:ascii="Arial" w:hAnsi="Arial" w:cs="Arial"/>
                <w:color w:val="FF0000"/>
              </w:rPr>
              <w:t>into fatty acid</w:t>
            </w:r>
            <w:r w:rsidR="003B0367">
              <w:rPr>
                <w:rFonts w:ascii="Arial" w:hAnsi="Arial" w:cs="Arial"/>
                <w:color w:val="FF0000"/>
              </w:rPr>
              <w:t>s</w:t>
            </w:r>
            <w:r>
              <w:rPr>
                <w:rFonts w:ascii="Arial" w:hAnsi="Arial" w:cs="Arial"/>
                <w:color w:val="FF0000"/>
              </w:rPr>
              <w:t xml:space="preserve"> and glycerol</w:t>
            </w:r>
          </w:p>
        </w:tc>
        <w:tc>
          <w:tcPr>
            <w:tcW w:w="1366" w:type="dxa"/>
            <w:vMerge/>
            <w:tcBorders>
              <w:left w:val="single" w:sz="4" w:space="0" w:color="auto"/>
              <w:right w:val="single" w:sz="4" w:space="0" w:color="auto"/>
            </w:tcBorders>
            <w:shd w:val="clear" w:color="auto" w:fill="FFFFFF" w:themeFill="background1"/>
          </w:tcPr>
          <w:p w14:paraId="5B04F3F3" w14:textId="26EF12BF" w:rsidR="002F4EA0" w:rsidRDefault="002F4EA0" w:rsidP="002F4EA0">
            <w:pPr>
              <w:pStyle w:val="ListParagraph"/>
              <w:spacing w:line="276" w:lineRule="auto"/>
              <w:ind w:left="0"/>
              <w:jc w:val="center"/>
              <w:rPr>
                <w:rFonts w:ascii="Arial" w:hAnsi="Arial" w:cs="Arial"/>
                <w:color w:val="FF0000"/>
              </w:rPr>
            </w:pPr>
          </w:p>
        </w:tc>
      </w:tr>
      <w:tr w:rsidR="000F08D7" w:rsidRPr="00E80B1A" w14:paraId="595B86DF"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952B8CF" w14:textId="0F3A2631" w:rsidR="000F08D7" w:rsidRDefault="000F08D7" w:rsidP="000F08D7">
            <w:pPr>
              <w:pStyle w:val="ListParagraph"/>
              <w:spacing w:line="276" w:lineRule="auto"/>
              <w:ind w:left="0"/>
              <w:rPr>
                <w:rFonts w:ascii="Arial" w:hAnsi="Arial" w:cs="Arial"/>
                <w:color w:val="FF0000"/>
              </w:rPr>
            </w:pPr>
            <w:r>
              <w:rPr>
                <w:rFonts w:ascii="Arial" w:hAnsi="Arial" w:cs="Arial"/>
                <w:color w:val="FF0000"/>
              </w:rPr>
              <w:t>liver produces bile</w:t>
            </w:r>
          </w:p>
        </w:tc>
        <w:tc>
          <w:tcPr>
            <w:tcW w:w="1366" w:type="dxa"/>
            <w:vMerge/>
            <w:tcBorders>
              <w:left w:val="single" w:sz="4" w:space="0" w:color="auto"/>
              <w:right w:val="single" w:sz="4" w:space="0" w:color="auto"/>
            </w:tcBorders>
            <w:shd w:val="clear" w:color="auto" w:fill="FFFFFF" w:themeFill="background1"/>
          </w:tcPr>
          <w:p w14:paraId="3588BA30" w14:textId="1F136828" w:rsidR="000F08D7" w:rsidRDefault="000F08D7" w:rsidP="000F08D7">
            <w:pPr>
              <w:pStyle w:val="ListParagraph"/>
              <w:spacing w:line="276" w:lineRule="auto"/>
              <w:ind w:left="0"/>
              <w:jc w:val="center"/>
              <w:rPr>
                <w:rFonts w:ascii="Arial" w:hAnsi="Arial" w:cs="Arial"/>
                <w:color w:val="FF0000"/>
              </w:rPr>
            </w:pPr>
          </w:p>
        </w:tc>
      </w:tr>
      <w:tr w:rsidR="000F08D7" w:rsidRPr="00E80B1A" w14:paraId="433A195C"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7520523" w14:textId="50E04B28" w:rsidR="000F08D7" w:rsidRDefault="000F08D7" w:rsidP="000F08D7">
            <w:pPr>
              <w:pStyle w:val="ListParagraph"/>
              <w:spacing w:line="276" w:lineRule="auto"/>
              <w:ind w:left="0"/>
              <w:rPr>
                <w:rFonts w:ascii="Arial" w:hAnsi="Arial" w:cs="Arial"/>
                <w:color w:val="FF0000"/>
              </w:rPr>
            </w:pPr>
            <w:r>
              <w:rPr>
                <w:rFonts w:ascii="Arial" w:hAnsi="Arial" w:cs="Arial"/>
                <w:color w:val="FF0000"/>
              </w:rPr>
              <w:t>that is stored in the gallbladder</w:t>
            </w:r>
          </w:p>
        </w:tc>
        <w:tc>
          <w:tcPr>
            <w:tcW w:w="1366" w:type="dxa"/>
            <w:vMerge/>
            <w:tcBorders>
              <w:left w:val="single" w:sz="4" w:space="0" w:color="auto"/>
              <w:right w:val="single" w:sz="4" w:space="0" w:color="auto"/>
            </w:tcBorders>
            <w:shd w:val="clear" w:color="auto" w:fill="FFFFFF" w:themeFill="background1"/>
          </w:tcPr>
          <w:p w14:paraId="109BC751" w14:textId="0A67E378" w:rsidR="000F08D7" w:rsidRDefault="000F08D7" w:rsidP="000F08D7">
            <w:pPr>
              <w:pStyle w:val="ListParagraph"/>
              <w:spacing w:line="276" w:lineRule="auto"/>
              <w:ind w:left="0"/>
              <w:jc w:val="center"/>
              <w:rPr>
                <w:rFonts w:ascii="Arial" w:hAnsi="Arial" w:cs="Arial"/>
                <w:color w:val="FF0000"/>
              </w:rPr>
            </w:pPr>
          </w:p>
        </w:tc>
      </w:tr>
      <w:tr w:rsidR="000F08D7" w:rsidRPr="00E80B1A" w14:paraId="5E35A5FF"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6EBBB56" w14:textId="31706F05" w:rsidR="000F08D7" w:rsidRDefault="00492BBF" w:rsidP="000F08D7">
            <w:pPr>
              <w:pStyle w:val="ListParagraph"/>
              <w:spacing w:line="276" w:lineRule="auto"/>
              <w:ind w:left="0"/>
              <w:rPr>
                <w:rFonts w:ascii="Arial" w:hAnsi="Arial" w:cs="Arial"/>
                <w:color w:val="FF0000"/>
              </w:rPr>
            </w:pPr>
            <w:r>
              <w:rPr>
                <w:rFonts w:ascii="Arial" w:hAnsi="Arial" w:cs="Arial"/>
                <w:color w:val="FF0000"/>
              </w:rPr>
              <w:t>emulsifies fat / break fat into small/tiny droplets</w:t>
            </w:r>
          </w:p>
        </w:tc>
        <w:tc>
          <w:tcPr>
            <w:tcW w:w="1366" w:type="dxa"/>
            <w:vMerge/>
            <w:tcBorders>
              <w:left w:val="single" w:sz="4" w:space="0" w:color="auto"/>
              <w:right w:val="single" w:sz="4" w:space="0" w:color="auto"/>
            </w:tcBorders>
            <w:shd w:val="clear" w:color="auto" w:fill="FFFFFF" w:themeFill="background1"/>
          </w:tcPr>
          <w:p w14:paraId="3C7E8EB6" w14:textId="3FC181EB" w:rsidR="000F08D7" w:rsidRDefault="000F08D7" w:rsidP="000F08D7">
            <w:pPr>
              <w:pStyle w:val="ListParagraph"/>
              <w:spacing w:line="276" w:lineRule="auto"/>
              <w:ind w:left="0"/>
              <w:jc w:val="center"/>
              <w:rPr>
                <w:rFonts w:ascii="Arial" w:hAnsi="Arial" w:cs="Arial"/>
                <w:color w:val="FF0000"/>
              </w:rPr>
            </w:pPr>
          </w:p>
        </w:tc>
      </w:tr>
      <w:tr w:rsidR="005E2B79" w:rsidRPr="00E80B1A" w14:paraId="214E4851"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8DE4589" w14:textId="1A85CD9E" w:rsidR="005E2B79" w:rsidRDefault="00492BBF" w:rsidP="005E2B79">
            <w:pPr>
              <w:pStyle w:val="ListParagraph"/>
              <w:spacing w:line="276" w:lineRule="auto"/>
              <w:ind w:left="0"/>
              <w:rPr>
                <w:rFonts w:ascii="Arial" w:hAnsi="Arial" w:cs="Arial"/>
                <w:color w:val="FF0000"/>
              </w:rPr>
            </w:pPr>
            <w:r>
              <w:rPr>
                <w:rFonts w:ascii="Arial" w:hAnsi="Arial" w:cs="Arial"/>
                <w:color w:val="FF0000"/>
              </w:rPr>
              <w:t xml:space="preserve">mechanical digestion that </w:t>
            </w:r>
            <w:proofErr w:type="gramStart"/>
            <w:r w:rsidR="005E2B79">
              <w:rPr>
                <w:rFonts w:ascii="Arial" w:hAnsi="Arial" w:cs="Arial"/>
                <w:color w:val="FF0000"/>
              </w:rPr>
              <w:t>increase</w:t>
            </w:r>
            <w:proofErr w:type="gramEnd"/>
            <w:r w:rsidR="005E2B79">
              <w:rPr>
                <w:rFonts w:ascii="Arial" w:hAnsi="Arial" w:cs="Arial"/>
                <w:color w:val="FF0000"/>
              </w:rPr>
              <w:t xml:space="preserve"> surface area</w:t>
            </w:r>
          </w:p>
        </w:tc>
        <w:tc>
          <w:tcPr>
            <w:tcW w:w="1366" w:type="dxa"/>
            <w:vMerge/>
            <w:tcBorders>
              <w:left w:val="single" w:sz="4" w:space="0" w:color="auto"/>
              <w:right w:val="single" w:sz="4" w:space="0" w:color="auto"/>
            </w:tcBorders>
            <w:shd w:val="clear" w:color="auto" w:fill="FFFFFF" w:themeFill="background1"/>
          </w:tcPr>
          <w:p w14:paraId="421E5922" w14:textId="77777777" w:rsidR="005E2B79" w:rsidRDefault="005E2B79" w:rsidP="005E2B79">
            <w:pPr>
              <w:pStyle w:val="ListParagraph"/>
              <w:spacing w:line="276" w:lineRule="auto"/>
              <w:ind w:left="0"/>
              <w:jc w:val="center"/>
              <w:rPr>
                <w:rFonts w:ascii="Arial" w:hAnsi="Arial" w:cs="Arial"/>
                <w:color w:val="FF0000"/>
              </w:rPr>
            </w:pPr>
          </w:p>
        </w:tc>
      </w:tr>
      <w:tr w:rsidR="005E2B79" w:rsidRPr="00E80B1A" w14:paraId="4F2E9A99"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3391288" w14:textId="57CD00CA" w:rsidR="005E2B79" w:rsidRDefault="005E2B79" w:rsidP="005E2B79">
            <w:pPr>
              <w:pStyle w:val="ListParagraph"/>
              <w:spacing w:line="276" w:lineRule="auto"/>
              <w:ind w:left="0"/>
              <w:rPr>
                <w:rFonts w:ascii="Arial" w:hAnsi="Arial" w:cs="Arial"/>
                <w:color w:val="FF0000"/>
              </w:rPr>
            </w:pPr>
            <w:r>
              <w:rPr>
                <w:rFonts w:ascii="Arial" w:hAnsi="Arial" w:cs="Arial"/>
                <w:color w:val="FF0000"/>
              </w:rPr>
              <w:t>muscular contractions of the small intestine churn food</w:t>
            </w:r>
          </w:p>
        </w:tc>
        <w:tc>
          <w:tcPr>
            <w:tcW w:w="1366" w:type="dxa"/>
            <w:vMerge/>
            <w:tcBorders>
              <w:left w:val="single" w:sz="4" w:space="0" w:color="auto"/>
              <w:right w:val="single" w:sz="4" w:space="0" w:color="auto"/>
            </w:tcBorders>
            <w:shd w:val="clear" w:color="auto" w:fill="FFFFFF" w:themeFill="background1"/>
          </w:tcPr>
          <w:p w14:paraId="4F88D3B5" w14:textId="77777777" w:rsidR="005E2B79" w:rsidRDefault="005E2B79" w:rsidP="005E2B79">
            <w:pPr>
              <w:pStyle w:val="ListParagraph"/>
              <w:spacing w:line="276" w:lineRule="auto"/>
              <w:ind w:left="0"/>
              <w:jc w:val="center"/>
              <w:rPr>
                <w:rFonts w:ascii="Arial" w:hAnsi="Arial" w:cs="Arial"/>
                <w:color w:val="FF0000"/>
              </w:rPr>
            </w:pPr>
          </w:p>
        </w:tc>
      </w:tr>
      <w:tr w:rsidR="005E2B79" w:rsidRPr="00E80B1A" w14:paraId="3F8B3087" w14:textId="77777777" w:rsidTr="00571A4E">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2E0539" w14:textId="28FD8C18" w:rsidR="005E2B79" w:rsidRDefault="005E2B79" w:rsidP="005E2B79">
            <w:pPr>
              <w:pStyle w:val="ListParagraph"/>
              <w:spacing w:line="276" w:lineRule="auto"/>
              <w:ind w:left="0"/>
              <w:rPr>
                <w:rFonts w:ascii="Arial" w:hAnsi="Arial" w:cs="Arial"/>
                <w:color w:val="FF0000"/>
              </w:rPr>
            </w:pPr>
            <w:r>
              <w:rPr>
                <w:rFonts w:ascii="Arial" w:hAnsi="Arial" w:cs="Arial"/>
                <w:color w:val="FF0000"/>
              </w:rPr>
              <w:t>Importance of carbohydrates:</w:t>
            </w:r>
          </w:p>
        </w:tc>
      </w:tr>
      <w:tr w:rsidR="005E2B79" w:rsidRPr="00E80B1A" w14:paraId="2B25A9C0"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9D17632" w14:textId="5565F8B4" w:rsidR="005E2B79" w:rsidRDefault="005E2B79" w:rsidP="005E2B79">
            <w:pPr>
              <w:pStyle w:val="ListParagraph"/>
              <w:spacing w:line="276" w:lineRule="auto"/>
              <w:ind w:left="0"/>
              <w:rPr>
                <w:rFonts w:ascii="Arial" w:hAnsi="Arial" w:cs="Arial"/>
                <w:color w:val="FF0000"/>
              </w:rPr>
            </w:pPr>
            <w:r>
              <w:rPr>
                <w:rFonts w:ascii="Arial" w:hAnsi="Arial" w:cs="Arial"/>
                <w:color w:val="FF0000"/>
              </w:rPr>
              <w:t>preferred energy source / immediate energy source</w:t>
            </w:r>
          </w:p>
        </w:tc>
        <w:tc>
          <w:tcPr>
            <w:tcW w:w="1366" w:type="dxa"/>
            <w:tcBorders>
              <w:left w:val="single" w:sz="4" w:space="0" w:color="auto"/>
              <w:right w:val="single" w:sz="4" w:space="0" w:color="auto"/>
            </w:tcBorders>
            <w:shd w:val="clear" w:color="auto" w:fill="FFFFFF" w:themeFill="background1"/>
          </w:tcPr>
          <w:p w14:paraId="53B03D1F" w14:textId="3AB9F9AF" w:rsidR="005E2B79" w:rsidRDefault="005E2B79" w:rsidP="005E2B79">
            <w:pPr>
              <w:pStyle w:val="ListParagraph"/>
              <w:spacing w:line="276" w:lineRule="auto"/>
              <w:ind w:left="0"/>
              <w:jc w:val="center"/>
              <w:rPr>
                <w:rFonts w:ascii="Arial" w:hAnsi="Arial" w:cs="Arial"/>
                <w:color w:val="FF0000"/>
              </w:rPr>
            </w:pPr>
            <w:r>
              <w:rPr>
                <w:rFonts w:ascii="Arial" w:hAnsi="Arial" w:cs="Arial"/>
                <w:color w:val="FF0000"/>
              </w:rPr>
              <w:t>1</w:t>
            </w:r>
          </w:p>
        </w:tc>
      </w:tr>
      <w:tr w:rsidR="005E2B79" w:rsidRPr="00E80B1A" w14:paraId="0CD63A9F" w14:textId="77777777" w:rsidTr="00DE3DE1">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9BB9" w14:textId="0F687861" w:rsidR="005E2B79" w:rsidRDefault="005E2B79" w:rsidP="005E2B79">
            <w:pPr>
              <w:pStyle w:val="ListParagraph"/>
              <w:spacing w:line="276" w:lineRule="auto"/>
              <w:ind w:left="0"/>
              <w:rPr>
                <w:rFonts w:ascii="Arial" w:hAnsi="Arial" w:cs="Arial"/>
                <w:color w:val="FF0000"/>
              </w:rPr>
            </w:pPr>
            <w:r>
              <w:rPr>
                <w:rFonts w:ascii="Arial" w:hAnsi="Arial" w:cs="Arial"/>
                <w:color w:val="FF0000"/>
              </w:rPr>
              <w:t>Low-carb diet causes lack of energy</w:t>
            </w:r>
          </w:p>
        </w:tc>
        <w:tc>
          <w:tcPr>
            <w:tcW w:w="1366" w:type="dxa"/>
            <w:vMerge w:val="restart"/>
            <w:tcBorders>
              <w:left w:val="single" w:sz="4" w:space="0" w:color="auto"/>
              <w:right w:val="single" w:sz="4" w:space="0" w:color="auto"/>
            </w:tcBorders>
            <w:shd w:val="clear" w:color="auto" w:fill="FFFFFF" w:themeFill="background1"/>
            <w:vAlign w:val="center"/>
          </w:tcPr>
          <w:p w14:paraId="687FE08C" w14:textId="675DB4F8" w:rsidR="005E2B79" w:rsidRDefault="005E2B79" w:rsidP="005E2B79">
            <w:pPr>
              <w:pStyle w:val="ListParagraph"/>
              <w:spacing w:line="276" w:lineRule="auto"/>
              <w:ind w:left="0"/>
              <w:jc w:val="center"/>
              <w:rPr>
                <w:rFonts w:ascii="Arial" w:hAnsi="Arial" w:cs="Arial"/>
                <w:color w:val="FF0000"/>
              </w:rPr>
            </w:pPr>
            <w:r>
              <w:rPr>
                <w:rFonts w:ascii="Arial" w:hAnsi="Arial" w:cs="Arial"/>
                <w:color w:val="FF0000"/>
              </w:rPr>
              <w:t>1</w:t>
            </w:r>
          </w:p>
        </w:tc>
      </w:tr>
      <w:tr w:rsidR="005E2B79" w:rsidRPr="00E80B1A" w14:paraId="79285683"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6A4D36F" w14:textId="5A3776D6" w:rsidR="005E2B79" w:rsidRDefault="005E2B79" w:rsidP="005E2B79">
            <w:pPr>
              <w:pStyle w:val="ListParagraph"/>
              <w:spacing w:line="276" w:lineRule="auto"/>
              <w:ind w:left="0"/>
              <w:rPr>
                <w:rFonts w:ascii="Arial" w:hAnsi="Arial" w:cs="Arial"/>
                <w:color w:val="FF0000"/>
              </w:rPr>
            </w:pPr>
            <w:r>
              <w:rPr>
                <w:rFonts w:ascii="Arial" w:hAnsi="Arial" w:cs="Arial"/>
                <w:color w:val="FF0000"/>
              </w:rPr>
              <w:t>can result in weakness / dizziness / headaches / nausea etc.</w:t>
            </w:r>
          </w:p>
        </w:tc>
        <w:tc>
          <w:tcPr>
            <w:tcW w:w="1366" w:type="dxa"/>
            <w:vMerge/>
            <w:tcBorders>
              <w:left w:val="single" w:sz="4" w:space="0" w:color="auto"/>
              <w:right w:val="single" w:sz="4" w:space="0" w:color="auto"/>
            </w:tcBorders>
            <w:shd w:val="clear" w:color="auto" w:fill="FFFFFF" w:themeFill="background1"/>
          </w:tcPr>
          <w:p w14:paraId="0C5021AB" w14:textId="27550A21" w:rsidR="005E2B79" w:rsidRDefault="005E2B79" w:rsidP="005E2B79">
            <w:pPr>
              <w:pStyle w:val="ListParagraph"/>
              <w:spacing w:line="276" w:lineRule="auto"/>
              <w:ind w:left="0"/>
              <w:jc w:val="center"/>
              <w:rPr>
                <w:rFonts w:ascii="Arial" w:hAnsi="Arial" w:cs="Arial"/>
                <w:color w:val="FF0000"/>
              </w:rPr>
            </w:pPr>
          </w:p>
        </w:tc>
      </w:tr>
      <w:tr w:rsidR="005E2B79" w:rsidRPr="00E80B1A" w14:paraId="579EF1A4" w14:textId="77777777" w:rsidTr="00571A4E">
        <w:tc>
          <w:tcPr>
            <w:tcW w:w="6804" w:type="dxa"/>
            <w:tcBorders>
              <w:top w:val="single" w:sz="4" w:space="0" w:color="auto"/>
              <w:left w:val="single" w:sz="4" w:space="0" w:color="auto"/>
              <w:bottom w:val="single" w:sz="4" w:space="0" w:color="auto"/>
              <w:right w:val="single" w:sz="4" w:space="0" w:color="auto"/>
            </w:tcBorders>
            <w:hideMark/>
          </w:tcPr>
          <w:p w14:paraId="33D87A41" w14:textId="77777777" w:rsidR="005E2B79" w:rsidRPr="00E80B1A" w:rsidRDefault="005E2B79" w:rsidP="005E2B79">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2D6DB12" w14:textId="77777777" w:rsidR="005E2B79" w:rsidRPr="00E80B1A" w:rsidRDefault="005E2B79" w:rsidP="005E2B79">
            <w:pPr>
              <w:pStyle w:val="ListParagraph"/>
              <w:spacing w:line="276" w:lineRule="auto"/>
              <w:ind w:left="0"/>
              <w:jc w:val="center"/>
              <w:rPr>
                <w:rFonts w:ascii="Arial" w:hAnsi="Arial" w:cs="Arial"/>
                <w:b/>
                <w:color w:val="FF0000"/>
              </w:rPr>
            </w:pPr>
            <w:r w:rsidRPr="00E80B1A">
              <w:rPr>
                <w:rFonts w:ascii="Arial" w:hAnsi="Arial" w:cs="Arial"/>
                <w:b/>
                <w:color w:val="FF0000"/>
              </w:rPr>
              <w:t>10</w:t>
            </w:r>
          </w:p>
        </w:tc>
      </w:tr>
    </w:tbl>
    <w:p w14:paraId="3E2EF8D1" w14:textId="7E25C391" w:rsidR="003E50E8" w:rsidRDefault="003E50E8" w:rsidP="003E50E8">
      <w:pPr>
        <w:pStyle w:val="ListParagraph"/>
        <w:ind w:left="1440"/>
        <w:rPr>
          <w:rFonts w:ascii="Arial" w:hAnsi="Arial" w:cs="Arial"/>
        </w:rPr>
      </w:pPr>
    </w:p>
    <w:p w14:paraId="09CC8119" w14:textId="05815375" w:rsidR="009A3CAB" w:rsidRDefault="009A3CAB" w:rsidP="003E50E8">
      <w:pPr>
        <w:pStyle w:val="ListParagraph"/>
        <w:ind w:left="1440"/>
        <w:rPr>
          <w:rFonts w:ascii="Arial" w:hAnsi="Arial" w:cs="Arial"/>
        </w:rPr>
      </w:pPr>
    </w:p>
    <w:p w14:paraId="4D6B6BE5" w14:textId="2D171978" w:rsidR="009A3CAB" w:rsidRDefault="009A3CAB" w:rsidP="003E50E8">
      <w:pPr>
        <w:pStyle w:val="ListParagraph"/>
        <w:ind w:left="1440"/>
        <w:rPr>
          <w:rFonts w:ascii="Arial" w:hAnsi="Arial" w:cs="Arial"/>
        </w:rPr>
      </w:pPr>
    </w:p>
    <w:p w14:paraId="6A38CBEF" w14:textId="1FF48AA2" w:rsidR="009A3CAB" w:rsidRDefault="009A3CAB" w:rsidP="003E50E8">
      <w:pPr>
        <w:pStyle w:val="ListParagraph"/>
        <w:ind w:left="1440"/>
        <w:rPr>
          <w:rFonts w:ascii="Arial" w:hAnsi="Arial" w:cs="Arial"/>
        </w:rPr>
      </w:pPr>
    </w:p>
    <w:p w14:paraId="03773788" w14:textId="0F9A053F" w:rsidR="009A3CAB" w:rsidRDefault="009A3CAB" w:rsidP="003E50E8">
      <w:pPr>
        <w:pStyle w:val="ListParagraph"/>
        <w:ind w:left="1440"/>
        <w:rPr>
          <w:rFonts w:ascii="Arial" w:hAnsi="Arial" w:cs="Arial"/>
        </w:rPr>
      </w:pPr>
    </w:p>
    <w:p w14:paraId="22C7F524" w14:textId="6C1422D8" w:rsidR="009A3CAB" w:rsidRDefault="009A3CAB" w:rsidP="003E50E8">
      <w:pPr>
        <w:pStyle w:val="ListParagraph"/>
        <w:ind w:left="1440"/>
        <w:rPr>
          <w:rFonts w:ascii="Arial" w:hAnsi="Arial" w:cs="Arial"/>
        </w:rPr>
      </w:pPr>
    </w:p>
    <w:p w14:paraId="5B899E38" w14:textId="4987BDF5" w:rsidR="009A3CAB" w:rsidRDefault="009A3CAB" w:rsidP="003E50E8">
      <w:pPr>
        <w:pStyle w:val="ListParagraph"/>
        <w:ind w:left="1440"/>
        <w:rPr>
          <w:rFonts w:ascii="Arial" w:hAnsi="Arial" w:cs="Arial"/>
        </w:rPr>
      </w:pPr>
    </w:p>
    <w:p w14:paraId="778F4441" w14:textId="4E3A732A" w:rsidR="009A3CAB" w:rsidRDefault="009A3CAB" w:rsidP="003E50E8">
      <w:pPr>
        <w:pStyle w:val="ListParagraph"/>
        <w:ind w:left="1440"/>
        <w:rPr>
          <w:rFonts w:ascii="Arial" w:hAnsi="Arial" w:cs="Arial"/>
        </w:rPr>
      </w:pPr>
    </w:p>
    <w:p w14:paraId="3360EE59" w14:textId="28A488E0" w:rsidR="009A3CAB" w:rsidRDefault="009A3CAB" w:rsidP="003E50E8">
      <w:pPr>
        <w:pStyle w:val="ListParagraph"/>
        <w:ind w:left="1440"/>
        <w:rPr>
          <w:rFonts w:ascii="Arial" w:hAnsi="Arial" w:cs="Arial"/>
        </w:rPr>
      </w:pPr>
    </w:p>
    <w:p w14:paraId="4B23CA39" w14:textId="3711C62C" w:rsidR="009A3CAB" w:rsidRDefault="009A3CAB" w:rsidP="003E50E8">
      <w:pPr>
        <w:pStyle w:val="ListParagraph"/>
        <w:ind w:left="1440"/>
        <w:rPr>
          <w:rFonts w:ascii="Arial" w:hAnsi="Arial" w:cs="Arial"/>
        </w:rPr>
      </w:pPr>
    </w:p>
    <w:p w14:paraId="3FEC5B2E" w14:textId="6972BB57" w:rsidR="009A3CAB" w:rsidRDefault="009A3CAB" w:rsidP="003E50E8">
      <w:pPr>
        <w:pStyle w:val="ListParagraph"/>
        <w:ind w:left="1440"/>
        <w:rPr>
          <w:rFonts w:ascii="Arial" w:hAnsi="Arial" w:cs="Arial"/>
        </w:rPr>
      </w:pPr>
    </w:p>
    <w:p w14:paraId="7189EB51" w14:textId="53158626" w:rsidR="009A3CAB" w:rsidRDefault="009A3CAB" w:rsidP="003E50E8">
      <w:pPr>
        <w:pStyle w:val="ListParagraph"/>
        <w:ind w:left="1440"/>
        <w:rPr>
          <w:rFonts w:ascii="Arial" w:hAnsi="Arial" w:cs="Arial"/>
        </w:rPr>
      </w:pPr>
    </w:p>
    <w:p w14:paraId="7BC8463A" w14:textId="4D3B2AE3" w:rsidR="009A3CAB" w:rsidRDefault="009A3CAB" w:rsidP="003E50E8">
      <w:pPr>
        <w:pStyle w:val="ListParagraph"/>
        <w:ind w:left="1440"/>
        <w:rPr>
          <w:rFonts w:ascii="Arial" w:hAnsi="Arial" w:cs="Arial"/>
        </w:rPr>
      </w:pPr>
    </w:p>
    <w:p w14:paraId="71E91E34" w14:textId="1738A5A2" w:rsidR="009A3CAB" w:rsidRDefault="009A3CAB" w:rsidP="003E50E8">
      <w:pPr>
        <w:pStyle w:val="ListParagraph"/>
        <w:ind w:left="1440"/>
        <w:rPr>
          <w:rFonts w:ascii="Arial" w:hAnsi="Arial" w:cs="Arial"/>
        </w:rPr>
      </w:pPr>
    </w:p>
    <w:p w14:paraId="7336EB53" w14:textId="1CEEC731" w:rsidR="009A3CAB" w:rsidRDefault="009A3CAB" w:rsidP="003E50E8">
      <w:pPr>
        <w:pStyle w:val="ListParagraph"/>
        <w:ind w:left="1440"/>
        <w:rPr>
          <w:rFonts w:ascii="Arial" w:hAnsi="Arial" w:cs="Arial"/>
        </w:rPr>
      </w:pPr>
    </w:p>
    <w:p w14:paraId="0F5C55FB" w14:textId="645B33FB" w:rsidR="009A3CAB" w:rsidRDefault="009A3CAB" w:rsidP="003E50E8">
      <w:pPr>
        <w:pStyle w:val="ListParagraph"/>
        <w:ind w:left="1440"/>
        <w:rPr>
          <w:rFonts w:ascii="Arial" w:hAnsi="Arial" w:cs="Arial"/>
        </w:rPr>
      </w:pPr>
    </w:p>
    <w:p w14:paraId="19E60E0F" w14:textId="29B6222D" w:rsidR="009A3CAB" w:rsidRDefault="009A3CAB" w:rsidP="003E50E8">
      <w:pPr>
        <w:pStyle w:val="ListParagraph"/>
        <w:ind w:left="1440"/>
        <w:rPr>
          <w:rFonts w:ascii="Arial" w:hAnsi="Arial" w:cs="Arial"/>
        </w:rPr>
      </w:pPr>
    </w:p>
    <w:p w14:paraId="4B49F230" w14:textId="6EDCED1B" w:rsidR="009A3CAB" w:rsidRDefault="009A3CAB" w:rsidP="003E50E8">
      <w:pPr>
        <w:pStyle w:val="ListParagraph"/>
        <w:ind w:left="1440"/>
        <w:rPr>
          <w:rFonts w:ascii="Arial" w:hAnsi="Arial" w:cs="Arial"/>
        </w:rPr>
      </w:pPr>
    </w:p>
    <w:p w14:paraId="2C812490" w14:textId="7164769C" w:rsidR="009A3CAB" w:rsidRDefault="009A3CAB" w:rsidP="003E50E8">
      <w:pPr>
        <w:pStyle w:val="ListParagraph"/>
        <w:ind w:left="1440"/>
        <w:rPr>
          <w:rFonts w:ascii="Arial" w:hAnsi="Arial" w:cs="Arial"/>
        </w:rPr>
      </w:pPr>
    </w:p>
    <w:p w14:paraId="362737C2" w14:textId="1992D556" w:rsidR="009A3CAB" w:rsidRDefault="009A3CAB" w:rsidP="003E50E8">
      <w:pPr>
        <w:pStyle w:val="ListParagraph"/>
        <w:ind w:left="1440"/>
        <w:rPr>
          <w:rFonts w:ascii="Arial" w:hAnsi="Arial" w:cs="Arial"/>
        </w:rPr>
      </w:pPr>
    </w:p>
    <w:p w14:paraId="310EFF23" w14:textId="275EB2B7" w:rsidR="009A3CAB" w:rsidRDefault="009A3CAB" w:rsidP="003E50E8">
      <w:pPr>
        <w:pStyle w:val="ListParagraph"/>
        <w:ind w:left="1440"/>
        <w:rPr>
          <w:rFonts w:ascii="Arial" w:hAnsi="Arial" w:cs="Arial"/>
        </w:rPr>
      </w:pPr>
    </w:p>
    <w:p w14:paraId="76FAD784" w14:textId="102AD645" w:rsidR="009A3CAB" w:rsidRDefault="009A3CAB" w:rsidP="003E50E8">
      <w:pPr>
        <w:pStyle w:val="ListParagraph"/>
        <w:ind w:left="1440"/>
        <w:rPr>
          <w:rFonts w:ascii="Arial" w:hAnsi="Arial" w:cs="Arial"/>
        </w:rPr>
      </w:pPr>
    </w:p>
    <w:p w14:paraId="566ADD85" w14:textId="5CC129F5" w:rsidR="009A3CAB" w:rsidRDefault="009A3CAB" w:rsidP="003E50E8">
      <w:pPr>
        <w:pStyle w:val="ListParagraph"/>
        <w:ind w:left="1440"/>
        <w:rPr>
          <w:rFonts w:ascii="Arial" w:hAnsi="Arial" w:cs="Arial"/>
        </w:rPr>
      </w:pPr>
    </w:p>
    <w:p w14:paraId="79737265" w14:textId="5CF87717" w:rsidR="009A3CAB" w:rsidRDefault="009A3CAB" w:rsidP="003E50E8">
      <w:pPr>
        <w:pStyle w:val="ListParagraph"/>
        <w:ind w:left="1440"/>
        <w:rPr>
          <w:rFonts w:ascii="Arial" w:hAnsi="Arial" w:cs="Arial"/>
        </w:rPr>
      </w:pPr>
    </w:p>
    <w:p w14:paraId="246A8076" w14:textId="77777777" w:rsidR="00B5269A" w:rsidRDefault="00B5269A" w:rsidP="00B5269A">
      <w:pPr>
        <w:tabs>
          <w:tab w:val="left" w:pos="567"/>
        </w:tabs>
        <w:rPr>
          <w:rFonts w:ascii="Arial" w:hAnsi="Arial" w:cs="Arial"/>
          <w:b/>
        </w:rPr>
      </w:pPr>
      <w:r>
        <w:rPr>
          <w:rFonts w:ascii="Arial" w:hAnsi="Arial" w:cs="Arial"/>
          <w:b/>
        </w:rPr>
        <w:lastRenderedPageBreak/>
        <w:t>Part 2</w:t>
      </w:r>
    </w:p>
    <w:p w14:paraId="24CEF321" w14:textId="77777777" w:rsidR="00B5269A" w:rsidRPr="004B5932" w:rsidRDefault="00B5269A" w:rsidP="00B5269A">
      <w:pPr>
        <w:tabs>
          <w:tab w:val="left" w:pos="567"/>
        </w:tabs>
        <w:rPr>
          <w:rFonts w:ascii="Arial" w:hAnsi="Arial" w:cs="Arial"/>
        </w:rPr>
      </w:pPr>
      <w:r w:rsidRPr="004B5932">
        <w:rPr>
          <w:rFonts w:ascii="Arial" w:hAnsi="Arial" w:cs="Arial"/>
        </w:rPr>
        <w:t xml:space="preserve">Choose </w:t>
      </w:r>
      <w:r w:rsidRPr="004B5932">
        <w:rPr>
          <w:rFonts w:ascii="Arial" w:hAnsi="Arial" w:cs="Arial"/>
          <w:b/>
        </w:rPr>
        <w:t>either</w:t>
      </w:r>
      <w:r w:rsidRPr="004B5932">
        <w:rPr>
          <w:rFonts w:ascii="Arial" w:hAnsi="Arial" w:cs="Arial"/>
        </w:rPr>
        <w:t xml:space="preserve"> Question </w:t>
      </w:r>
      <w:r>
        <w:rPr>
          <w:rFonts w:ascii="Arial" w:hAnsi="Arial" w:cs="Arial"/>
        </w:rPr>
        <w:t>40</w:t>
      </w:r>
      <w:r w:rsidRPr="004B5932">
        <w:rPr>
          <w:rFonts w:ascii="Arial" w:hAnsi="Arial" w:cs="Arial"/>
        </w:rPr>
        <w:t xml:space="preserve"> </w:t>
      </w:r>
      <w:r w:rsidRPr="004B5932">
        <w:rPr>
          <w:rFonts w:ascii="Arial" w:hAnsi="Arial" w:cs="Arial"/>
          <w:b/>
        </w:rPr>
        <w:t>or</w:t>
      </w:r>
      <w:r w:rsidRPr="004B5932">
        <w:rPr>
          <w:rFonts w:ascii="Arial" w:hAnsi="Arial" w:cs="Arial"/>
        </w:rPr>
        <w:t xml:space="preserve"> Question </w:t>
      </w:r>
      <w:r>
        <w:rPr>
          <w:rFonts w:ascii="Arial" w:hAnsi="Arial" w:cs="Arial"/>
        </w:rPr>
        <w:t>41</w:t>
      </w:r>
      <w:r w:rsidRPr="004B5932">
        <w:rPr>
          <w:rFonts w:ascii="Arial" w:hAnsi="Arial" w:cs="Arial"/>
        </w:rPr>
        <w:t>.</w:t>
      </w:r>
    </w:p>
    <w:p w14:paraId="3251FEAC" w14:textId="77777777" w:rsidR="00B5269A" w:rsidRPr="004B5932" w:rsidRDefault="00B5269A" w:rsidP="00B5269A">
      <w:pPr>
        <w:pBdr>
          <w:bottom w:val="single" w:sz="6" w:space="1" w:color="auto"/>
        </w:pBdr>
        <w:ind w:right="-7"/>
        <w:rPr>
          <w:rFonts w:ascii="Arial" w:hAnsi="Arial" w:cs="Arial"/>
        </w:rPr>
      </w:pPr>
      <w:r w:rsidRPr="004B5932">
        <w:rPr>
          <w:rFonts w:ascii="Arial" w:hAnsi="Arial" w:cs="Arial"/>
        </w:rPr>
        <w:t>Indicate the question you will answer by ticking the box next to the question. Write your answer on the pages provided.</w:t>
      </w:r>
    </w:p>
    <w:p w14:paraId="10568314" w14:textId="77777777" w:rsidR="009A3CAB" w:rsidRPr="00821643" w:rsidRDefault="009A3CAB" w:rsidP="009A3CAB">
      <w:pPr>
        <w:spacing w:after="0" w:line="276" w:lineRule="auto"/>
        <w:rPr>
          <w:rFonts w:ascii="Arial" w:hAnsi="Arial" w:cs="Arial"/>
        </w:rPr>
      </w:pPr>
      <w:r>
        <w:rPr>
          <w:rFonts w:ascii="Arial" w:hAnsi="Arial" w:cs="Arial"/>
          <w:b/>
          <w:noProof/>
          <w:lang w:eastAsia="en-AU"/>
        </w:rPr>
        <mc:AlternateContent>
          <mc:Choice Requires="wps">
            <w:drawing>
              <wp:anchor distT="0" distB="0" distL="114300" distR="114300" simplePos="0" relativeHeight="251666432" behindDoc="0" locked="0" layoutInCell="1" allowOverlap="1" wp14:anchorId="34292CFB" wp14:editId="2AAF68C2">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914AC" id="Rectangle 3" o:spid="_x0000_s1026" style="position:absolute;margin-left:8.5pt;margin-top:9pt;width:24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K0/sLp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7A7CD691" w14:textId="479AF89B" w:rsidR="009A3CAB" w:rsidRDefault="009A3CAB" w:rsidP="009A3CAB">
      <w:pPr>
        <w:rPr>
          <w:rFonts w:ascii="Arial" w:hAnsi="Arial" w:cs="Arial"/>
          <w:b/>
        </w:rPr>
      </w:pPr>
      <w:r w:rsidRPr="00D5231C">
        <w:rPr>
          <w:rFonts w:ascii="Arial" w:hAnsi="Arial" w:cs="Arial"/>
          <w:b/>
        </w:rPr>
        <w:t>Question 40</w:t>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t>(20 marks)</w:t>
      </w:r>
    </w:p>
    <w:p w14:paraId="19763B67" w14:textId="7324E081" w:rsidR="000709A9" w:rsidRDefault="006333A4" w:rsidP="006B1486">
      <w:pPr>
        <w:pStyle w:val="ListParagraph"/>
        <w:numPr>
          <w:ilvl w:val="0"/>
          <w:numId w:val="6"/>
        </w:numPr>
        <w:ind w:left="1134"/>
        <w:rPr>
          <w:rFonts w:ascii="Arial" w:hAnsi="Arial" w:cs="Arial"/>
          <w:bCs/>
        </w:rPr>
      </w:pPr>
      <w:r>
        <w:rPr>
          <w:rFonts w:ascii="Arial" w:hAnsi="Arial" w:cs="Arial"/>
          <w:bCs/>
        </w:rPr>
        <w:t xml:space="preserve">Alzheimer’s is a degenerative brain disease that is thought to be the result of plaque sticking to </w:t>
      </w:r>
      <w:r w:rsidR="00C33026">
        <w:rPr>
          <w:rFonts w:ascii="Arial" w:hAnsi="Arial" w:cs="Arial"/>
          <w:bCs/>
        </w:rPr>
        <w:t xml:space="preserve">the neurons of the brain and compromising the cell membrane. </w:t>
      </w:r>
    </w:p>
    <w:p w14:paraId="6B362E15" w14:textId="1892C0C9" w:rsidR="006333A4" w:rsidRDefault="006333A4" w:rsidP="006333A4">
      <w:pPr>
        <w:pStyle w:val="ListParagraph"/>
        <w:ind w:left="1134"/>
        <w:rPr>
          <w:rFonts w:ascii="Arial" w:hAnsi="Arial" w:cs="Arial"/>
          <w:bCs/>
        </w:rPr>
      </w:pPr>
    </w:p>
    <w:p w14:paraId="50FA9AE3" w14:textId="12E8DEBF" w:rsidR="006333A4" w:rsidRDefault="00C25EF8" w:rsidP="006333A4">
      <w:pPr>
        <w:pStyle w:val="ListParagraph"/>
        <w:ind w:left="1134"/>
        <w:rPr>
          <w:rFonts w:ascii="Arial" w:hAnsi="Arial" w:cs="Arial"/>
          <w:bCs/>
        </w:rPr>
      </w:pPr>
      <w:r>
        <w:rPr>
          <w:rFonts w:ascii="Arial" w:hAnsi="Arial" w:cs="Arial"/>
          <w:bCs/>
        </w:rPr>
        <w:t>Outline</w:t>
      </w:r>
      <w:r w:rsidR="006333A4">
        <w:rPr>
          <w:rFonts w:ascii="Arial" w:hAnsi="Arial" w:cs="Arial"/>
          <w:bCs/>
        </w:rPr>
        <w:t xml:space="preserve"> the structure of </w:t>
      </w:r>
      <w:r w:rsidR="003B35B6">
        <w:rPr>
          <w:rFonts w:ascii="Arial" w:hAnsi="Arial" w:cs="Arial"/>
          <w:bCs/>
        </w:rPr>
        <w:t>the</w:t>
      </w:r>
      <w:r w:rsidR="006333A4">
        <w:rPr>
          <w:rFonts w:ascii="Arial" w:hAnsi="Arial" w:cs="Arial"/>
          <w:bCs/>
        </w:rPr>
        <w:t xml:space="preserve"> </w:t>
      </w:r>
      <w:r w:rsidR="003B35B6">
        <w:rPr>
          <w:rFonts w:ascii="Arial" w:hAnsi="Arial" w:cs="Arial"/>
          <w:bCs/>
        </w:rPr>
        <w:t xml:space="preserve">cell </w:t>
      </w:r>
      <w:r w:rsidR="006333A4">
        <w:rPr>
          <w:rFonts w:ascii="Arial" w:hAnsi="Arial" w:cs="Arial"/>
          <w:bCs/>
        </w:rPr>
        <w:t xml:space="preserve">membrane </w:t>
      </w:r>
      <w:r w:rsidR="005D4678">
        <w:rPr>
          <w:rFonts w:ascii="Arial" w:hAnsi="Arial" w:cs="Arial"/>
          <w:bCs/>
        </w:rPr>
        <w:t xml:space="preserve">and </w:t>
      </w:r>
      <w:r w:rsidR="0038217F">
        <w:rPr>
          <w:rFonts w:ascii="Arial" w:hAnsi="Arial" w:cs="Arial"/>
          <w:bCs/>
        </w:rPr>
        <w:t xml:space="preserve">describe </w:t>
      </w:r>
      <w:r w:rsidR="00FA0A58">
        <w:rPr>
          <w:rFonts w:ascii="Arial" w:hAnsi="Arial" w:cs="Arial"/>
          <w:bCs/>
        </w:rPr>
        <w:t>how plaque deposits could affect the</w:t>
      </w:r>
      <w:r w:rsidR="0038217F">
        <w:rPr>
          <w:rFonts w:ascii="Arial" w:hAnsi="Arial" w:cs="Arial"/>
          <w:bCs/>
        </w:rPr>
        <w:t xml:space="preserve"> function of nervous tissue.</w:t>
      </w:r>
    </w:p>
    <w:p w14:paraId="4DE5738B" w14:textId="6954AC55" w:rsidR="00C33026" w:rsidRDefault="00C33026" w:rsidP="00C33026">
      <w:pPr>
        <w:pStyle w:val="ListParagraph"/>
        <w:ind w:left="1134"/>
        <w:jc w:val="right"/>
        <w:rPr>
          <w:rFonts w:ascii="Arial" w:hAnsi="Arial" w:cs="Arial"/>
          <w:bCs/>
        </w:rPr>
      </w:pPr>
      <w:r>
        <w:rPr>
          <w:rFonts w:ascii="Arial" w:hAnsi="Arial" w:cs="Arial"/>
          <w:bCs/>
        </w:rPr>
        <w:t>(10 marks)</w:t>
      </w:r>
    </w:p>
    <w:p w14:paraId="33F60BD4" w14:textId="01309DDC" w:rsidR="006333A4" w:rsidRDefault="006333A4" w:rsidP="006333A4">
      <w:pPr>
        <w:pStyle w:val="ListParagraph"/>
        <w:ind w:left="1134"/>
        <w:rPr>
          <w:rFonts w:ascii="Arial" w:hAnsi="Arial" w:cs="Arial"/>
          <w:bCs/>
        </w:rPr>
      </w:pPr>
    </w:p>
    <w:tbl>
      <w:tblPr>
        <w:tblStyle w:val="TableGrid"/>
        <w:tblW w:w="0" w:type="auto"/>
        <w:tblInd w:w="846" w:type="dxa"/>
        <w:tblLook w:val="04A0" w:firstRow="1" w:lastRow="0" w:firstColumn="1" w:lastColumn="0" w:noHBand="0" w:noVBand="1"/>
      </w:tblPr>
      <w:tblGrid>
        <w:gridCol w:w="6804"/>
        <w:gridCol w:w="1366"/>
      </w:tblGrid>
      <w:tr w:rsidR="006333A4" w:rsidRPr="00E80B1A" w14:paraId="5B2017B4" w14:textId="77777777" w:rsidTr="00571A4E">
        <w:tc>
          <w:tcPr>
            <w:tcW w:w="6804" w:type="dxa"/>
            <w:tcBorders>
              <w:top w:val="single" w:sz="4" w:space="0" w:color="auto"/>
              <w:left w:val="single" w:sz="4" w:space="0" w:color="auto"/>
              <w:bottom w:val="single" w:sz="4" w:space="0" w:color="auto"/>
              <w:right w:val="single" w:sz="4" w:space="0" w:color="auto"/>
            </w:tcBorders>
            <w:hideMark/>
          </w:tcPr>
          <w:p w14:paraId="36F02CD3" w14:textId="77777777" w:rsidR="006333A4" w:rsidRPr="00E80B1A" w:rsidRDefault="006333A4" w:rsidP="00571A4E">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6F47458" w14:textId="77777777" w:rsidR="006333A4" w:rsidRPr="00E80B1A" w:rsidRDefault="006333A4" w:rsidP="00571A4E">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6333A4" w:rsidRPr="00E80B1A" w14:paraId="493751A8" w14:textId="77777777" w:rsidTr="00571A4E">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3A3605" w14:textId="4362C5F9" w:rsidR="006333A4" w:rsidRDefault="006333A4" w:rsidP="00571A4E">
            <w:pPr>
              <w:pStyle w:val="ListParagraph"/>
              <w:spacing w:line="276" w:lineRule="auto"/>
              <w:ind w:left="0"/>
              <w:rPr>
                <w:rFonts w:ascii="Arial" w:hAnsi="Arial" w:cs="Arial"/>
                <w:color w:val="FF0000"/>
              </w:rPr>
            </w:pPr>
            <w:r>
              <w:rPr>
                <w:rFonts w:ascii="Arial" w:hAnsi="Arial" w:cs="Arial"/>
                <w:color w:val="FF0000"/>
              </w:rPr>
              <w:t xml:space="preserve">Structure of cell membrane. </w:t>
            </w:r>
            <w:r w:rsidR="00571A4E">
              <w:rPr>
                <w:rFonts w:ascii="Arial" w:hAnsi="Arial" w:cs="Arial"/>
                <w:color w:val="FF0000"/>
              </w:rPr>
              <w:t>Any 8 of the following for one mark each:</w:t>
            </w:r>
          </w:p>
        </w:tc>
      </w:tr>
      <w:tr w:rsidR="006333A4" w:rsidRPr="00E80B1A" w14:paraId="7C321C05"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A446CFA" w14:textId="02A8C78D" w:rsidR="006333A4" w:rsidRPr="00ED2AA5" w:rsidRDefault="00ED2AA5" w:rsidP="00ED2AA5">
            <w:pPr>
              <w:spacing w:line="276" w:lineRule="auto"/>
              <w:rPr>
                <w:rFonts w:ascii="Arial" w:hAnsi="Arial" w:cs="Arial"/>
                <w:color w:val="FF0000"/>
              </w:rPr>
            </w:pPr>
            <w:r w:rsidRPr="00ED2AA5">
              <w:rPr>
                <w:rFonts w:ascii="Arial" w:hAnsi="Arial" w:cs="Arial"/>
                <w:color w:val="FF0000"/>
              </w:rPr>
              <w:t>Fluid mosaic model</w:t>
            </w:r>
          </w:p>
        </w:tc>
        <w:tc>
          <w:tcPr>
            <w:tcW w:w="1366" w:type="dxa"/>
            <w:vMerge w:val="restart"/>
            <w:tcBorders>
              <w:top w:val="single" w:sz="4" w:space="0" w:color="auto"/>
              <w:left w:val="single" w:sz="4" w:space="0" w:color="auto"/>
              <w:right w:val="single" w:sz="4" w:space="0" w:color="auto"/>
            </w:tcBorders>
            <w:shd w:val="clear" w:color="auto" w:fill="FFFFFF" w:themeFill="background1"/>
            <w:vAlign w:val="center"/>
          </w:tcPr>
          <w:p w14:paraId="5E158F94" w14:textId="77777777" w:rsidR="006333A4" w:rsidRDefault="006333A4" w:rsidP="00571A4E">
            <w:pPr>
              <w:pStyle w:val="ListParagraph"/>
              <w:spacing w:line="276" w:lineRule="auto"/>
              <w:ind w:left="0"/>
              <w:jc w:val="center"/>
              <w:rPr>
                <w:rFonts w:ascii="Arial" w:hAnsi="Arial" w:cs="Arial"/>
                <w:color w:val="FF0000"/>
              </w:rPr>
            </w:pPr>
            <w:r>
              <w:rPr>
                <w:rFonts w:ascii="Arial" w:hAnsi="Arial" w:cs="Arial"/>
                <w:color w:val="FF0000"/>
              </w:rPr>
              <w:t>1-8</w:t>
            </w:r>
          </w:p>
        </w:tc>
      </w:tr>
      <w:tr w:rsidR="006333A4" w:rsidRPr="00E80B1A" w14:paraId="5FA4F30F"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969E44E" w14:textId="03518A83" w:rsidR="006333A4" w:rsidRPr="00ED2AA5" w:rsidRDefault="00ED2AA5" w:rsidP="00ED2AA5">
            <w:pPr>
              <w:spacing w:line="276" w:lineRule="auto"/>
              <w:rPr>
                <w:rFonts w:ascii="Arial" w:hAnsi="Arial" w:cs="Arial"/>
                <w:color w:val="FF0000"/>
              </w:rPr>
            </w:pPr>
            <w:r w:rsidRPr="00ED2AA5">
              <w:rPr>
                <w:rFonts w:ascii="Arial" w:hAnsi="Arial" w:cs="Arial"/>
                <w:color w:val="FF0000"/>
              </w:rPr>
              <w:t>Composed of phospholipid molecules</w:t>
            </w:r>
          </w:p>
        </w:tc>
        <w:tc>
          <w:tcPr>
            <w:tcW w:w="1366" w:type="dxa"/>
            <w:vMerge/>
            <w:tcBorders>
              <w:left w:val="single" w:sz="4" w:space="0" w:color="auto"/>
              <w:right w:val="single" w:sz="4" w:space="0" w:color="auto"/>
            </w:tcBorders>
            <w:shd w:val="clear" w:color="auto" w:fill="FFFFFF" w:themeFill="background1"/>
          </w:tcPr>
          <w:p w14:paraId="5E683ACF" w14:textId="77777777" w:rsidR="006333A4" w:rsidRDefault="006333A4" w:rsidP="00571A4E">
            <w:pPr>
              <w:pStyle w:val="ListParagraph"/>
              <w:spacing w:line="276" w:lineRule="auto"/>
              <w:ind w:left="0"/>
              <w:jc w:val="center"/>
              <w:rPr>
                <w:rFonts w:ascii="Arial" w:hAnsi="Arial" w:cs="Arial"/>
                <w:color w:val="FF0000"/>
              </w:rPr>
            </w:pPr>
          </w:p>
        </w:tc>
      </w:tr>
      <w:tr w:rsidR="006333A4" w:rsidRPr="00E80B1A" w14:paraId="0D003646"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60D7AD0" w14:textId="3A1A573B" w:rsidR="006333A4" w:rsidRPr="00ED2AA5" w:rsidRDefault="00ED2AA5" w:rsidP="00ED2AA5">
            <w:pPr>
              <w:spacing w:line="276" w:lineRule="auto"/>
              <w:rPr>
                <w:rFonts w:ascii="Arial" w:hAnsi="Arial" w:cs="Arial"/>
                <w:color w:val="FF0000"/>
              </w:rPr>
            </w:pPr>
            <w:r w:rsidRPr="00ED2AA5">
              <w:rPr>
                <w:rFonts w:ascii="Arial" w:hAnsi="Arial" w:cs="Arial"/>
                <w:color w:val="FF0000"/>
              </w:rPr>
              <w:t>Arranged in a bilayer/two layers</w:t>
            </w:r>
          </w:p>
        </w:tc>
        <w:tc>
          <w:tcPr>
            <w:tcW w:w="1366" w:type="dxa"/>
            <w:vMerge/>
            <w:tcBorders>
              <w:left w:val="single" w:sz="4" w:space="0" w:color="auto"/>
              <w:right w:val="single" w:sz="4" w:space="0" w:color="auto"/>
            </w:tcBorders>
            <w:shd w:val="clear" w:color="auto" w:fill="FFFFFF" w:themeFill="background1"/>
          </w:tcPr>
          <w:p w14:paraId="5E2D5AC6" w14:textId="77777777" w:rsidR="006333A4" w:rsidRDefault="006333A4" w:rsidP="00571A4E">
            <w:pPr>
              <w:pStyle w:val="ListParagraph"/>
              <w:spacing w:line="276" w:lineRule="auto"/>
              <w:ind w:left="0"/>
              <w:jc w:val="center"/>
              <w:rPr>
                <w:rFonts w:ascii="Arial" w:hAnsi="Arial" w:cs="Arial"/>
                <w:color w:val="FF0000"/>
              </w:rPr>
            </w:pPr>
          </w:p>
        </w:tc>
      </w:tr>
      <w:tr w:rsidR="006333A4" w:rsidRPr="00E80B1A" w14:paraId="3428F665"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C2ED4D3" w14:textId="05A948A7" w:rsidR="006333A4" w:rsidRPr="00ED2AA5" w:rsidRDefault="00ED2AA5" w:rsidP="00ED2AA5">
            <w:pPr>
              <w:spacing w:line="276" w:lineRule="auto"/>
              <w:rPr>
                <w:rFonts w:ascii="Arial" w:hAnsi="Arial" w:cs="Arial"/>
                <w:color w:val="FF0000"/>
              </w:rPr>
            </w:pPr>
            <w:r w:rsidRPr="00ED2AA5">
              <w:rPr>
                <w:rFonts w:ascii="Arial" w:hAnsi="Arial" w:cs="Arial"/>
                <w:color w:val="FF0000"/>
              </w:rPr>
              <w:t>Hydrophilic heads</w:t>
            </w:r>
          </w:p>
        </w:tc>
        <w:tc>
          <w:tcPr>
            <w:tcW w:w="1366" w:type="dxa"/>
            <w:vMerge/>
            <w:tcBorders>
              <w:left w:val="single" w:sz="4" w:space="0" w:color="auto"/>
              <w:right w:val="single" w:sz="4" w:space="0" w:color="auto"/>
            </w:tcBorders>
            <w:shd w:val="clear" w:color="auto" w:fill="FFFFFF" w:themeFill="background1"/>
          </w:tcPr>
          <w:p w14:paraId="0BA781BD" w14:textId="77777777" w:rsidR="006333A4" w:rsidRDefault="006333A4" w:rsidP="00571A4E">
            <w:pPr>
              <w:pStyle w:val="ListParagraph"/>
              <w:spacing w:line="276" w:lineRule="auto"/>
              <w:ind w:left="0"/>
              <w:jc w:val="center"/>
              <w:rPr>
                <w:rFonts w:ascii="Arial" w:hAnsi="Arial" w:cs="Arial"/>
                <w:color w:val="FF0000"/>
              </w:rPr>
            </w:pPr>
          </w:p>
        </w:tc>
      </w:tr>
      <w:tr w:rsidR="006333A4" w:rsidRPr="00E80B1A" w14:paraId="75E28764"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2814627" w14:textId="0B7D2C16" w:rsidR="006333A4" w:rsidRPr="00ED2AA5" w:rsidRDefault="00ED2AA5" w:rsidP="00ED2AA5">
            <w:pPr>
              <w:spacing w:line="276" w:lineRule="auto"/>
              <w:rPr>
                <w:rFonts w:ascii="Arial" w:hAnsi="Arial" w:cs="Arial"/>
                <w:color w:val="FF0000"/>
              </w:rPr>
            </w:pPr>
            <w:r w:rsidRPr="00ED2AA5">
              <w:rPr>
                <w:rFonts w:ascii="Arial" w:hAnsi="Arial" w:cs="Arial"/>
                <w:color w:val="FF0000"/>
              </w:rPr>
              <w:t>Hydrophobic tails</w:t>
            </w:r>
          </w:p>
        </w:tc>
        <w:tc>
          <w:tcPr>
            <w:tcW w:w="1366" w:type="dxa"/>
            <w:vMerge/>
            <w:tcBorders>
              <w:left w:val="single" w:sz="4" w:space="0" w:color="auto"/>
              <w:right w:val="single" w:sz="4" w:space="0" w:color="auto"/>
            </w:tcBorders>
            <w:shd w:val="clear" w:color="auto" w:fill="FFFFFF" w:themeFill="background1"/>
          </w:tcPr>
          <w:p w14:paraId="546D0841" w14:textId="77777777" w:rsidR="006333A4" w:rsidRDefault="006333A4" w:rsidP="00571A4E">
            <w:pPr>
              <w:pStyle w:val="ListParagraph"/>
              <w:spacing w:line="276" w:lineRule="auto"/>
              <w:ind w:left="0"/>
              <w:jc w:val="center"/>
              <w:rPr>
                <w:rFonts w:ascii="Arial" w:hAnsi="Arial" w:cs="Arial"/>
                <w:color w:val="FF0000"/>
              </w:rPr>
            </w:pPr>
          </w:p>
        </w:tc>
      </w:tr>
      <w:tr w:rsidR="006333A4" w:rsidRPr="00E80B1A" w14:paraId="71618E5B"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0E71091B" w14:textId="269E652D" w:rsidR="006333A4" w:rsidRPr="00ED2AA5" w:rsidRDefault="00ED2AA5" w:rsidP="00ED2AA5">
            <w:pPr>
              <w:spacing w:line="276" w:lineRule="auto"/>
              <w:rPr>
                <w:rFonts w:ascii="Arial" w:hAnsi="Arial" w:cs="Arial"/>
                <w:color w:val="FF0000"/>
              </w:rPr>
            </w:pPr>
            <w:r w:rsidRPr="00ED2AA5">
              <w:rPr>
                <w:rFonts w:ascii="Arial" w:hAnsi="Arial" w:cs="Arial"/>
                <w:color w:val="FF0000"/>
              </w:rPr>
              <w:t>Protein and/or cholesterol molecules embedded in bilayer</w:t>
            </w:r>
          </w:p>
        </w:tc>
        <w:tc>
          <w:tcPr>
            <w:tcW w:w="1366" w:type="dxa"/>
            <w:vMerge/>
            <w:tcBorders>
              <w:left w:val="single" w:sz="4" w:space="0" w:color="auto"/>
              <w:right w:val="single" w:sz="4" w:space="0" w:color="auto"/>
            </w:tcBorders>
            <w:shd w:val="clear" w:color="auto" w:fill="FFFFFF" w:themeFill="background1"/>
          </w:tcPr>
          <w:p w14:paraId="21771B5D" w14:textId="77777777" w:rsidR="006333A4" w:rsidRDefault="006333A4" w:rsidP="00571A4E">
            <w:pPr>
              <w:pStyle w:val="ListParagraph"/>
              <w:spacing w:line="276" w:lineRule="auto"/>
              <w:ind w:left="0"/>
              <w:jc w:val="center"/>
              <w:rPr>
                <w:rFonts w:ascii="Arial" w:hAnsi="Arial" w:cs="Arial"/>
                <w:color w:val="FF0000"/>
              </w:rPr>
            </w:pPr>
          </w:p>
        </w:tc>
      </w:tr>
      <w:tr w:rsidR="006333A4" w:rsidRPr="00E80B1A" w14:paraId="545E2AD1"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469F3584" w14:textId="4E355E46" w:rsidR="006333A4" w:rsidRPr="00ED2AA5" w:rsidRDefault="00ED2AA5" w:rsidP="00ED2AA5">
            <w:pPr>
              <w:spacing w:line="276" w:lineRule="auto"/>
              <w:rPr>
                <w:rFonts w:ascii="Arial" w:hAnsi="Arial" w:cs="Arial"/>
                <w:color w:val="FF0000"/>
              </w:rPr>
            </w:pPr>
            <w:r w:rsidRPr="00ED2AA5">
              <w:rPr>
                <w:rFonts w:ascii="Arial" w:hAnsi="Arial" w:cs="Arial"/>
                <w:color w:val="FF0000"/>
              </w:rPr>
              <w:t>Receptor proteins</w:t>
            </w:r>
          </w:p>
        </w:tc>
        <w:tc>
          <w:tcPr>
            <w:tcW w:w="1366" w:type="dxa"/>
            <w:vMerge/>
            <w:tcBorders>
              <w:left w:val="single" w:sz="4" w:space="0" w:color="auto"/>
              <w:right w:val="single" w:sz="4" w:space="0" w:color="auto"/>
            </w:tcBorders>
            <w:shd w:val="clear" w:color="auto" w:fill="FFFFFF" w:themeFill="background1"/>
          </w:tcPr>
          <w:p w14:paraId="64D4D78D" w14:textId="77777777" w:rsidR="006333A4" w:rsidRDefault="006333A4" w:rsidP="00571A4E">
            <w:pPr>
              <w:pStyle w:val="ListParagraph"/>
              <w:spacing w:line="276" w:lineRule="auto"/>
              <w:ind w:left="0"/>
              <w:jc w:val="center"/>
              <w:rPr>
                <w:rFonts w:ascii="Arial" w:hAnsi="Arial" w:cs="Arial"/>
                <w:color w:val="FF0000"/>
              </w:rPr>
            </w:pPr>
          </w:p>
        </w:tc>
      </w:tr>
      <w:tr w:rsidR="006333A4" w:rsidRPr="00E80B1A" w14:paraId="7E02F213"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B9D71A9" w14:textId="225BD92F" w:rsidR="006333A4" w:rsidRPr="00ED2AA5" w:rsidRDefault="00ED2AA5" w:rsidP="00ED2AA5">
            <w:pPr>
              <w:spacing w:line="276" w:lineRule="auto"/>
              <w:rPr>
                <w:rFonts w:ascii="Arial" w:hAnsi="Arial" w:cs="Arial"/>
                <w:color w:val="FF0000"/>
              </w:rPr>
            </w:pPr>
            <w:r w:rsidRPr="00ED2AA5">
              <w:rPr>
                <w:rFonts w:ascii="Arial" w:hAnsi="Arial" w:cs="Arial"/>
                <w:color w:val="FF0000"/>
              </w:rPr>
              <w:t>Channel proteins</w:t>
            </w:r>
          </w:p>
        </w:tc>
        <w:tc>
          <w:tcPr>
            <w:tcW w:w="1366" w:type="dxa"/>
            <w:vMerge/>
            <w:tcBorders>
              <w:left w:val="single" w:sz="4" w:space="0" w:color="auto"/>
              <w:right w:val="single" w:sz="4" w:space="0" w:color="auto"/>
            </w:tcBorders>
            <w:shd w:val="clear" w:color="auto" w:fill="FFFFFF" w:themeFill="background1"/>
          </w:tcPr>
          <w:p w14:paraId="221E4327" w14:textId="77777777" w:rsidR="006333A4" w:rsidRDefault="006333A4" w:rsidP="00571A4E">
            <w:pPr>
              <w:pStyle w:val="ListParagraph"/>
              <w:spacing w:line="276" w:lineRule="auto"/>
              <w:ind w:left="0"/>
              <w:jc w:val="center"/>
              <w:rPr>
                <w:rFonts w:ascii="Arial" w:hAnsi="Arial" w:cs="Arial"/>
                <w:color w:val="FF0000"/>
              </w:rPr>
            </w:pPr>
          </w:p>
        </w:tc>
      </w:tr>
      <w:tr w:rsidR="006333A4" w:rsidRPr="00E80B1A" w14:paraId="3EB41A98"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20DCAF9" w14:textId="1DE43970" w:rsidR="006333A4" w:rsidRPr="00ED2AA5" w:rsidRDefault="00ED2AA5" w:rsidP="00ED2AA5">
            <w:pPr>
              <w:spacing w:line="276" w:lineRule="auto"/>
              <w:rPr>
                <w:rFonts w:ascii="Arial" w:hAnsi="Arial" w:cs="Arial"/>
                <w:color w:val="FF0000"/>
              </w:rPr>
            </w:pPr>
            <w:r w:rsidRPr="00ED2AA5">
              <w:rPr>
                <w:rFonts w:ascii="Arial" w:hAnsi="Arial" w:cs="Arial"/>
                <w:color w:val="FF0000"/>
              </w:rPr>
              <w:t>Carrier proteins</w:t>
            </w:r>
          </w:p>
        </w:tc>
        <w:tc>
          <w:tcPr>
            <w:tcW w:w="1366" w:type="dxa"/>
            <w:vMerge/>
            <w:tcBorders>
              <w:left w:val="single" w:sz="4" w:space="0" w:color="auto"/>
              <w:right w:val="single" w:sz="4" w:space="0" w:color="auto"/>
            </w:tcBorders>
            <w:shd w:val="clear" w:color="auto" w:fill="FFFFFF" w:themeFill="background1"/>
          </w:tcPr>
          <w:p w14:paraId="763086E6" w14:textId="77777777" w:rsidR="006333A4" w:rsidRDefault="006333A4" w:rsidP="00571A4E">
            <w:pPr>
              <w:pStyle w:val="ListParagraph"/>
              <w:spacing w:line="276" w:lineRule="auto"/>
              <w:ind w:left="0"/>
              <w:jc w:val="center"/>
              <w:rPr>
                <w:rFonts w:ascii="Arial" w:hAnsi="Arial" w:cs="Arial"/>
                <w:color w:val="FF0000"/>
              </w:rPr>
            </w:pPr>
          </w:p>
        </w:tc>
      </w:tr>
      <w:tr w:rsidR="006333A4" w:rsidRPr="00E80B1A" w14:paraId="7539ADF5"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1E6D0892" w14:textId="7D14B156" w:rsidR="006333A4" w:rsidRDefault="00ED2AA5" w:rsidP="00ED2AA5">
            <w:pPr>
              <w:spacing w:line="276" w:lineRule="auto"/>
              <w:rPr>
                <w:rFonts w:ascii="Arial" w:hAnsi="Arial" w:cs="Arial"/>
                <w:color w:val="FF0000"/>
              </w:rPr>
            </w:pPr>
            <w:r w:rsidRPr="00ED2AA5">
              <w:rPr>
                <w:rFonts w:ascii="Arial" w:hAnsi="Arial" w:cs="Arial"/>
                <w:color w:val="FF0000"/>
              </w:rPr>
              <w:t>Cell-identity markers</w:t>
            </w:r>
          </w:p>
        </w:tc>
        <w:tc>
          <w:tcPr>
            <w:tcW w:w="1366" w:type="dxa"/>
            <w:vMerge/>
            <w:tcBorders>
              <w:left w:val="single" w:sz="4" w:space="0" w:color="auto"/>
              <w:right w:val="single" w:sz="4" w:space="0" w:color="auto"/>
            </w:tcBorders>
            <w:shd w:val="clear" w:color="auto" w:fill="FFFFFF" w:themeFill="background1"/>
          </w:tcPr>
          <w:p w14:paraId="57EE8A3A" w14:textId="77777777" w:rsidR="006333A4" w:rsidRDefault="006333A4" w:rsidP="00571A4E">
            <w:pPr>
              <w:pStyle w:val="ListParagraph"/>
              <w:spacing w:line="276" w:lineRule="auto"/>
              <w:ind w:left="0"/>
              <w:jc w:val="center"/>
              <w:rPr>
                <w:rFonts w:ascii="Arial" w:hAnsi="Arial" w:cs="Arial"/>
                <w:color w:val="FF0000"/>
              </w:rPr>
            </w:pPr>
          </w:p>
        </w:tc>
      </w:tr>
      <w:tr w:rsidR="00C33026" w:rsidRPr="00E80B1A" w14:paraId="63B1CD66" w14:textId="77777777" w:rsidTr="00C33026">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67FF16" w14:textId="030F1356" w:rsidR="00C33026" w:rsidRDefault="0038217F" w:rsidP="00C33026">
            <w:pPr>
              <w:pStyle w:val="ListParagraph"/>
              <w:spacing w:line="276" w:lineRule="auto"/>
              <w:ind w:left="0"/>
              <w:rPr>
                <w:rFonts w:ascii="Arial" w:hAnsi="Arial" w:cs="Arial"/>
                <w:color w:val="FF0000"/>
              </w:rPr>
            </w:pPr>
            <w:r>
              <w:rPr>
                <w:rFonts w:ascii="Arial" w:hAnsi="Arial" w:cs="Arial"/>
                <w:color w:val="FF0000"/>
              </w:rPr>
              <w:t>Function of nervous tissue</w:t>
            </w:r>
            <w:r w:rsidR="00571A4E">
              <w:rPr>
                <w:rFonts w:ascii="Arial" w:hAnsi="Arial" w:cs="Arial"/>
                <w:color w:val="FF0000"/>
              </w:rPr>
              <w:t>.</w:t>
            </w:r>
            <w:r w:rsidR="003006D1">
              <w:rPr>
                <w:rFonts w:ascii="Arial" w:hAnsi="Arial" w:cs="Arial"/>
                <w:color w:val="FF0000"/>
              </w:rPr>
              <w:t xml:space="preserve"> </w:t>
            </w:r>
          </w:p>
        </w:tc>
      </w:tr>
      <w:tr w:rsidR="003B0367" w:rsidRPr="00E80B1A" w14:paraId="7A4AAC20"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721BD2A" w14:textId="6C696608" w:rsidR="003B0367" w:rsidRDefault="003B0367" w:rsidP="00571A4E">
            <w:pPr>
              <w:pStyle w:val="ListParagraph"/>
              <w:spacing w:line="276" w:lineRule="auto"/>
              <w:ind w:left="0"/>
              <w:rPr>
                <w:rFonts w:ascii="Arial" w:hAnsi="Arial" w:cs="Arial"/>
                <w:color w:val="FF0000"/>
              </w:rPr>
            </w:pPr>
            <w:r>
              <w:rPr>
                <w:rFonts w:ascii="Arial" w:hAnsi="Arial" w:cs="Arial"/>
                <w:color w:val="FF0000"/>
              </w:rPr>
              <w:t>Stop/decrease the transmission of (electrical) messages/signals throughout the body</w:t>
            </w:r>
          </w:p>
        </w:tc>
        <w:tc>
          <w:tcPr>
            <w:tcW w:w="1366" w:type="dxa"/>
            <w:vMerge w:val="restart"/>
            <w:tcBorders>
              <w:left w:val="single" w:sz="4" w:space="0" w:color="auto"/>
              <w:right w:val="single" w:sz="4" w:space="0" w:color="auto"/>
            </w:tcBorders>
            <w:shd w:val="clear" w:color="auto" w:fill="FFFFFF" w:themeFill="background1"/>
            <w:vAlign w:val="center"/>
          </w:tcPr>
          <w:p w14:paraId="2462B872" w14:textId="060C5F1D" w:rsidR="003B0367" w:rsidRDefault="003B0367" w:rsidP="00571A4E">
            <w:pPr>
              <w:pStyle w:val="ListParagraph"/>
              <w:spacing w:line="276" w:lineRule="auto"/>
              <w:ind w:left="0"/>
              <w:jc w:val="center"/>
              <w:rPr>
                <w:rFonts w:ascii="Arial" w:hAnsi="Arial" w:cs="Arial"/>
                <w:color w:val="FF0000"/>
              </w:rPr>
            </w:pPr>
            <w:r>
              <w:rPr>
                <w:rFonts w:ascii="Arial" w:hAnsi="Arial" w:cs="Arial"/>
                <w:color w:val="FF0000"/>
              </w:rPr>
              <w:t>1-2</w:t>
            </w:r>
          </w:p>
        </w:tc>
      </w:tr>
      <w:tr w:rsidR="003B0367" w:rsidRPr="00E80B1A" w14:paraId="41F77E78"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1DBA491A" w14:textId="02FB6EAB" w:rsidR="003B0367" w:rsidRDefault="003B0367" w:rsidP="00571A4E">
            <w:pPr>
              <w:pStyle w:val="ListParagraph"/>
              <w:spacing w:line="276" w:lineRule="auto"/>
              <w:ind w:left="0"/>
              <w:rPr>
                <w:rFonts w:ascii="Arial" w:hAnsi="Arial" w:cs="Arial"/>
                <w:color w:val="FF0000"/>
              </w:rPr>
            </w:pPr>
            <w:r>
              <w:rPr>
                <w:rFonts w:ascii="Arial" w:hAnsi="Arial" w:cs="Arial"/>
                <w:color w:val="FF0000"/>
              </w:rPr>
              <w:t>Stop/decrease coordination/control of bodily activities</w:t>
            </w:r>
          </w:p>
        </w:tc>
        <w:tc>
          <w:tcPr>
            <w:tcW w:w="1366" w:type="dxa"/>
            <w:vMerge/>
            <w:tcBorders>
              <w:left w:val="single" w:sz="4" w:space="0" w:color="auto"/>
              <w:right w:val="single" w:sz="4" w:space="0" w:color="auto"/>
            </w:tcBorders>
            <w:shd w:val="clear" w:color="auto" w:fill="FFFFFF" w:themeFill="background1"/>
          </w:tcPr>
          <w:p w14:paraId="0E933F7E" w14:textId="483FC6D1" w:rsidR="003B0367" w:rsidRDefault="003B0367" w:rsidP="00571A4E">
            <w:pPr>
              <w:pStyle w:val="ListParagraph"/>
              <w:spacing w:line="276" w:lineRule="auto"/>
              <w:ind w:left="0"/>
              <w:jc w:val="center"/>
              <w:rPr>
                <w:rFonts w:ascii="Arial" w:hAnsi="Arial" w:cs="Arial"/>
                <w:color w:val="FF0000"/>
              </w:rPr>
            </w:pPr>
          </w:p>
        </w:tc>
      </w:tr>
      <w:tr w:rsidR="003B0367" w:rsidRPr="00E80B1A" w14:paraId="1E76DF45"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4570E1E1" w14:textId="03EA8039" w:rsidR="003B0367" w:rsidRDefault="003B0367" w:rsidP="00571A4E">
            <w:pPr>
              <w:pStyle w:val="ListParagraph"/>
              <w:spacing w:line="276" w:lineRule="auto"/>
              <w:ind w:left="0"/>
              <w:rPr>
                <w:rFonts w:ascii="Arial" w:hAnsi="Arial" w:cs="Arial"/>
                <w:color w:val="FF0000"/>
              </w:rPr>
            </w:pPr>
            <w:r>
              <w:rPr>
                <w:rFonts w:ascii="Arial" w:hAnsi="Arial" w:cs="Arial"/>
                <w:color w:val="FF0000"/>
              </w:rPr>
              <w:t>Stop/decrease the ability to detect changes in the environment</w:t>
            </w:r>
          </w:p>
        </w:tc>
        <w:tc>
          <w:tcPr>
            <w:tcW w:w="1366" w:type="dxa"/>
            <w:vMerge/>
            <w:tcBorders>
              <w:left w:val="single" w:sz="4" w:space="0" w:color="auto"/>
              <w:right w:val="single" w:sz="4" w:space="0" w:color="auto"/>
            </w:tcBorders>
            <w:shd w:val="clear" w:color="auto" w:fill="FFFFFF" w:themeFill="background1"/>
          </w:tcPr>
          <w:p w14:paraId="169648E3" w14:textId="77777777" w:rsidR="003B0367" w:rsidRDefault="003B0367" w:rsidP="00571A4E">
            <w:pPr>
              <w:pStyle w:val="ListParagraph"/>
              <w:spacing w:line="276" w:lineRule="auto"/>
              <w:ind w:left="0"/>
              <w:jc w:val="center"/>
              <w:rPr>
                <w:rFonts w:ascii="Arial" w:hAnsi="Arial" w:cs="Arial"/>
                <w:color w:val="FF0000"/>
              </w:rPr>
            </w:pPr>
          </w:p>
        </w:tc>
      </w:tr>
      <w:tr w:rsidR="003B0367" w:rsidRPr="00E80B1A" w14:paraId="263A5A1A" w14:textId="77777777" w:rsidTr="00571A4E">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C8B0562" w14:textId="62CF57BE" w:rsidR="003B0367" w:rsidRDefault="003B0367" w:rsidP="00571A4E">
            <w:pPr>
              <w:pStyle w:val="ListParagraph"/>
              <w:spacing w:line="276" w:lineRule="auto"/>
              <w:ind w:left="0"/>
              <w:rPr>
                <w:rFonts w:ascii="Arial" w:hAnsi="Arial" w:cs="Arial"/>
                <w:color w:val="FF0000"/>
              </w:rPr>
            </w:pPr>
            <w:r>
              <w:rPr>
                <w:rFonts w:ascii="Arial" w:hAnsi="Arial" w:cs="Arial"/>
                <w:color w:val="FF0000"/>
              </w:rPr>
              <w:t>Stop/decrease movement of substances in/out of the cell</w:t>
            </w:r>
          </w:p>
        </w:tc>
        <w:tc>
          <w:tcPr>
            <w:tcW w:w="1366" w:type="dxa"/>
            <w:vMerge/>
            <w:tcBorders>
              <w:left w:val="single" w:sz="4" w:space="0" w:color="auto"/>
              <w:right w:val="single" w:sz="4" w:space="0" w:color="auto"/>
            </w:tcBorders>
            <w:shd w:val="clear" w:color="auto" w:fill="FFFFFF" w:themeFill="background1"/>
          </w:tcPr>
          <w:p w14:paraId="2C5A7B56" w14:textId="77777777" w:rsidR="003B0367" w:rsidRDefault="003B0367" w:rsidP="00571A4E">
            <w:pPr>
              <w:pStyle w:val="ListParagraph"/>
              <w:spacing w:line="276" w:lineRule="auto"/>
              <w:ind w:left="0"/>
              <w:jc w:val="center"/>
              <w:rPr>
                <w:rFonts w:ascii="Arial" w:hAnsi="Arial" w:cs="Arial"/>
                <w:color w:val="FF0000"/>
              </w:rPr>
            </w:pPr>
          </w:p>
        </w:tc>
      </w:tr>
      <w:tr w:rsidR="006333A4" w:rsidRPr="00E80B1A" w14:paraId="247295AF" w14:textId="77777777" w:rsidTr="00571A4E">
        <w:tc>
          <w:tcPr>
            <w:tcW w:w="6804" w:type="dxa"/>
            <w:tcBorders>
              <w:top w:val="single" w:sz="4" w:space="0" w:color="auto"/>
              <w:left w:val="single" w:sz="4" w:space="0" w:color="auto"/>
              <w:bottom w:val="single" w:sz="4" w:space="0" w:color="auto"/>
              <w:right w:val="single" w:sz="4" w:space="0" w:color="auto"/>
            </w:tcBorders>
            <w:hideMark/>
          </w:tcPr>
          <w:p w14:paraId="4EBB9630" w14:textId="77777777" w:rsidR="006333A4" w:rsidRPr="00E80B1A" w:rsidRDefault="006333A4" w:rsidP="00571A4E">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D7D8C0D" w14:textId="77777777" w:rsidR="006333A4" w:rsidRPr="00E80B1A" w:rsidRDefault="006333A4" w:rsidP="00571A4E">
            <w:pPr>
              <w:pStyle w:val="ListParagraph"/>
              <w:spacing w:line="276" w:lineRule="auto"/>
              <w:ind w:left="0"/>
              <w:jc w:val="center"/>
              <w:rPr>
                <w:rFonts w:ascii="Arial" w:hAnsi="Arial" w:cs="Arial"/>
                <w:b/>
                <w:color w:val="FF0000"/>
              </w:rPr>
            </w:pPr>
            <w:r w:rsidRPr="00E80B1A">
              <w:rPr>
                <w:rFonts w:ascii="Arial" w:hAnsi="Arial" w:cs="Arial"/>
                <w:b/>
                <w:color w:val="FF0000"/>
              </w:rPr>
              <w:t>10</w:t>
            </w:r>
          </w:p>
        </w:tc>
      </w:tr>
    </w:tbl>
    <w:p w14:paraId="4124AC3B" w14:textId="33DA7D86" w:rsidR="006333A4" w:rsidRDefault="006333A4" w:rsidP="006333A4">
      <w:pPr>
        <w:pStyle w:val="ListParagraph"/>
        <w:ind w:left="1134"/>
        <w:rPr>
          <w:rFonts w:ascii="Arial" w:hAnsi="Arial" w:cs="Arial"/>
          <w:bCs/>
        </w:rPr>
      </w:pPr>
    </w:p>
    <w:p w14:paraId="600E496F" w14:textId="1F240A4F" w:rsidR="00AE02F9" w:rsidRDefault="00AE02F9" w:rsidP="006333A4">
      <w:pPr>
        <w:pStyle w:val="ListParagraph"/>
        <w:ind w:left="1134"/>
        <w:rPr>
          <w:rFonts w:ascii="Arial" w:hAnsi="Arial" w:cs="Arial"/>
          <w:bCs/>
        </w:rPr>
      </w:pPr>
    </w:p>
    <w:p w14:paraId="44AC2A27" w14:textId="1BD9EF84" w:rsidR="00AE02F9" w:rsidRDefault="00AE02F9" w:rsidP="006333A4">
      <w:pPr>
        <w:pStyle w:val="ListParagraph"/>
        <w:ind w:left="1134"/>
        <w:rPr>
          <w:rFonts w:ascii="Arial" w:hAnsi="Arial" w:cs="Arial"/>
          <w:bCs/>
        </w:rPr>
      </w:pPr>
    </w:p>
    <w:p w14:paraId="12C64A29" w14:textId="5C17CB01" w:rsidR="00AE02F9" w:rsidRDefault="00AE02F9" w:rsidP="006333A4">
      <w:pPr>
        <w:pStyle w:val="ListParagraph"/>
        <w:ind w:left="1134"/>
        <w:rPr>
          <w:rFonts w:ascii="Arial" w:hAnsi="Arial" w:cs="Arial"/>
          <w:bCs/>
        </w:rPr>
      </w:pPr>
    </w:p>
    <w:p w14:paraId="17D3C37A" w14:textId="31FED831" w:rsidR="00AE02F9" w:rsidRDefault="00AE02F9" w:rsidP="006333A4">
      <w:pPr>
        <w:pStyle w:val="ListParagraph"/>
        <w:ind w:left="1134"/>
        <w:rPr>
          <w:rFonts w:ascii="Arial" w:hAnsi="Arial" w:cs="Arial"/>
          <w:bCs/>
        </w:rPr>
      </w:pPr>
    </w:p>
    <w:p w14:paraId="18B8A479" w14:textId="7E8A732C" w:rsidR="00AE02F9" w:rsidRDefault="00AE02F9" w:rsidP="006333A4">
      <w:pPr>
        <w:pStyle w:val="ListParagraph"/>
        <w:ind w:left="1134"/>
        <w:rPr>
          <w:rFonts w:ascii="Arial" w:hAnsi="Arial" w:cs="Arial"/>
          <w:bCs/>
        </w:rPr>
      </w:pPr>
    </w:p>
    <w:p w14:paraId="20714830" w14:textId="34EB0DD0" w:rsidR="00AE02F9" w:rsidRDefault="00AE02F9" w:rsidP="006333A4">
      <w:pPr>
        <w:pStyle w:val="ListParagraph"/>
        <w:ind w:left="1134"/>
        <w:rPr>
          <w:rFonts w:ascii="Arial" w:hAnsi="Arial" w:cs="Arial"/>
          <w:bCs/>
        </w:rPr>
      </w:pPr>
    </w:p>
    <w:p w14:paraId="387DBD21" w14:textId="4ACD694A" w:rsidR="00AE02F9" w:rsidRDefault="00AE02F9" w:rsidP="006333A4">
      <w:pPr>
        <w:pStyle w:val="ListParagraph"/>
        <w:ind w:left="1134"/>
        <w:rPr>
          <w:rFonts w:ascii="Arial" w:hAnsi="Arial" w:cs="Arial"/>
          <w:bCs/>
        </w:rPr>
      </w:pPr>
    </w:p>
    <w:p w14:paraId="454D0E9B" w14:textId="3836182A" w:rsidR="00AE02F9" w:rsidRDefault="00AE02F9" w:rsidP="006333A4">
      <w:pPr>
        <w:pStyle w:val="ListParagraph"/>
        <w:ind w:left="1134"/>
        <w:rPr>
          <w:rFonts w:ascii="Arial" w:hAnsi="Arial" w:cs="Arial"/>
          <w:bCs/>
        </w:rPr>
      </w:pPr>
    </w:p>
    <w:p w14:paraId="0E49E485" w14:textId="43D06CF3" w:rsidR="00AE02F9" w:rsidRDefault="00AE02F9" w:rsidP="006333A4">
      <w:pPr>
        <w:pStyle w:val="ListParagraph"/>
        <w:ind w:left="1134"/>
        <w:rPr>
          <w:rFonts w:ascii="Arial" w:hAnsi="Arial" w:cs="Arial"/>
          <w:bCs/>
        </w:rPr>
      </w:pPr>
    </w:p>
    <w:p w14:paraId="2DF08DAE" w14:textId="0078192B" w:rsidR="00AE02F9" w:rsidRDefault="00AE02F9" w:rsidP="006333A4">
      <w:pPr>
        <w:pStyle w:val="ListParagraph"/>
        <w:ind w:left="1134"/>
        <w:rPr>
          <w:rFonts w:ascii="Arial" w:hAnsi="Arial" w:cs="Arial"/>
          <w:bCs/>
        </w:rPr>
      </w:pPr>
    </w:p>
    <w:p w14:paraId="1A6A28A4" w14:textId="75A5E0E3" w:rsidR="00AE02F9" w:rsidRDefault="00AE02F9" w:rsidP="006333A4">
      <w:pPr>
        <w:pStyle w:val="ListParagraph"/>
        <w:ind w:left="1134"/>
        <w:rPr>
          <w:rFonts w:ascii="Arial" w:hAnsi="Arial" w:cs="Arial"/>
          <w:bCs/>
        </w:rPr>
      </w:pPr>
    </w:p>
    <w:p w14:paraId="77B14A7A" w14:textId="67832307" w:rsidR="00AE02F9" w:rsidRDefault="00AE02F9" w:rsidP="006333A4">
      <w:pPr>
        <w:pStyle w:val="ListParagraph"/>
        <w:ind w:left="1134"/>
        <w:rPr>
          <w:rFonts w:ascii="Arial" w:hAnsi="Arial" w:cs="Arial"/>
          <w:bCs/>
        </w:rPr>
      </w:pPr>
    </w:p>
    <w:p w14:paraId="68CF55FC" w14:textId="77777777" w:rsidR="005B1B28" w:rsidRDefault="005B1B28" w:rsidP="006333A4">
      <w:pPr>
        <w:pStyle w:val="ListParagraph"/>
        <w:ind w:left="1134"/>
        <w:rPr>
          <w:rFonts w:ascii="Arial" w:hAnsi="Arial" w:cs="Arial"/>
          <w:bCs/>
        </w:rPr>
      </w:pPr>
    </w:p>
    <w:p w14:paraId="62DE06DF" w14:textId="0DEB2858" w:rsidR="00036427" w:rsidRDefault="00036427" w:rsidP="006B1486">
      <w:pPr>
        <w:pStyle w:val="ListParagraph"/>
        <w:numPr>
          <w:ilvl w:val="0"/>
          <w:numId w:val="6"/>
        </w:numPr>
        <w:ind w:left="993"/>
        <w:rPr>
          <w:rFonts w:ascii="Arial" w:hAnsi="Arial" w:cs="Arial"/>
          <w:bCs/>
        </w:rPr>
      </w:pPr>
      <w:r>
        <w:rPr>
          <w:rFonts w:ascii="Arial" w:hAnsi="Arial" w:cs="Arial"/>
          <w:bCs/>
        </w:rPr>
        <w:lastRenderedPageBreak/>
        <w:t>Asthma is a chronic (long-term) condition that affects the airways. Inflammation of the airways</w:t>
      </w:r>
      <w:r w:rsidR="00EE6205">
        <w:rPr>
          <w:rFonts w:ascii="Arial" w:hAnsi="Arial" w:cs="Arial"/>
          <w:bCs/>
        </w:rPr>
        <w:t>, along with excess mucus production,</w:t>
      </w:r>
      <w:r>
        <w:rPr>
          <w:rFonts w:ascii="Arial" w:hAnsi="Arial" w:cs="Arial"/>
          <w:bCs/>
        </w:rPr>
        <w:t xml:space="preserve"> results in the narrowing of th</w:t>
      </w:r>
      <w:r w:rsidR="00EE6205">
        <w:rPr>
          <w:rFonts w:ascii="Arial" w:hAnsi="Arial" w:cs="Arial"/>
          <w:bCs/>
        </w:rPr>
        <w:t>e bronchioles</w:t>
      </w:r>
      <w:r w:rsidR="002B2526">
        <w:rPr>
          <w:rFonts w:ascii="Arial" w:hAnsi="Arial" w:cs="Arial"/>
          <w:bCs/>
        </w:rPr>
        <w:t xml:space="preserve"> and increased difficulty to e</w:t>
      </w:r>
      <w:r w:rsidR="003723A6">
        <w:rPr>
          <w:rFonts w:ascii="Arial" w:hAnsi="Arial" w:cs="Arial"/>
          <w:bCs/>
        </w:rPr>
        <w:t>xhale</w:t>
      </w:r>
      <w:r>
        <w:rPr>
          <w:rFonts w:ascii="Arial" w:hAnsi="Arial" w:cs="Arial"/>
          <w:bCs/>
        </w:rPr>
        <w:t>.</w:t>
      </w:r>
    </w:p>
    <w:p w14:paraId="623034B0" w14:textId="77777777" w:rsidR="00036427" w:rsidRDefault="00036427" w:rsidP="00036427">
      <w:pPr>
        <w:pStyle w:val="ListParagraph"/>
        <w:rPr>
          <w:rFonts w:ascii="Arial" w:hAnsi="Arial" w:cs="Arial"/>
          <w:bCs/>
        </w:rPr>
      </w:pPr>
    </w:p>
    <w:p w14:paraId="4CF0BA0B" w14:textId="3AC08D80" w:rsidR="00036427" w:rsidRDefault="00EE6205" w:rsidP="004D22CC">
      <w:pPr>
        <w:pStyle w:val="ListParagraph"/>
        <w:ind w:left="993"/>
        <w:rPr>
          <w:rFonts w:ascii="Arial" w:hAnsi="Arial" w:cs="Arial"/>
          <w:bCs/>
        </w:rPr>
      </w:pPr>
      <w:r>
        <w:rPr>
          <w:rFonts w:ascii="Arial" w:hAnsi="Arial" w:cs="Arial"/>
          <w:bCs/>
        </w:rPr>
        <w:t>Outline</w:t>
      </w:r>
      <w:r w:rsidR="00036427">
        <w:rPr>
          <w:rFonts w:ascii="Arial" w:hAnsi="Arial" w:cs="Arial"/>
          <w:bCs/>
        </w:rPr>
        <w:t xml:space="preserve"> the </w:t>
      </w:r>
      <w:r w:rsidR="00375322">
        <w:rPr>
          <w:rFonts w:ascii="Arial" w:hAnsi="Arial" w:cs="Arial"/>
          <w:bCs/>
        </w:rPr>
        <w:t>process</w:t>
      </w:r>
      <w:r w:rsidR="00036427">
        <w:rPr>
          <w:rFonts w:ascii="Arial" w:hAnsi="Arial" w:cs="Arial"/>
          <w:bCs/>
        </w:rPr>
        <w:t xml:space="preserve"> of </w:t>
      </w:r>
      <w:r w:rsidR="00EB21FC">
        <w:rPr>
          <w:rFonts w:ascii="Arial" w:hAnsi="Arial" w:cs="Arial"/>
          <w:bCs/>
        </w:rPr>
        <w:t>exhalation</w:t>
      </w:r>
      <w:r w:rsidR="00036427">
        <w:rPr>
          <w:rFonts w:ascii="Arial" w:hAnsi="Arial" w:cs="Arial"/>
          <w:bCs/>
        </w:rPr>
        <w:t xml:space="preserve"> and explain </w:t>
      </w:r>
      <w:r w:rsidR="00B43F09">
        <w:rPr>
          <w:rFonts w:ascii="Arial" w:hAnsi="Arial" w:cs="Arial"/>
          <w:bCs/>
        </w:rPr>
        <w:t xml:space="preserve">how </w:t>
      </w:r>
      <w:r w:rsidR="00036427">
        <w:rPr>
          <w:rFonts w:ascii="Arial" w:hAnsi="Arial" w:cs="Arial"/>
          <w:bCs/>
        </w:rPr>
        <w:t xml:space="preserve">asthma </w:t>
      </w:r>
      <w:r w:rsidR="00161D88">
        <w:rPr>
          <w:rFonts w:ascii="Arial" w:hAnsi="Arial" w:cs="Arial"/>
          <w:bCs/>
        </w:rPr>
        <w:t>a</w:t>
      </w:r>
      <w:r w:rsidR="00B43F09">
        <w:rPr>
          <w:rFonts w:ascii="Arial" w:hAnsi="Arial" w:cs="Arial"/>
          <w:bCs/>
        </w:rPr>
        <w:t xml:space="preserve">ffects </w:t>
      </w:r>
      <w:r w:rsidR="00375322">
        <w:rPr>
          <w:rFonts w:ascii="Arial" w:hAnsi="Arial" w:cs="Arial"/>
          <w:bCs/>
        </w:rPr>
        <w:t>gas exchange</w:t>
      </w:r>
      <w:r w:rsidR="00036427">
        <w:rPr>
          <w:rFonts w:ascii="Arial" w:hAnsi="Arial" w:cs="Arial"/>
          <w:bCs/>
        </w:rPr>
        <w:t>.</w:t>
      </w:r>
    </w:p>
    <w:p w14:paraId="3D979127" w14:textId="77777777" w:rsidR="00036427" w:rsidRDefault="00036427" w:rsidP="00036427">
      <w:pPr>
        <w:pStyle w:val="ListParagraph"/>
        <w:jc w:val="right"/>
        <w:rPr>
          <w:rFonts w:ascii="Arial" w:hAnsi="Arial" w:cs="Arial"/>
          <w:bCs/>
        </w:rPr>
      </w:pPr>
      <w:r>
        <w:rPr>
          <w:rFonts w:ascii="Arial" w:hAnsi="Arial" w:cs="Arial"/>
          <w:bCs/>
        </w:rPr>
        <w:t>(10 marks)</w:t>
      </w:r>
    </w:p>
    <w:p w14:paraId="21B23F92" w14:textId="77777777" w:rsidR="00EE6205" w:rsidRPr="00036427" w:rsidRDefault="00036427" w:rsidP="00036427">
      <w:pPr>
        <w:pStyle w:val="ListParagraph"/>
        <w:rPr>
          <w:rFonts w:ascii="Arial" w:hAnsi="Arial" w:cs="Arial"/>
          <w:bCs/>
        </w:rPr>
      </w:pPr>
      <w:r w:rsidRPr="00036427">
        <w:rPr>
          <w:rFonts w:ascii="Arial" w:hAnsi="Arial" w:cs="Arial"/>
          <w:bCs/>
        </w:rPr>
        <w:t xml:space="preserve"> </w:t>
      </w:r>
    </w:p>
    <w:tbl>
      <w:tblPr>
        <w:tblStyle w:val="TableGrid"/>
        <w:tblW w:w="0" w:type="auto"/>
        <w:tblInd w:w="846" w:type="dxa"/>
        <w:tblLook w:val="04A0" w:firstRow="1" w:lastRow="0" w:firstColumn="1" w:lastColumn="0" w:noHBand="0" w:noVBand="1"/>
      </w:tblPr>
      <w:tblGrid>
        <w:gridCol w:w="6804"/>
        <w:gridCol w:w="1366"/>
      </w:tblGrid>
      <w:tr w:rsidR="00EE6205" w:rsidRPr="00E80B1A" w14:paraId="7E441AFC" w14:textId="77777777" w:rsidTr="00697A19">
        <w:tc>
          <w:tcPr>
            <w:tcW w:w="6804" w:type="dxa"/>
            <w:tcBorders>
              <w:top w:val="single" w:sz="4" w:space="0" w:color="auto"/>
              <w:left w:val="single" w:sz="4" w:space="0" w:color="auto"/>
              <w:bottom w:val="single" w:sz="4" w:space="0" w:color="auto"/>
              <w:right w:val="single" w:sz="4" w:space="0" w:color="auto"/>
            </w:tcBorders>
            <w:hideMark/>
          </w:tcPr>
          <w:p w14:paraId="4E3D7D5C" w14:textId="77777777" w:rsidR="00EE6205" w:rsidRPr="00E80B1A" w:rsidRDefault="00EE6205" w:rsidP="00697A19">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7FF0A8A" w14:textId="77777777" w:rsidR="00EE6205" w:rsidRPr="00E80B1A" w:rsidRDefault="00EE6205" w:rsidP="00697A19">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EE6205" w:rsidRPr="00E80B1A" w14:paraId="531A9C65" w14:textId="77777777" w:rsidTr="00697A19">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C20FF" w14:textId="4E598B67" w:rsidR="00EE6205" w:rsidRDefault="00EB21FC" w:rsidP="00697A19">
            <w:pPr>
              <w:pStyle w:val="ListParagraph"/>
              <w:spacing w:line="276" w:lineRule="auto"/>
              <w:ind w:left="0"/>
              <w:rPr>
                <w:rFonts w:ascii="Arial" w:hAnsi="Arial" w:cs="Arial"/>
                <w:color w:val="FF0000"/>
              </w:rPr>
            </w:pPr>
            <w:r>
              <w:rPr>
                <w:rFonts w:ascii="Arial" w:hAnsi="Arial" w:cs="Arial"/>
                <w:color w:val="FF0000"/>
              </w:rPr>
              <w:t>Process of exhalation</w:t>
            </w:r>
            <w:r w:rsidR="00EE6205">
              <w:rPr>
                <w:rFonts w:ascii="Arial" w:hAnsi="Arial" w:cs="Arial"/>
                <w:color w:val="FF0000"/>
              </w:rPr>
              <w:t>.</w:t>
            </w:r>
          </w:p>
        </w:tc>
      </w:tr>
      <w:tr w:rsidR="00FE42D9" w:rsidRPr="00E80B1A" w14:paraId="083C07A5"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EEEACA7" w14:textId="7099A9A5" w:rsidR="00FE42D9" w:rsidRPr="00ED2AA5" w:rsidRDefault="00FE42D9" w:rsidP="00697A19">
            <w:pPr>
              <w:spacing w:line="276" w:lineRule="auto"/>
              <w:rPr>
                <w:rFonts w:ascii="Arial" w:hAnsi="Arial" w:cs="Arial"/>
                <w:color w:val="FF0000"/>
              </w:rPr>
            </w:pPr>
            <w:r>
              <w:rPr>
                <w:rFonts w:ascii="Arial" w:hAnsi="Arial" w:cs="Arial"/>
                <w:color w:val="FF0000"/>
              </w:rPr>
              <w:t>Intercostal muscles relax</w:t>
            </w:r>
          </w:p>
        </w:tc>
        <w:tc>
          <w:tcPr>
            <w:tcW w:w="1366" w:type="dxa"/>
            <w:vMerge w:val="restart"/>
            <w:tcBorders>
              <w:top w:val="single" w:sz="4" w:space="0" w:color="auto"/>
              <w:left w:val="single" w:sz="4" w:space="0" w:color="auto"/>
              <w:right w:val="single" w:sz="4" w:space="0" w:color="auto"/>
            </w:tcBorders>
            <w:shd w:val="clear" w:color="auto" w:fill="FFFFFF" w:themeFill="background1"/>
            <w:vAlign w:val="center"/>
          </w:tcPr>
          <w:p w14:paraId="656253F7" w14:textId="58FCCB00" w:rsidR="00FE42D9" w:rsidRDefault="00FE42D9" w:rsidP="00FE42D9">
            <w:pPr>
              <w:pStyle w:val="ListParagraph"/>
              <w:spacing w:line="276" w:lineRule="auto"/>
              <w:ind w:left="0"/>
              <w:jc w:val="center"/>
              <w:rPr>
                <w:rFonts w:ascii="Arial" w:hAnsi="Arial" w:cs="Arial"/>
                <w:color w:val="FF0000"/>
              </w:rPr>
            </w:pPr>
            <w:r>
              <w:rPr>
                <w:rFonts w:ascii="Arial" w:hAnsi="Arial" w:cs="Arial"/>
                <w:color w:val="FF0000"/>
              </w:rPr>
              <w:t>1-5</w:t>
            </w:r>
          </w:p>
        </w:tc>
      </w:tr>
      <w:tr w:rsidR="00FE42D9" w:rsidRPr="00E80B1A" w14:paraId="5C3B100B"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1A2D5D05" w14:textId="46510CEA" w:rsidR="00FE42D9" w:rsidRPr="00ED2AA5" w:rsidRDefault="00FE42D9" w:rsidP="00697A19">
            <w:pPr>
              <w:spacing w:line="276" w:lineRule="auto"/>
              <w:rPr>
                <w:rFonts w:ascii="Arial" w:hAnsi="Arial" w:cs="Arial"/>
                <w:color w:val="FF0000"/>
              </w:rPr>
            </w:pPr>
            <w:r>
              <w:rPr>
                <w:rFonts w:ascii="Arial" w:hAnsi="Arial" w:cs="Arial"/>
                <w:color w:val="FF0000"/>
              </w:rPr>
              <w:t>Rib cage moves down and inwards</w:t>
            </w:r>
          </w:p>
        </w:tc>
        <w:tc>
          <w:tcPr>
            <w:tcW w:w="1366" w:type="dxa"/>
            <w:vMerge/>
            <w:tcBorders>
              <w:left w:val="single" w:sz="4" w:space="0" w:color="auto"/>
              <w:right w:val="single" w:sz="4" w:space="0" w:color="auto"/>
            </w:tcBorders>
            <w:shd w:val="clear" w:color="auto" w:fill="FFFFFF" w:themeFill="background1"/>
          </w:tcPr>
          <w:p w14:paraId="59563BA5" w14:textId="1FFFFE73" w:rsidR="00FE42D9" w:rsidRDefault="00FE42D9" w:rsidP="00FE42D9">
            <w:pPr>
              <w:pStyle w:val="ListParagraph"/>
              <w:spacing w:line="276" w:lineRule="auto"/>
              <w:ind w:left="0"/>
              <w:jc w:val="center"/>
              <w:rPr>
                <w:rFonts w:ascii="Arial" w:hAnsi="Arial" w:cs="Arial"/>
                <w:color w:val="FF0000"/>
              </w:rPr>
            </w:pPr>
          </w:p>
        </w:tc>
      </w:tr>
      <w:tr w:rsidR="00FE42D9" w:rsidRPr="00E80B1A" w14:paraId="301BFD66"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0E34D70" w14:textId="4B68AEEC" w:rsidR="00FE42D9" w:rsidRPr="00ED2AA5" w:rsidRDefault="00FE42D9" w:rsidP="00FE42D9">
            <w:pPr>
              <w:spacing w:line="276" w:lineRule="auto"/>
              <w:rPr>
                <w:rFonts w:ascii="Arial" w:hAnsi="Arial" w:cs="Arial"/>
                <w:color w:val="FF0000"/>
              </w:rPr>
            </w:pPr>
            <w:r>
              <w:rPr>
                <w:rFonts w:ascii="Arial" w:hAnsi="Arial" w:cs="Arial"/>
                <w:color w:val="FF0000"/>
              </w:rPr>
              <w:t>Diaphragm relaxes</w:t>
            </w:r>
          </w:p>
        </w:tc>
        <w:tc>
          <w:tcPr>
            <w:tcW w:w="1366" w:type="dxa"/>
            <w:vMerge/>
            <w:tcBorders>
              <w:left w:val="single" w:sz="4" w:space="0" w:color="auto"/>
              <w:right w:val="single" w:sz="4" w:space="0" w:color="auto"/>
            </w:tcBorders>
            <w:shd w:val="clear" w:color="auto" w:fill="FFFFFF" w:themeFill="background1"/>
          </w:tcPr>
          <w:p w14:paraId="0B1E9A8E" w14:textId="53D48478" w:rsidR="00FE42D9" w:rsidRDefault="00FE42D9" w:rsidP="00FE42D9">
            <w:pPr>
              <w:pStyle w:val="ListParagraph"/>
              <w:spacing w:line="276" w:lineRule="auto"/>
              <w:ind w:left="0"/>
              <w:jc w:val="center"/>
              <w:rPr>
                <w:rFonts w:ascii="Arial" w:hAnsi="Arial" w:cs="Arial"/>
                <w:color w:val="FF0000"/>
              </w:rPr>
            </w:pPr>
          </w:p>
        </w:tc>
      </w:tr>
      <w:tr w:rsidR="00FE42D9" w:rsidRPr="00E80B1A" w14:paraId="0B19A91F"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CD4F44B" w14:textId="6ACF797D" w:rsidR="00FE42D9" w:rsidRPr="00ED2AA5" w:rsidRDefault="00FE42D9" w:rsidP="00FE42D9">
            <w:pPr>
              <w:spacing w:line="276" w:lineRule="auto"/>
              <w:rPr>
                <w:rFonts w:ascii="Arial" w:hAnsi="Arial" w:cs="Arial"/>
                <w:color w:val="FF0000"/>
              </w:rPr>
            </w:pPr>
            <w:r>
              <w:rPr>
                <w:rFonts w:ascii="Arial" w:hAnsi="Arial" w:cs="Arial"/>
                <w:color w:val="FF0000"/>
              </w:rPr>
              <w:t>Diaphragm moves up into chest cavity</w:t>
            </w:r>
          </w:p>
        </w:tc>
        <w:tc>
          <w:tcPr>
            <w:tcW w:w="1366" w:type="dxa"/>
            <w:vMerge/>
            <w:tcBorders>
              <w:left w:val="single" w:sz="4" w:space="0" w:color="auto"/>
              <w:right w:val="single" w:sz="4" w:space="0" w:color="auto"/>
            </w:tcBorders>
            <w:shd w:val="clear" w:color="auto" w:fill="FFFFFF" w:themeFill="background1"/>
          </w:tcPr>
          <w:p w14:paraId="50ACAA9A" w14:textId="3E724377" w:rsidR="00FE42D9" w:rsidRDefault="00FE42D9" w:rsidP="00FE42D9">
            <w:pPr>
              <w:pStyle w:val="ListParagraph"/>
              <w:spacing w:line="276" w:lineRule="auto"/>
              <w:ind w:left="0"/>
              <w:jc w:val="center"/>
              <w:rPr>
                <w:rFonts w:ascii="Arial" w:hAnsi="Arial" w:cs="Arial"/>
                <w:color w:val="FF0000"/>
              </w:rPr>
            </w:pPr>
          </w:p>
        </w:tc>
      </w:tr>
      <w:tr w:rsidR="00FE42D9" w:rsidRPr="00E80B1A" w14:paraId="34B5D73B"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1DF021B1" w14:textId="67B8FF9F" w:rsidR="00FE42D9" w:rsidRDefault="00FE42D9" w:rsidP="00FE42D9">
            <w:pPr>
              <w:spacing w:line="276" w:lineRule="auto"/>
              <w:rPr>
                <w:rFonts w:ascii="Arial" w:hAnsi="Arial" w:cs="Arial"/>
                <w:color w:val="FF0000"/>
              </w:rPr>
            </w:pPr>
            <w:r>
              <w:rPr>
                <w:rFonts w:ascii="Arial" w:hAnsi="Arial" w:cs="Arial"/>
                <w:color w:val="FF0000"/>
              </w:rPr>
              <w:t>Lung volume decreases</w:t>
            </w:r>
          </w:p>
        </w:tc>
        <w:tc>
          <w:tcPr>
            <w:tcW w:w="1366" w:type="dxa"/>
            <w:vMerge/>
            <w:tcBorders>
              <w:left w:val="single" w:sz="4" w:space="0" w:color="auto"/>
              <w:right w:val="single" w:sz="4" w:space="0" w:color="auto"/>
            </w:tcBorders>
            <w:shd w:val="clear" w:color="auto" w:fill="FFFFFF" w:themeFill="background1"/>
          </w:tcPr>
          <w:p w14:paraId="20493CFF" w14:textId="76BE8257" w:rsidR="00FE42D9" w:rsidRDefault="00FE42D9" w:rsidP="00FE42D9">
            <w:pPr>
              <w:pStyle w:val="ListParagraph"/>
              <w:spacing w:line="276" w:lineRule="auto"/>
              <w:ind w:left="0"/>
              <w:jc w:val="center"/>
              <w:rPr>
                <w:rFonts w:ascii="Arial" w:hAnsi="Arial" w:cs="Arial"/>
                <w:color w:val="FF0000"/>
              </w:rPr>
            </w:pPr>
          </w:p>
        </w:tc>
      </w:tr>
      <w:tr w:rsidR="00FE42D9" w:rsidRPr="00E80B1A" w14:paraId="7BA9EBC9"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F0ECF0C" w14:textId="3F336954" w:rsidR="00FE42D9" w:rsidRDefault="00FE42D9" w:rsidP="00FE42D9">
            <w:pPr>
              <w:spacing w:line="276" w:lineRule="auto"/>
              <w:rPr>
                <w:rFonts w:ascii="Arial" w:hAnsi="Arial" w:cs="Arial"/>
                <w:color w:val="FF0000"/>
              </w:rPr>
            </w:pPr>
            <w:r>
              <w:rPr>
                <w:rFonts w:ascii="Arial" w:hAnsi="Arial" w:cs="Arial"/>
                <w:color w:val="FF0000"/>
              </w:rPr>
              <w:t>air pressure inside lungs increases</w:t>
            </w:r>
          </w:p>
        </w:tc>
        <w:tc>
          <w:tcPr>
            <w:tcW w:w="1366" w:type="dxa"/>
            <w:vMerge/>
            <w:tcBorders>
              <w:left w:val="single" w:sz="4" w:space="0" w:color="auto"/>
              <w:right w:val="single" w:sz="4" w:space="0" w:color="auto"/>
            </w:tcBorders>
            <w:shd w:val="clear" w:color="auto" w:fill="FFFFFF" w:themeFill="background1"/>
          </w:tcPr>
          <w:p w14:paraId="3629C651" w14:textId="30B7353B" w:rsidR="00FE42D9" w:rsidRDefault="00FE42D9" w:rsidP="00FE42D9">
            <w:pPr>
              <w:pStyle w:val="ListParagraph"/>
              <w:spacing w:line="276" w:lineRule="auto"/>
              <w:ind w:left="0"/>
              <w:jc w:val="center"/>
              <w:rPr>
                <w:rFonts w:ascii="Arial" w:hAnsi="Arial" w:cs="Arial"/>
                <w:color w:val="FF0000"/>
              </w:rPr>
            </w:pPr>
          </w:p>
        </w:tc>
      </w:tr>
      <w:tr w:rsidR="00FE42D9" w:rsidRPr="00E80B1A" w14:paraId="30710538"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40C78078" w14:textId="0B97735A" w:rsidR="00FE42D9" w:rsidRDefault="00FE42D9" w:rsidP="00FE42D9">
            <w:pPr>
              <w:spacing w:line="276" w:lineRule="auto"/>
              <w:rPr>
                <w:rFonts w:ascii="Arial" w:hAnsi="Arial" w:cs="Arial"/>
                <w:color w:val="FF0000"/>
              </w:rPr>
            </w:pPr>
            <w:r>
              <w:rPr>
                <w:rFonts w:ascii="Arial" w:hAnsi="Arial" w:cs="Arial"/>
                <w:color w:val="FF0000"/>
              </w:rPr>
              <w:t>Air flows from lungs to outside</w:t>
            </w:r>
          </w:p>
        </w:tc>
        <w:tc>
          <w:tcPr>
            <w:tcW w:w="1366" w:type="dxa"/>
            <w:tcBorders>
              <w:left w:val="single" w:sz="4" w:space="0" w:color="auto"/>
              <w:right w:val="single" w:sz="4" w:space="0" w:color="auto"/>
            </w:tcBorders>
            <w:shd w:val="clear" w:color="auto" w:fill="FFFFFF" w:themeFill="background1"/>
          </w:tcPr>
          <w:p w14:paraId="40985E93" w14:textId="0E8416E9" w:rsidR="00FE42D9" w:rsidRDefault="00FE42D9" w:rsidP="00FE42D9">
            <w:pPr>
              <w:pStyle w:val="ListParagraph"/>
              <w:spacing w:line="276" w:lineRule="auto"/>
              <w:ind w:left="0"/>
              <w:jc w:val="center"/>
              <w:rPr>
                <w:rFonts w:ascii="Arial" w:hAnsi="Arial" w:cs="Arial"/>
                <w:color w:val="FF0000"/>
              </w:rPr>
            </w:pPr>
            <w:r>
              <w:rPr>
                <w:rFonts w:ascii="Arial" w:hAnsi="Arial" w:cs="Arial"/>
                <w:color w:val="FF0000"/>
              </w:rPr>
              <w:t>1</w:t>
            </w:r>
          </w:p>
        </w:tc>
      </w:tr>
      <w:tr w:rsidR="00FE42D9" w:rsidRPr="00E80B1A" w14:paraId="71AD29EF" w14:textId="77777777" w:rsidTr="00697A19">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E57B05" w14:textId="2650D7D4" w:rsidR="00FE42D9" w:rsidRDefault="00FE42D9" w:rsidP="00FE42D9">
            <w:pPr>
              <w:pStyle w:val="ListParagraph"/>
              <w:spacing w:line="276" w:lineRule="auto"/>
              <w:ind w:left="0"/>
              <w:rPr>
                <w:rFonts w:ascii="Arial" w:hAnsi="Arial" w:cs="Arial"/>
                <w:color w:val="FF0000"/>
              </w:rPr>
            </w:pPr>
            <w:r>
              <w:rPr>
                <w:rFonts w:ascii="Arial" w:hAnsi="Arial" w:cs="Arial"/>
                <w:color w:val="FF0000"/>
              </w:rPr>
              <w:t>Gas Exchange:</w:t>
            </w:r>
          </w:p>
        </w:tc>
      </w:tr>
      <w:tr w:rsidR="00FE42D9" w:rsidRPr="00E80B1A" w14:paraId="699273BF"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1B2E9BBB" w14:textId="3AE43C5A" w:rsidR="00FE42D9" w:rsidRDefault="00FE42D9" w:rsidP="00FE42D9">
            <w:pPr>
              <w:pStyle w:val="ListParagraph"/>
              <w:spacing w:line="276" w:lineRule="auto"/>
              <w:ind w:left="0"/>
              <w:rPr>
                <w:rFonts w:ascii="Arial" w:hAnsi="Arial" w:cs="Arial"/>
                <w:color w:val="FF0000"/>
              </w:rPr>
            </w:pPr>
            <w:r>
              <w:rPr>
                <w:rFonts w:ascii="Arial" w:hAnsi="Arial" w:cs="Arial"/>
                <w:color w:val="FF0000"/>
              </w:rPr>
              <w:t>reduced gas exchange</w:t>
            </w:r>
          </w:p>
        </w:tc>
        <w:tc>
          <w:tcPr>
            <w:tcW w:w="1366" w:type="dxa"/>
            <w:tcBorders>
              <w:left w:val="single" w:sz="4" w:space="0" w:color="auto"/>
              <w:right w:val="single" w:sz="4" w:space="0" w:color="auto"/>
            </w:tcBorders>
            <w:shd w:val="clear" w:color="auto" w:fill="FFFFFF" w:themeFill="background1"/>
            <w:vAlign w:val="center"/>
          </w:tcPr>
          <w:p w14:paraId="6619099B" w14:textId="0D1D78E1" w:rsidR="00FE42D9" w:rsidRDefault="00FE42D9" w:rsidP="00FE42D9">
            <w:pPr>
              <w:pStyle w:val="ListParagraph"/>
              <w:spacing w:line="276" w:lineRule="auto"/>
              <w:ind w:left="0"/>
              <w:jc w:val="center"/>
              <w:rPr>
                <w:rFonts w:ascii="Arial" w:hAnsi="Arial" w:cs="Arial"/>
                <w:color w:val="FF0000"/>
              </w:rPr>
            </w:pPr>
            <w:r>
              <w:rPr>
                <w:rFonts w:ascii="Arial" w:hAnsi="Arial" w:cs="Arial"/>
                <w:color w:val="FF0000"/>
              </w:rPr>
              <w:t>1</w:t>
            </w:r>
          </w:p>
        </w:tc>
      </w:tr>
      <w:tr w:rsidR="00FE42D9" w:rsidRPr="00E80B1A" w14:paraId="53B1FE58" w14:textId="77777777" w:rsidTr="00375322">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02755D18" w14:textId="17E35F70" w:rsidR="00FE42D9" w:rsidRDefault="00FE42D9" w:rsidP="00FE42D9">
            <w:pPr>
              <w:pStyle w:val="ListParagraph"/>
              <w:spacing w:line="276" w:lineRule="auto"/>
              <w:ind w:left="0"/>
              <w:rPr>
                <w:rFonts w:ascii="Arial" w:hAnsi="Arial" w:cs="Arial"/>
                <w:color w:val="FF0000"/>
              </w:rPr>
            </w:pPr>
            <w:r>
              <w:rPr>
                <w:rFonts w:ascii="Arial" w:hAnsi="Arial" w:cs="Arial"/>
                <w:color w:val="FF0000"/>
              </w:rPr>
              <w:t xml:space="preserve">decreased concentration gradient / </w:t>
            </w:r>
            <w:r w:rsidR="00285186">
              <w:rPr>
                <w:rFonts w:ascii="Arial" w:hAnsi="Arial" w:cs="Arial"/>
                <w:color w:val="FF0000"/>
              </w:rPr>
              <w:t xml:space="preserve">high </w:t>
            </w:r>
            <w:r>
              <w:rPr>
                <w:rFonts w:ascii="Arial" w:hAnsi="Arial" w:cs="Arial"/>
                <w:color w:val="FF0000"/>
              </w:rPr>
              <w:t>concentration gradient not maintained</w:t>
            </w:r>
          </w:p>
        </w:tc>
        <w:tc>
          <w:tcPr>
            <w:tcW w:w="1366" w:type="dxa"/>
            <w:tcBorders>
              <w:left w:val="single" w:sz="4" w:space="0" w:color="auto"/>
              <w:right w:val="single" w:sz="4" w:space="0" w:color="auto"/>
            </w:tcBorders>
            <w:shd w:val="clear" w:color="auto" w:fill="FFFFFF" w:themeFill="background1"/>
            <w:vAlign w:val="center"/>
          </w:tcPr>
          <w:p w14:paraId="6B811FE8" w14:textId="5CB465FF" w:rsidR="00FE42D9" w:rsidRDefault="00FE42D9" w:rsidP="00FE42D9">
            <w:pPr>
              <w:pStyle w:val="ListParagraph"/>
              <w:spacing w:line="276" w:lineRule="auto"/>
              <w:ind w:left="0"/>
              <w:jc w:val="center"/>
              <w:rPr>
                <w:rFonts w:ascii="Arial" w:hAnsi="Arial" w:cs="Arial"/>
                <w:color w:val="FF0000"/>
              </w:rPr>
            </w:pPr>
            <w:r>
              <w:rPr>
                <w:rFonts w:ascii="Arial" w:hAnsi="Arial" w:cs="Arial"/>
                <w:color w:val="FF0000"/>
              </w:rPr>
              <w:t>1</w:t>
            </w:r>
          </w:p>
        </w:tc>
      </w:tr>
      <w:tr w:rsidR="00FE42D9" w:rsidRPr="00E80B1A" w14:paraId="35C704DE" w14:textId="77777777" w:rsidTr="00375322">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E77587F" w14:textId="4E7197B9" w:rsidR="00FE42D9" w:rsidRDefault="00FE42D9" w:rsidP="00FE42D9">
            <w:pPr>
              <w:pStyle w:val="ListParagraph"/>
              <w:spacing w:line="276" w:lineRule="auto"/>
              <w:ind w:left="0"/>
              <w:rPr>
                <w:rFonts w:ascii="Arial" w:hAnsi="Arial" w:cs="Arial"/>
                <w:color w:val="FF0000"/>
              </w:rPr>
            </w:pPr>
            <w:r>
              <w:rPr>
                <w:rFonts w:ascii="Arial" w:hAnsi="Arial" w:cs="Arial"/>
                <w:color w:val="FF0000"/>
              </w:rPr>
              <w:t>more air trapped in lungs a</w:t>
            </w:r>
            <w:r w:rsidR="00285186">
              <w:rPr>
                <w:rFonts w:ascii="Arial" w:hAnsi="Arial" w:cs="Arial"/>
                <w:color w:val="FF0000"/>
              </w:rPr>
              <w:t>nd</w:t>
            </w:r>
            <w:r>
              <w:rPr>
                <w:rFonts w:ascii="Arial" w:hAnsi="Arial" w:cs="Arial"/>
                <w:color w:val="FF0000"/>
              </w:rPr>
              <w:t xml:space="preserve"> not exhaled</w:t>
            </w:r>
          </w:p>
        </w:tc>
        <w:tc>
          <w:tcPr>
            <w:tcW w:w="1366" w:type="dxa"/>
            <w:vMerge w:val="restart"/>
            <w:tcBorders>
              <w:left w:val="single" w:sz="4" w:space="0" w:color="auto"/>
              <w:right w:val="single" w:sz="4" w:space="0" w:color="auto"/>
            </w:tcBorders>
            <w:shd w:val="clear" w:color="auto" w:fill="FFFFFF" w:themeFill="background1"/>
            <w:vAlign w:val="center"/>
          </w:tcPr>
          <w:p w14:paraId="738AFADE" w14:textId="7939DCC0" w:rsidR="00FE42D9" w:rsidRDefault="00FE42D9" w:rsidP="00FE42D9">
            <w:pPr>
              <w:pStyle w:val="ListParagraph"/>
              <w:spacing w:line="276" w:lineRule="auto"/>
              <w:ind w:left="0"/>
              <w:jc w:val="center"/>
              <w:rPr>
                <w:rFonts w:ascii="Arial" w:hAnsi="Arial" w:cs="Arial"/>
                <w:color w:val="FF0000"/>
              </w:rPr>
            </w:pPr>
            <w:r>
              <w:rPr>
                <w:rFonts w:ascii="Arial" w:hAnsi="Arial" w:cs="Arial"/>
                <w:color w:val="FF0000"/>
              </w:rPr>
              <w:t>1-2</w:t>
            </w:r>
          </w:p>
        </w:tc>
      </w:tr>
      <w:tr w:rsidR="00FE42D9" w:rsidRPr="00E80B1A" w14:paraId="51543715" w14:textId="77777777" w:rsidTr="00375322">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F1299FB" w14:textId="7FA07A07" w:rsidR="00FE42D9" w:rsidRDefault="00FE42D9" w:rsidP="00FE42D9">
            <w:pPr>
              <w:pStyle w:val="ListParagraph"/>
              <w:spacing w:line="276" w:lineRule="auto"/>
              <w:ind w:left="0"/>
              <w:rPr>
                <w:rFonts w:ascii="Arial" w:hAnsi="Arial" w:cs="Arial"/>
                <w:color w:val="FF0000"/>
              </w:rPr>
            </w:pPr>
            <w:r>
              <w:rPr>
                <w:rFonts w:ascii="Arial" w:hAnsi="Arial" w:cs="Arial"/>
                <w:color w:val="FF0000"/>
              </w:rPr>
              <w:t>decreased amount of oxygen entering the alveoli</w:t>
            </w:r>
          </w:p>
        </w:tc>
        <w:tc>
          <w:tcPr>
            <w:tcW w:w="1366" w:type="dxa"/>
            <w:vMerge/>
            <w:tcBorders>
              <w:left w:val="single" w:sz="4" w:space="0" w:color="auto"/>
              <w:right w:val="single" w:sz="4" w:space="0" w:color="auto"/>
            </w:tcBorders>
            <w:shd w:val="clear" w:color="auto" w:fill="FFFFFF" w:themeFill="background1"/>
            <w:vAlign w:val="center"/>
          </w:tcPr>
          <w:p w14:paraId="77AA0A25" w14:textId="502CA66F" w:rsidR="00FE42D9" w:rsidRDefault="00FE42D9" w:rsidP="00FE42D9">
            <w:pPr>
              <w:pStyle w:val="ListParagraph"/>
              <w:spacing w:line="276" w:lineRule="auto"/>
              <w:ind w:left="0"/>
              <w:jc w:val="center"/>
              <w:rPr>
                <w:rFonts w:ascii="Arial" w:hAnsi="Arial" w:cs="Arial"/>
                <w:color w:val="FF0000"/>
              </w:rPr>
            </w:pPr>
          </w:p>
        </w:tc>
      </w:tr>
      <w:tr w:rsidR="00FE42D9" w:rsidRPr="00E80B1A" w14:paraId="194FEB44" w14:textId="77777777" w:rsidTr="00375322">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6D21465" w14:textId="2A5A669C" w:rsidR="00FE42D9" w:rsidRDefault="00FE42D9" w:rsidP="00FE42D9">
            <w:pPr>
              <w:pStyle w:val="ListParagraph"/>
              <w:spacing w:line="276" w:lineRule="auto"/>
              <w:ind w:left="0"/>
              <w:rPr>
                <w:rFonts w:ascii="Arial" w:hAnsi="Arial" w:cs="Arial"/>
                <w:color w:val="FF0000"/>
              </w:rPr>
            </w:pPr>
            <w:r>
              <w:rPr>
                <w:rFonts w:ascii="Arial" w:hAnsi="Arial" w:cs="Arial"/>
                <w:color w:val="FF0000"/>
              </w:rPr>
              <w:t>increased levels of carbon dioxide in the alveoli</w:t>
            </w:r>
          </w:p>
        </w:tc>
        <w:tc>
          <w:tcPr>
            <w:tcW w:w="1366" w:type="dxa"/>
            <w:vMerge/>
            <w:tcBorders>
              <w:left w:val="single" w:sz="4" w:space="0" w:color="auto"/>
              <w:right w:val="single" w:sz="4" w:space="0" w:color="auto"/>
            </w:tcBorders>
            <w:shd w:val="clear" w:color="auto" w:fill="FFFFFF" w:themeFill="background1"/>
            <w:vAlign w:val="center"/>
          </w:tcPr>
          <w:p w14:paraId="64653284" w14:textId="3D3082AE" w:rsidR="00FE42D9" w:rsidRDefault="00FE42D9" w:rsidP="00FE42D9">
            <w:pPr>
              <w:pStyle w:val="ListParagraph"/>
              <w:spacing w:line="276" w:lineRule="auto"/>
              <w:ind w:left="0"/>
              <w:jc w:val="center"/>
              <w:rPr>
                <w:rFonts w:ascii="Arial" w:hAnsi="Arial" w:cs="Arial"/>
                <w:color w:val="FF0000"/>
              </w:rPr>
            </w:pPr>
          </w:p>
        </w:tc>
      </w:tr>
      <w:tr w:rsidR="00FE42D9" w:rsidRPr="00E80B1A" w14:paraId="10D3E154" w14:textId="77777777" w:rsidTr="00375322">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26F4A91" w14:textId="2E0BED91" w:rsidR="00FE42D9" w:rsidRDefault="00FE42D9" w:rsidP="00FE42D9">
            <w:pPr>
              <w:pStyle w:val="ListParagraph"/>
              <w:spacing w:line="276" w:lineRule="auto"/>
              <w:ind w:left="0"/>
              <w:rPr>
                <w:rFonts w:ascii="Arial" w:hAnsi="Arial" w:cs="Arial"/>
                <w:color w:val="FF0000"/>
              </w:rPr>
            </w:pPr>
            <w:r>
              <w:rPr>
                <w:rFonts w:ascii="Arial" w:hAnsi="Arial" w:cs="Arial"/>
                <w:color w:val="FF0000"/>
              </w:rPr>
              <w:t>reduced volume of air moving in and out of lungs</w:t>
            </w:r>
          </w:p>
        </w:tc>
        <w:tc>
          <w:tcPr>
            <w:tcW w:w="1366" w:type="dxa"/>
            <w:vMerge/>
            <w:tcBorders>
              <w:left w:val="single" w:sz="4" w:space="0" w:color="auto"/>
              <w:right w:val="single" w:sz="4" w:space="0" w:color="auto"/>
            </w:tcBorders>
            <w:shd w:val="clear" w:color="auto" w:fill="FFFFFF" w:themeFill="background1"/>
            <w:vAlign w:val="center"/>
          </w:tcPr>
          <w:p w14:paraId="728C70E4" w14:textId="293F988A" w:rsidR="00FE42D9" w:rsidRDefault="00FE42D9" w:rsidP="00FE42D9">
            <w:pPr>
              <w:pStyle w:val="ListParagraph"/>
              <w:spacing w:line="276" w:lineRule="auto"/>
              <w:ind w:left="0"/>
              <w:jc w:val="center"/>
              <w:rPr>
                <w:rFonts w:ascii="Arial" w:hAnsi="Arial" w:cs="Arial"/>
                <w:color w:val="FF0000"/>
              </w:rPr>
            </w:pPr>
          </w:p>
        </w:tc>
      </w:tr>
      <w:tr w:rsidR="00FE42D9" w:rsidRPr="00E80B1A" w14:paraId="48D73BFB" w14:textId="77777777" w:rsidTr="00697A19">
        <w:tc>
          <w:tcPr>
            <w:tcW w:w="6804" w:type="dxa"/>
            <w:tcBorders>
              <w:top w:val="single" w:sz="4" w:space="0" w:color="auto"/>
              <w:left w:val="single" w:sz="4" w:space="0" w:color="auto"/>
              <w:bottom w:val="single" w:sz="4" w:space="0" w:color="auto"/>
              <w:right w:val="single" w:sz="4" w:space="0" w:color="auto"/>
            </w:tcBorders>
            <w:hideMark/>
          </w:tcPr>
          <w:p w14:paraId="6F7D536D" w14:textId="77777777" w:rsidR="00FE42D9" w:rsidRPr="00E80B1A" w:rsidRDefault="00FE42D9" w:rsidP="00FE42D9">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5F666EC" w14:textId="77777777" w:rsidR="00FE42D9" w:rsidRPr="00E80B1A" w:rsidRDefault="00FE42D9" w:rsidP="00FE42D9">
            <w:pPr>
              <w:pStyle w:val="ListParagraph"/>
              <w:spacing w:line="276" w:lineRule="auto"/>
              <w:ind w:left="0"/>
              <w:jc w:val="center"/>
              <w:rPr>
                <w:rFonts w:ascii="Arial" w:hAnsi="Arial" w:cs="Arial"/>
                <w:b/>
                <w:color w:val="FF0000"/>
              </w:rPr>
            </w:pPr>
            <w:r w:rsidRPr="00E80B1A">
              <w:rPr>
                <w:rFonts w:ascii="Arial" w:hAnsi="Arial" w:cs="Arial"/>
                <w:b/>
                <w:color w:val="FF0000"/>
              </w:rPr>
              <w:t>10</w:t>
            </w:r>
          </w:p>
        </w:tc>
      </w:tr>
    </w:tbl>
    <w:p w14:paraId="736361E5" w14:textId="33705EDC" w:rsidR="00AE02F9" w:rsidRDefault="00AE02F9" w:rsidP="00036427">
      <w:pPr>
        <w:pStyle w:val="ListParagraph"/>
        <w:rPr>
          <w:rFonts w:ascii="Arial" w:hAnsi="Arial" w:cs="Arial"/>
          <w:bCs/>
        </w:rPr>
      </w:pPr>
    </w:p>
    <w:p w14:paraId="78F3E15B" w14:textId="3F194C2E" w:rsidR="00156269" w:rsidRDefault="00156269" w:rsidP="00036427">
      <w:pPr>
        <w:pStyle w:val="ListParagraph"/>
        <w:rPr>
          <w:rFonts w:ascii="Arial" w:hAnsi="Arial" w:cs="Arial"/>
          <w:bCs/>
        </w:rPr>
      </w:pPr>
    </w:p>
    <w:p w14:paraId="488C5EBF" w14:textId="4C1B9DA7" w:rsidR="00156269" w:rsidRDefault="00156269" w:rsidP="00036427">
      <w:pPr>
        <w:pStyle w:val="ListParagraph"/>
        <w:rPr>
          <w:rFonts w:ascii="Arial" w:hAnsi="Arial" w:cs="Arial"/>
          <w:bCs/>
        </w:rPr>
      </w:pPr>
    </w:p>
    <w:p w14:paraId="5A7BE875" w14:textId="5E91B3B5" w:rsidR="00156269" w:rsidRDefault="00156269" w:rsidP="00036427">
      <w:pPr>
        <w:pStyle w:val="ListParagraph"/>
        <w:rPr>
          <w:rFonts w:ascii="Arial" w:hAnsi="Arial" w:cs="Arial"/>
          <w:bCs/>
        </w:rPr>
      </w:pPr>
    </w:p>
    <w:p w14:paraId="16A8137A" w14:textId="48FFF84D" w:rsidR="00156269" w:rsidRDefault="00156269" w:rsidP="00036427">
      <w:pPr>
        <w:pStyle w:val="ListParagraph"/>
        <w:rPr>
          <w:rFonts w:ascii="Arial" w:hAnsi="Arial" w:cs="Arial"/>
          <w:bCs/>
        </w:rPr>
      </w:pPr>
    </w:p>
    <w:p w14:paraId="1EE578AB" w14:textId="6452F1AA" w:rsidR="00156269" w:rsidRDefault="00156269" w:rsidP="00036427">
      <w:pPr>
        <w:pStyle w:val="ListParagraph"/>
        <w:rPr>
          <w:rFonts w:ascii="Arial" w:hAnsi="Arial" w:cs="Arial"/>
          <w:bCs/>
        </w:rPr>
      </w:pPr>
    </w:p>
    <w:p w14:paraId="5D0DF3C7" w14:textId="7B4DFE25" w:rsidR="00156269" w:rsidRDefault="00156269" w:rsidP="00036427">
      <w:pPr>
        <w:pStyle w:val="ListParagraph"/>
        <w:rPr>
          <w:rFonts w:ascii="Arial" w:hAnsi="Arial" w:cs="Arial"/>
          <w:bCs/>
        </w:rPr>
      </w:pPr>
    </w:p>
    <w:p w14:paraId="7A1BBE02" w14:textId="15555A93" w:rsidR="00156269" w:rsidRDefault="00156269" w:rsidP="00036427">
      <w:pPr>
        <w:pStyle w:val="ListParagraph"/>
        <w:rPr>
          <w:rFonts w:ascii="Arial" w:hAnsi="Arial" w:cs="Arial"/>
          <w:bCs/>
        </w:rPr>
      </w:pPr>
    </w:p>
    <w:p w14:paraId="06807905" w14:textId="09AF7077" w:rsidR="00156269" w:rsidRDefault="00156269" w:rsidP="00036427">
      <w:pPr>
        <w:pStyle w:val="ListParagraph"/>
        <w:rPr>
          <w:rFonts w:ascii="Arial" w:hAnsi="Arial" w:cs="Arial"/>
          <w:bCs/>
        </w:rPr>
      </w:pPr>
    </w:p>
    <w:p w14:paraId="2A7A28D3" w14:textId="2B7CE4D8" w:rsidR="00156269" w:rsidRDefault="00156269" w:rsidP="00036427">
      <w:pPr>
        <w:pStyle w:val="ListParagraph"/>
        <w:rPr>
          <w:rFonts w:ascii="Arial" w:hAnsi="Arial" w:cs="Arial"/>
          <w:bCs/>
        </w:rPr>
      </w:pPr>
    </w:p>
    <w:p w14:paraId="7164032A" w14:textId="24DA5427" w:rsidR="00156269" w:rsidRDefault="00156269" w:rsidP="00036427">
      <w:pPr>
        <w:pStyle w:val="ListParagraph"/>
        <w:rPr>
          <w:rFonts w:ascii="Arial" w:hAnsi="Arial" w:cs="Arial"/>
          <w:bCs/>
        </w:rPr>
      </w:pPr>
    </w:p>
    <w:p w14:paraId="66DB133D" w14:textId="7D7DF867" w:rsidR="00156269" w:rsidRDefault="00156269" w:rsidP="00036427">
      <w:pPr>
        <w:pStyle w:val="ListParagraph"/>
        <w:rPr>
          <w:rFonts w:ascii="Arial" w:hAnsi="Arial" w:cs="Arial"/>
          <w:bCs/>
        </w:rPr>
      </w:pPr>
    </w:p>
    <w:p w14:paraId="64AF812D" w14:textId="3BFB7BA2" w:rsidR="00156269" w:rsidRDefault="00156269" w:rsidP="00036427">
      <w:pPr>
        <w:pStyle w:val="ListParagraph"/>
        <w:rPr>
          <w:rFonts w:ascii="Arial" w:hAnsi="Arial" w:cs="Arial"/>
          <w:bCs/>
        </w:rPr>
      </w:pPr>
    </w:p>
    <w:p w14:paraId="39C2B8FD" w14:textId="7E3F9228" w:rsidR="00156269" w:rsidRDefault="00156269" w:rsidP="00036427">
      <w:pPr>
        <w:pStyle w:val="ListParagraph"/>
        <w:rPr>
          <w:rFonts w:ascii="Arial" w:hAnsi="Arial" w:cs="Arial"/>
          <w:bCs/>
        </w:rPr>
      </w:pPr>
    </w:p>
    <w:p w14:paraId="67D6F6F9" w14:textId="3CCDA4C5" w:rsidR="00156269" w:rsidRDefault="00156269" w:rsidP="00036427">
      <w:pPr>
        <w:pStyle w:val="ListParagraph"/>
        <w:rPr>
          <w:rFonts w:ascii="Arial" w:hAnsi="Arial" w:cs="Arial"/>
          <w:bCs/>
        </w:rPr>
      </w:pPr>
    </w:p>
    <w:p w14:paraId="3836EC23" w14:textId="2E0DDB00" w:rsidR="00156269" w:rsidRDefault="00156269" w:rsidP="00036427">
      <w:pPr>
        <w:pStyle w:val="ListParagraph"/>
        <w:rPr>
          <w:rFonts w:ascii="Arial" w:hAnsi="Arial" w:cs="Arial"/>
          <w:bCs/>
        </w:rPr>
      </w:pPr>
    </w:p>
    <w:p w14:paraId="64975222" w14:textId="1C36D8F7" w:rsidR="00156269" w:rsidRDefault="00156269" w:rsidP="00036427">
      <w:pPr>
        <w:pStyle w:val="ListParagraph"/>
        <w:rPr>
          <w:rFonts w:ascii="Arial" w:hAnsi="Arial" w:cs="Arial"/>
          <w:bCs/>
        </w:rPr>
      </w:pPr>
    </w:p>
    <w:p w14:paraId="7F2E43CF" w14:textId="2CEC525D" w:rsidR="00156269" w:rsidRDefault="00156269" w:rsidP="00036427">
      <w:pPr>
        <w:pStyle w:val="ListParagraph"/>
        <w:rPr>
          <w:rFonts w:ascii="Arial" w:hAnsi="Arial" w:cs="Arial"/>
          <w:bCs/>
        </w:rPr>
      </w:pPr>
    </w:p>
    <w:p w14:paraId="01207E80" w14:textId="56A19744" w:rsidR="00156269" w:rsidRDefault="00156269" w:rsidP="00036427">
      <w:pPr>
        <w:pStyle w:val="ListParagraph"/>
        <w:rPr>
          <w:rFonts w:ascii="Arial" w:hAnsi="Arial" w:cs="Arial"/>
          <w:bCs/>
        </w:rPr>
      </w:pPr>
    </w:p>
    <w:p w14:paraId="1034F056" w14:textId="59F4D002" w:rsidR="00156269" w:rsidRDefault="00156269" w:rsidP="00036427">
      <w:pPr>
        <w:pStyle w:val="ListParagraph"/>
        <w:rPr>
          <w:rFonts w:ascii="Arial" w:hAnsi="Arial" w:cs="Arial"/>
          <w:bCs/>
        </w:rPr>
      </w:pPr>
    </w:p>
    <w:p w14:paraId="1FDCC27B" w14:textId="731DB5C8" w:rsidR="00156269" w:rsidRDefault="00156269" w:rsidP="00036427">
      <w:pPr>
        <w:pStyle w:val="ListParagraph"/>
        <w:rPr>
          <w:rFonts w:ascii="Arial" w:hAnsi="Arial" w:cs="Arial"/>
          <w:bCs/>
        </w:rPr>
      </w:pPr>
    </w:p>
    <w:p w14:paraId="55D3B656" w14:textId="3606E4AC" w:rsidR="00156269" w:rsidRDefault="00156269" w:rsidP="00036427">
      <w:pPr>
        <w:pStyle w:val="ListParagraph"/>
        <w:rPr>
          <w:rFonts w:ascii="Arial" w:hAnsi="Arial" w:cs="Arial"/>
          <w:bCs/>
        </w:rPr>
      </w:pPr>
    </w:p>
    <w:p w14:paraId="417F75BF" w14:textId="51D5035E" w:rsidR="00156269" w:rsidRDefault="00156269" w:rsidP="00036427">
      <w:pPr>
        <w:pStyle w:val="ListParagraph"/>
        <w:rPr>
          <w:rFonts w:ascii="Arial" w:hAnsi="Arial" w:cs="Arial"/>
          <w:bCs/>
        </w:rPr>
      </w:pPr>
    </w:p>
    <w:p w14:paraId="24439CDB" w14:textId="77777777" w:rsidR="00156269" w:rsidRPr="00821643" w:rsidRDefault="00156269" w:rsidP="00156269">
      <w:pPr>
        <w:spacing w:after="0" w:line="276" w:lineRule="auto"/>
        <w:rPr>
          <w:rFonts w:ascii="Arial" w:hAnsi="Arial" w:cs="Arial"/>
        </w:rPr>
      </w:pPr>
      <w:r>
        <w:rPr>
          <w:rFonts w:ascii="Arial" w:hAnsi="Arial" w:cs="Arial"/>
          <w:b/>
          <w:noProof/>
          <w:lang w:eastAsia="en-AU"/>
        </w:rPr>
        <w:lastRenderedPageBreak/>
        <mc:AlternateContent>
          <mc:Choice Requires="wps">
            <w:drawing>
              <wp:anchor distT="0" distB="0" distL="114300" distR="114300" simplePos="0" relativeHeight="251668480" behindDoc="0" locked="0" layoutInCell="1" allowOverlap="1" wp14:anchorId="07684BF9" wp14:editId="473754C4">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3406C" id="Rectangle 4" o:spid="_x0000_s1026" style="position:absolute;margin-left:8.5pt;margin-top:9pt;width:24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Uh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rOKLHM&#10;4Cd6QNKY3WhBZ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6FG1IZ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50E54A82" w14:textId="2D69FF81" w:rsidR="00156269" w:rsidRDefault="00156269" w:rsidP="00156269">
      <w:pPr>
        <w:rPr>
          <w:rFonts w:ascii="Arial" w:hAnsi="Arial" w:cs="Arial"/>
          <w:b/>
        </w:rPr>
      </w:pPr>
      <w:r w:rsidRPr="00D5231C">
        <w:rPr>
          <w:rFonts w:ascii="Arial" w:hAnsi="Arial" w:cs="Arial"/>
          <w:b/>
        </w:rPr>
        <w:t>Question 41</w:t>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t>(20 marks)</w:t>
      </w:r>
    </w:p>
    <w:p w14:paraId="3A33061D" w14:textId="77777777" w:rsidR="00C578D5" w:rsidRDefault="00C578D5" w:rsidP="00C578D5">
      <w:pPr>
        <w:spacing w:after="0" w:line="240" w:lineRule="auto"/>
        <w:textAlignment w:val="baseline"/>
        <w:rPr>
          <w:rFonts w:ascii="Arial" w:eastAsia="Times New Roman" w:hAnsi="Arial" w:cs="Arial"/>
          <w:color w:val="000000"/>
          <w:lang w:eastAsia="en-AU"/>
        </w:rPr>
      </w:pPr>
    </w:p>
    <w:p w14:paraId="1288808B" w14:textId="07BCF1FC" w:rsidR="00C578D5" w:rsidRPr="00C578D5" w:rsidRDefault="00C578D5" w:rsidP="006B1486">
      <w:pPr>
        <w:pStyle w:val="ListParagraph"/>
        <w:numPr>
          <w:ilvl w:val="0"/>
          <w:numId w:val="7"/>
        </w:numPr>
        <w:spacing w:after="0" w:line="240" w:lineRule="auto"/>
        <w:ind w:left="1134"/>
        <w:textAlignment w:val="baseline"/>
        <w:rPr>
          <w:rFonts w:ascii="Arial" w:eastAsia="Times New Roman" w:hAnsi="Arial" w:cs="Arial"/>
          <w:color w:val="000000"/>
          <w:lang w:eastAsia="en-AU"/>
        </w:rPr>
      </w:pPr>
      <w:r w:rsidRPr="00C578D5">
        <w:rPr>
          <w:rFonts w:ascii="Arial" w:eastAsia="Times New Roman" w:hAnsi="Arial" w:cs="Arial"/>
          <w:color w:val="000000"/>
          <w:lang w:eastAsia="en-AU"/>
        </w:rPr>
        <w:t>Kidney stones</w:t>
      </w:r>
      <w:r w:rsidR="001370D6">
        <w:rPr>
          <w:rFonts w:ascii="Arial" w:eastAsia="Times New Roman" w:hAnsi="Arial" w:cs="Arial"/>
          <w:color w:val="000000"/>
          <w:lang w:eastAsia="en-AU"/>
        </w:rPr>
        <w:t>, which are crystals of uric acid,</w:t>
      </w:r>
      <w:r w:rsidRPr="00C578D5">
        <w:rPr>
          <w:rFonts w:ascii="Arial" w:eastAsia="Times New Roman" w:hAnsi="Arial" w:cs="Arial"/>
          <w:color w:val="000000"/>
          <w:lang w:eastAsia="en-AU"/>
        </w:rPr>
        <w:t xml:space="preserve"> </w:t>
      </w:r>
      <w:r w:rsidR="001370D6">
        <w:rPr>
          <w:rFonts w:ascii="Arial" w:eastAsia="Times New Roman" w:hAnsi="Arial" w:cs="Arial"/>
          <w:color w:val="000000"/>
          <w:lang w:eastAsia="en-AU"/>
        </w:rPr>
        <w:t xml:space="preserve">can </w:t>
      </w:r>
      <w:r w:rsidRPr="00C578D5">
        <w:rPr>
          <w:rFonts w:ascii="Arial" w:eastAsia="Times New Roman" w:hAnsi="Arial" w:cs="Arial"/>
          <w:color w:val="000000"/>
          <w:lang w:eastAsia="en-AU"/>
        </w:rPr>
        <w:t>form in the renal pelvis. One symptom</w:t>
      </w:r>
      <w:r w:rsidR="001370D6">
        <w:rPr>
          <w:rFonts w:ascii="Arial" w:eastAsia="Times New Roman" w:hAnsi="Arial" w:cs="Arial"/>
          <w:color w:val="000000"/>
          <w:lang w:eastAsia="en-AU"/>
        </w:rPr>
        <w:t xml:space="preserve"> associated with damage caused by </w:t>
      </w:r>
      <w:r w:rsidRPr="00C578D5">
        <w:rPr>
          <w:rFonts w:ascii="Arial" w:eastAsia="Times New Roman" w:hAnsi="Arial" w:cs="Arial"/>
          <w:color w:val="000000"/>
          <w:lang w:eastAsia="en-AU"/>
        </w:rPr>
        <w:t>kidney stones is the presence of proteins in the urine.</w:t>
      </w:r>
    </w:p>
    <w:p w14:paraId="19B81922" w14:textId="77777777" w:rsidR="00C578D5" w:rsidRPr="00C578D5" w:rsidRDefault="00C578D5" w:rsidP="00C578D5">
      <w:pPr>
        <w:spacing w:after="0" w:line="240" w:lineRule="auto"/>
        <w:rPr>
          <w:rFonts w:ascii="Times New Roman" w:eastAsia="Times New Roman" w:hAnsi="Times New Roman" w:cs="Times New Roman"/>
          <w:sz w:val="24"/>
          <w:szCs w:val="24"/>
          <w:lang w:eastAsia="en-AU"/>
        </w:rPr>
      </w:pPr>
    </w:p>
    <w:p w14:paraId="46A8EF83" w14:textId="567DDBF1" w:rsidR="00C578D5" w:rsidRPr="00C578D5" w:rsidRDefault="001370D6" w:rsidP="001370D6">
      <w:pPr>
        <w:spacing w:after="0" w:line="240" w:lineRule="auto"/>
        <w:ind w:left="1134"/>
        <w:rPr>
          <w:rFonts w:ascii="Times New Roman" w:eastAsia="Times New Roman" w:hAnsi="Times New Roman" w:cs="Times New Roman"/>
          <w:sz w:val="24"/>
          <w:szCs w:val="24"/>
          <w:lang w:eastAsia="en-AU"/>
        </w:rPr>
      </w:pPr>
      <w:r>
        <w:rPr>
          <w:rFonts w:ascii="Arial" w:eastAsia="Times New Roman" w:hAnsi="Arial" w:cs="Arial"/>
          <w:color w:val="000000"/>
          <w:lang w:eastAsia="en-AU"/>
        </w:rPr>
        <w:t>State</w:t>
      </w:r>
      <w:r w:rsidR="00C578D5" w:rsidRPr="00C578D5">
        <w:rPr>
          <w:rFonts w:ascii="Arial" w:eastAsia="Times New Roman" w:hAnsi="Arial" w:cs="Arial"/>
          <w:color w:val="000000"/>
          <w:lang w:eastAsia="en-AU"/>
        </w:rPr>
        <w:t xml:space="preserve"> how uric acid is produced and </w:t>
      </w:r>
      <w:r>
        <w:rPr>
          <w:rFonts w:ascii="Arial" w:eastAsia="Times New Roman" w:hAnsi="Arial" w:cs="Arial"/>
          <w:color w:val="000000"/>
          <w:lang w:eastAsia="en-AU"/>
        </w:rPr>
        <w:t xml:space="preserve">outline </w:t>
      </w:r>
      <w:r w:rsidR="00C578D5" w:rsidRPr="00C578D5">
        <w:rPr>
          <w:rFonts w:ascii="Arial" w:eastAsia="Times New Roman" w:hAnsi="Arial" w:cs="Arial"/>
          <w:color w:val="000000"/>
          <w:lang w:eastAsia="en-AU"/>
        </w:rPr>
        <w:t>the route a kidney stone will take to be excreted. Explain why protein</w:t>
      </w:r>
      <w:r w:rsidR="00285186">
        <w:rPr>
          <w:rFonts w:ascii="Arial" w:eastAsia="Times New Roman" w:hAnsi="Arial" w:cs="Arial"/>
          <w:color w:val="000000"/>
          <w:lang w:eastAsia="en-AU"/>
        </w:rPr>
        <w:t xml:space="preserve"> in the urine</w:t>
      </w:r>
      <w:r w:rsidR="00C578D5" w:rsidRPr="00C578D5">
        <w:rPr>
          <w:rFonts w:ascii="Arial" w:eastAsia="Times New Roman" w:hAnsi="Arial" w:cs="Arial"/>
          <w:color w:val="000000"/>
          <w:lang w:eastAsia="en-AU"/>
        </w:rPr>
        <w:t xml:space="preserve"> would be a sign that kidney stones have caused damage to the kidney.</w:t>
      </w:r>
    </w:p>
    <w:p w14:paraId="141B36AC" w14:textId="074FF0E8" w:rsidR="00C578D5" w:rsidRPr="007C3BB1" w:rsidRDefault="00C578D5" w:rsidP="007C3BB1">
      <w:pPr>
        <w:spacing w:after="0" w:line="240" w:lineRule="auto"/>
        <w:ind w:left="720"/>
        <w:jc w:val="right"/>
        <w:rPr>
          <w:rFonts w:ascii="Times New Roman" w:eastAsia="Times New Roman" w:hAnsi="Times New Roman" w:cs="Times New Roman"/>
          <w:sz w:val="24"/>
          <w:szCs w:val="24"/>
          <w:lang w:eastAsia="en-AU"/>
        </w:rPr>
      </w:pPr>
      <w:r w:rsidRPr="00C578D5">
        <w:rPr>
          <w:rFonts w:ascii="Arial" w:eastAsia="Times New Roman" w:hAnsi="Arial" w:cs="Arial"/>
          <w:color w:val="000000"/>
          <w:lang w:eastAsia="en-AU"/>
        </w:rPr>
        <w:t>(10 marks)</w:t>
      </w:r>
    </w:p>
    <w:p w14:paraId="01C31E0C" w14:textId="77777777" w:rsidR="00C578D5" w:rsidRDefault="00C578D5" w:rsidP="00E020EF">
      <w:pPr>
        <w:pStyle w:val="ListParagraph"/>
        <w:ind w:left="1134"/>
        <w:jc w:val="right"/>
        <w:rPr>
          <w:rFonts w:ascii="Arial" w:hAnsi="Arial" w:cs="Arial"/>
          <w:bCs/>
        </w:rPr>
      </w:pPr>
    </w:p>
    <w:tbl>
      <w:tblPr>
        <w:tblStyle w:val="TableGrid"/>
        <w:tblW w:w="0" w:type="auto"/>
        <w:tblInd w:w="846" w:type="dxa"/>
        <w:tblLook w:val="04A0" w:firstRow="1" w:lastRow="0" w:firstColumn="1" w:lastColumn="0" w:noHBand="0" w:noVBand="1"/>
      </w:tblPr>
      <w:tblGrid>
        <w:gridCol w:w="6804"/>
        <w:gridCol w:w="1366"/>
      </w:tblGrid>
      <w:tr w:rsidR="00E020EF" w:rsidRPr="00E80B1A" w14:paraId="1F21A971" w14:textId="77777777" w:rsidTr="00697A19">
        <w:tc>
          <w:tcPr>
            <w:tcW w:w="6804" w:type="dxa"/>
            <w:tcBorders>
              <w:top w:val="single" w:sz="4" w:space="0" w:color="auto"/>
              <w:left w:val="single" w:sz="4" w:space="0" w:color="auto"/>
              <w:bottom w:val="single" w:sz="4" w:space="0" w:color="auto"/>
              <w:right w:val="single" w:sz="4" w:space="0" w:color="auto"/>
            </w:tcBorders>
            <w:hideMark/>
          </w:tcPr>
          <w:p w14:paraId="0E030E5D" w14:textId="77777777" w:rsidR="00E020EF" w:rsidRPr="00E80B1A" w:rsidRDefault="00E020EF" w:rsidP="00697A19">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64AD031" w14:textId="77777777" w:rsidR="00E020EF" w:rsidRPr="00E80B1A" w:rsidRDefault="00E020EF" w:rsidP="00697A19">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E020EF" w:rsidRPr="00E80B1A" w14:paraId="3DD00FF5" w14:textId="77777777" w:rsidTr="00697A19">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E0C05" w14:textId="07FAC3BB" w:rsidR="00E020EF" w:rsidRDefault="001370D6" w:rsidP="00697A19">
            <w:pPr>
              <w:pStyle w:val="ListParagraph"/>
              <w:spacing w:line="276" w:lineRule="auto"/>
              <w:ind w:left="0"/>
              <w:rPr>
                <w:rFonts w:ascii="Arial" w:hAnsi="Arial" w:cs="Arial"/>
                <w:color w:val="FF0000"/>
              </w:rPr>
            </w:pPr>
            <w:r>
              <w:rPr>
                <w:rFonts w:ascii="Arial" w:hAnsi="Arial" w:cs="Arial"/>
                <w:color w:val="FF0000"/>
              </w:rPr>
              <w:t>Kidney stones:</w:t>
            </w:r>
          </w:p>
        </w:tc>
      </w:tr>
      <w:tr w:rsidR="00E020EF" w:rsidRPr="00E80B1A" w14:paraId="62423F0D"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7200F24F" w14:textId="78690A14" w:rsidR="00E020EF" w:rsidRPr="00ED2AA5" w:rsidRDefault="001370D6" w:rsidP="00697A19">
            <w:pPr>
              <w:spacing w:line="276" w:lineRule="auto"/>
              <w:rPr>
                <w:rFonts w:ascii="Arial" w:hAnsi="Arial" w:cs="Arial"/>
                <w:color w:val="FF0000"/>
              </w:rPr>
            </w:pPr>
            <w:r>
              <w:rPr>
                <w:rFonts w:ascii="Arial" w:hAnsi="Arial" w:cs="Arial"/>
                <w:color w:val="FF0000"/>
              </w:rPr>
              <w:t>Metabolism of purines/DNA &amp; RNA/nucleic acids</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295CA568" w14:textId="1BEAD616" w:rsidR="00E020EF" w:rsidRDefault="00E020EF" w:rsidP="00697A19">
            <w:pPr>
              <w:pStyle w:val="ListParagraph"/>
              <w:spacing w:line="276" w:lineRule="auto"/>
              <w:ind w:left="0"/>
              <w:jc w:val="center"/>
              <w:rPr>
                <w:rFonts w:ascii="Arial" w:hAnsi="Arial" w:cs="Arial"/>
                <w:color w:val="FF0000"/>
              </w:rPr>
            </w:pPr>
            <w:r>
              <w:rPr>
                <w:rFonts w:ascii="Arial" w:hAnsi="Arial" w:cs="Arial"/>
                <w:color w:val="FF0000"/>
              </w:rPr>
              <w:t>1</w:t>
            </w:r>
          </w:p>
        </w:tc>
      </w:tr>
      <w:tr w:rsidR="00E020EF" w:rsidRPr="00E80B1A" w14:paraId="6E75FBDD"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279BF60" w14:textId="7787C779" w:rsidR="00E020EF" w:rsidRPr="00ED2AA5" w:rsidRDefault="001370D6" w:rsidP="00697A19">
            <w:pPr>
              <w:spacing w:line="276" w:lineRule="auto"/>
              <w:rPr>
                <w:rFonts w:ascii="Arial" w:hAnsi="Arial" w:cs="Arial"/>
                <w:color w:val="FF0000"/>
              </w:rPr>
            </w:pPr>
            <w:r>
              <w:rPr>
                <w:rFonts w:ascii="Arial" w:hAnsi="Arial" w:cs="Arial"/>
                <w:color w:val="FF0000"/>
              </w:rPr>
              <w:t>From renal pelvis through to ureter</w:t>
            </w:r>
          </w:p>
        </w:tc>
        <w:tc>
          <w:tcPr>
            <w:tcW w:w="1366" w:type="dxa"/>
            <w:tcBorders>
              <w:left w:val="single" w:sz="4" w:space="0" w:color="auto"/>
              <w:right w:val="single" w:sz="4" w:space="0" w:color="auto"/>
            </w:tcBorders>
            <w:shd w:val="clear" w:color="auto" w:fill="FFFFFF" w:themeFill="background1"/>
          </w:tcPr>
          <w:p w14:paraId="33AF7DB3" w14:textId="7DDBF424" w:rsidR="00E020EF" w:rsidRDefault="000B34BA" w:rsidP="00697A19">
            <w:pPr>
              <w:pStyle w:val="ListParagraph"/>
              <w:spacing w:line="276" w:lineRule="auto"/>
              <w:ind w:left="0"/>
              <w:jc w:val="center"/>
              <w:rPr>
                <w:rFonts w:ascii="Arial" w:hAnsi="Arial" w:cs="Arial"/>
                <w:color w:val="FF0000"/>
              </w:rPr>
            </w:pPr>
            <w:r>
              <w:rPr>
                <w:rFonts w:ascii="Arial" w:hAnsi="Arial" w:cs="Arial"/>
                <w:color w:val="FF0000"/>
              </w:rPr>
              <w:t>1</w:t>
            </w:r>
          </w:p>
        </w:tc>
      </w:tr>
      <w:tr w:rsidR="00E020EF" w:rsidRPr="00E80B1A" w14:paraId="351D4273"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F4C4432" w14:textId="2EEDE050" w:rsidR="00E020EF" w:rsidRPr="00ED2AA5" w:rsidRDefault="001370D6" w:rsidP="00697A19">
            <w:pPr>
              <w:spacing w:line="276" w:lineRule="auto"/>
              <w:rPr>
                <w:rFonts w:ascii="Arial" w:hAnsi="Arial" w:cs="Arial"/>
                <w:color w:val="FF0000"/>
              </w:rPr>
            </w:pPr>
            <w:r>
              <w:rPr>
                <w:rFonts w:ascii="Arial" w:hAnsi="Arial" w:cs="Arial"/>
                <w:color w:val="FF0000"/>
              </w:rPr>
              <w:t>into the bladder</w:t>
            </w:r>
          </w:p>
        </w:tc>
        <w:tc>
          <w:tcPr>
            <w:tcW w:w="1366" w:type="dxa"/>
            <w:tcBorders>
              <w:left w:val="single" w:sz="4" w:space="0" w:color="auto"/>
              <w:right w:val="single" w:sz="4" w:space="0" w:color="auto"/>
            </w:tcBorders>
            <w:shd w:val="clear" w:color="auto" w:fill="FFFFFF" w:themeFill="background1"/>
          </w:tcPr>
          <w:p w14:paraId="6BE11631" w14:textId="7A31F409" w:rsidR="00E020EF" w:rsidRDefault="000B34BA" w:rsidP="00697A19">
            <w:pPr>
              <w:pStyle w:val="ListParagraph"/>
              <w:spacing w:line="276" w:lineRule="auto"/>
              <w:ind w:left="0"/>
              <w:jc w:val="center"/>
              <w:rPr>
                <w:rFonts w:ascii="Arial" w:hAnsi="Arial" w:cs="Arial"/>
                <w:color w:val="FF0000"/>
              </w:rPr>
            </w:pPr>
            <w:r>
              <w:rPr>
                <w:rFonts w:ascii="Arial" w:hAnsi="Arial" w:cs="Arial"/>
                <w:color w:val="FF0000"/>
              </w:rPr>
              <w:t>1</w:t>
            </w:r>
          </w:p>
        </w:tc>
      </w:tr>
      <w:tr w:rsidR="00E020EF" w:rsidRPr="00E80B1A" w14:paraId="3982C07B"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E8AF7F0" w14:textId="3888BFD3" w:rsidR="00E020EF" w:rsidRPr="00ED2AA5" w:rsidRDefault="001370D6" w:rsidP="00697A19">
            <w:pPr>
              <w:spacing w:line="276" w:lineRule="auto"/>
              <w:rPr>
                <w:rFonts w:ascii="Arial" w:hAnsi="Arial" w:cs="Arial"/>
                <w:color w:val="FF0000"/>
              </w:rPr>
            </w:pPr>
            <w:r>
              <w:rPr>
                <w:rFonts w:ascii="Arial" w:hAnsi="Arial" w:cs="Arial"/>
                <w:color w:val="FF0000"/>
              </w:rPr>
              <w:t>out through the urethra</w:t>
            </w:r>
          </w:p>
        </w:tc>
        <w:tc>
          <w:tcPr>
            <w:tcW w:w="1366" w:type="dxa"/>
            <w:tcBorders>
              <w:left w:val="single" w:sz="4" w:space="0" w:color="auto"/>
              <w:right w:val="single" w:sz="4" w:space="0" w:color="auto"/>
            </w:tcBorders>
            <w:shd w:val="clear" w:color="auto" w:fill="FFFFFF" w:themeFill="background1"/>
          </w:tcPr>
          <w:p w14:paraId="74569AEF" w14:textId="696BF587" w:rsidR="00E020EF" w:rsidRDefault="000B34BA" w:rsidP="00697A19">
            <w:pPr>
              <w:pStyle w:val="ListParagraph"/>
              <w:spacing w:line="276" w:lineRule="auto"/>
              <w:ind w:left="0"/>
              <w:jc w:val="center"/>
              <w:rPr>
                <w:rFonts w:ascii="Arial" w:hAnsi="Arial" w:cs="Arial"/>
                <w:color w:val="FF0000"/>
              </w:rPr>
            </w:pPr>
            <w:r>
              <w:rPr>
                <w:rFonts w:ascii="Arial" w:hAnsi="Arial" w:cs="Arial"/>
                <w:color w:val="FF0000"/>
              </w:rPr>
              <w:t>1</w:t>
            </w:r>
          </w:p>
        </w:tc>
      </w:tr>
      <w:tr w:rsidR="001370D6" w:rsidRPr="00E80B1A" w14:paraId="2F0145BC" w14:textId="77777777" w:rsidTr="00396DC1">
        <w:trPr>
          <w:trHeight w:val="240"/>
        </w:trPr>
        <w:tc>
          <w:tcPr>
            <w:tcW w:w="81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5DA7F6" w14:textId="22B6F62B" w:rsidR="001370D6" w:rsidRDefault="001370D6" w:rsidP="001370D6">
            <w:pPr>
              <w:pStyle w:val="ListParagraph"/>
              <w:spacing w:line="276" w:lineRule="auto"/>
              <w:ind w:left="0"/>
              <w:rPr>
                <w:rFonts w:ascii="Arial" w:hAnsi="Arial" w:cs="Arial"/>
                <w:color w:val="FF0000"/>
              </w:rPr>
            </w:pPr>
            <w:r>
              <w:rPr>
                <w:rFonts w:ascii="Arial" w:hAnsi="Arial" w:cs="Arial"/>
                <w:color w:val="FF0000"/>
              </w:rPr>
              <w:t>Proteinuria</w:t>
            </w:r>
            <w:r w:rsidR="005B7705">
              <w:rPr>
                <w:rFonts w:ascii="Arial" w:hAnsi="Arial" w:cs="Arial"/>
                <w:color w:val="FF0000"/>
              </w:rPr>
              <w:t>:</w:t>
            </w:r>
          </w:p>
        </w:tc>
      </w:tr>
      <w:tr w:rsidR="00877D1C" w:rsidRPr="00E80B1A" w14:paraId="5E558195" w14:textId="77777777" w:rsidTr="001370D6">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EDD0E11" w14:textId="083E318F" w:rsidR="00877D1C" w:rsidRPr="00ED2AA5" w:rsidRDefault="00877D1C" w:rsidP="00697A19">
            <w:pPr>
              <w:spacing w:line="276" w:lineRule="auto"/>
              <w:rPr>
                <w:rFonts w:ascii="Arial" w:hAnsi="Arial" w:cs="Arial"/>
                <w:color w:val="FF0000"/>
              </w:rPr>
            </w:pPr>
            <w:r>
              <w:rPr>
                <w:rFonts w:ascii="Arial" w:hAnsi="Arial" w:cs="Arial"/>
                <w:color w:val="FF0000"/>
              </w:rPr>
              <w:t>filtration occurs in glomerulus</w:t>
            </w:r>
          </w:p>
        </w:tc>
        <w:tc>
          <w:tcPr>
            <w:tcW w:w="1366" w:type="dxa"/>
            <w:vMerge w:val="restart"/>
            <w:tcBorders>
              <w:left w:val="single" w:sz="4" w:space="0" w:color="auto"/>
              <w:right w:val="single" w:sz="4" w:space="0" w:color="auto"/>
            </w:tcBorders>
            <w:shd w:val="clear" w:color="auto" w:fill="FFFFFF" w:themeFill="background1"/>
            <w:vAlign w:val="center"/>
          </w:tcPr>
          <w:p w14:paraId="61719B09" w14:textId="5892BFF7" w:rsidR="00877D1C" w:rsidRDefault="00877D1C" w:rsidP="00697A19">
            <w:pPr>
              <w:pStyle w:val="ListParagraph"/>
              <w:spacing w:line="276" w:lineRule="auto"/>
              <w:ind w:left="0"/>
              <w:jc w:val="center"/>
              <w:rPr>
                <w:rFonts w:ascii="Arial" w:hAnsi="Arial" w:cs="Arial"/>
                <w:color w:val="FF0000"/>
              </w:rPr>
            </w:pPr>
            <w:r>
              <w:rPr>
                <w:rFonts w:ascii="Arial" w:hAnsi="Arial" w:cs="Arial"/>
                <w:color w:val="FF0000"/>
              </w:rPr>
              <w:t>1-6</w:t>
            </w:r>
          </w:p>
        </w:tc>
      </w:tr>
      <w:tr w:rsidR="00877D1C" w:rsidRPr="00E80B1A" w14:paraId="717C74BA"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11591EC1" w14:textId="56564F3C" w:rsidR="00877D1C" w:rsidRPr="00ED2AA5" w:rsidRDefault="00877D1C" w:rsidP="00697A19">
            <w:pPr>
              <w:spacing w:line="276" w:lineRule="auto"/>
              <w:rPr>
                <w:rFonts w:ascii="Arial" w:hAnsi="Arial" w:cs="Arial"/>
                <w:color w:val="FF0000"/>
              </w:rPr>
            </w:pPr>
            <w:r>
              <w:rPr>
                <w:rFonts w:ascii="Arial" w:hAnsi="Arial" w:cs="Arial"/>
                <w:color w:val="FF0000"/>
              </w:rPr>
              <w:t>proteins normally too large</w:t>
            </w:r>
            <w:r w:rsidR="00285186">
              <w:rPr>
                <w:rFonts w:ascii="Arial" w:hAnsi="Arial" w:cs="Arial"/>
                <w:color w:val="FF0000"/>
              </w:rPr>
              <w:t>/negatively charged so cannot be filtered/impermeable</w:t>
            </w:r>
          </w:p>
        </w:tc>
        <w:tc>
          <w:tcPr>
            <w:tcW w:w="1366" w:type="dxa"/>
            <w:vMerge/>
            <w:tcBorders>
              <w:left w:val="single" w:sz="4" w:space="0" w:color="auto"/>
              <w:right w:val="single" w:sz="4" w:space="0" w:color="auto"/>
            </w:tcBorders>
            <w:shd w:val="clear" w:color="auto" w:fill="FFFFFF" w:themeFill="background1"/>
          </w:tcPr>
          <w:p w14:paraId="22FD7BA0" w14:textId="17B4DA7C" w:rsidR="00877D1C" w:rsidRDefault="00877D1C" w:rsidP="00697A19">
            <w:pPr>
              <w:pStyle w:val="ListParagraph"/>
              <w:spacing w:line="276" w:lineRule="auto"/>
              <w:ind w:left="0"/>
              <w:jc w:val="center"/>
              <w:rPr>
                <w:rFonts w:ascii="Arial" w:hAnsi="Arial" w:cs="Arial"/>
                <w:color w:val="FF0000"/>
              </w:rPr>
            </w:pPr>
          </w:p>
        </w:tc>
      </w:tr>
      <w:tr w:rsidR="00285186" w:rsidRPr="00E80B1A" w14:paraId="7050E504"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CC33D" w14:textId="441892FB" w:rsidR="00285186" w:rsidRPr="00ED2AA5" w:rsidRDefault="00285186" w:rsidP="00285186">
            <w:pPr>
              <w:spacing w:line="276" w:lineRule="auto"/>
              <w:rPr>
                <w:rFonts w:ascii="Arial" w:hAnsi="Arial" w:cs="Arial"/>
                <w:color w:val="FF0000"/>
              </w:rPr>
            </w:pPr>
            <w:r>
              <w:rPr>
                <w:rFonts w:ascii="Arial" w:hAnsi="Arial" w:cs="Arial"/>
                <w:color w:val="FF0000"/>
              </w:rPr>
              <w:t>presence of proteins suggests damage to glomerulus</w:t>
            </w:r>
          </w:p>
        </w:tc>
        <w:tc>
          <w:tcPr>
            <w:tcW w:w="1366" w:type="dxa"/>
            <w:vMerge/>
            <w:tcBorders>
              <w:left w:val="single" w:sz="4" w:space="0" w:color="auto"/>
              <w:right w:val="single" w:sz="4" w:space="0" w:color="auto"/>
            </w:tcBorders>
            <w:shd w:val="clear" w:color="auto" w:fill="FFFFFF" w:themeFill="background1"/>
          </w:tcPr>
          <w:p w14:paraId="5CCAEF73" w14:textId="52F90A39" w:rsidR="00285186" w:rsidRDefault="00285186" w:rsidP="00285186">
            <w:pPr>
              <w:pStyle w:val="ListParagraph"/>
              <w:spacing w:line="276" w:lineRule="auto"/>
              <w:ind w:left="0"/>
              <w:jc w:val="center"/>
              <w:rPr>
                <w:rFonts w:ascii="Arial" w:hAnsi="Arial" w:cs="Arial"/>
                <w:color w:val="FF0000"/>
              </w:rPr>
            </w:pPr>
          </w:p>
        </w:tc>
      </w:tr>
      <w:tr w:rsidR="00285186" w:rsidRPr="00E80B1A" w14:paraId="448F7D47"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7E3726BD" w14:textId="698737EF" w:rsidR="00285186" w:rsidRDefault="00285186" w:rsidP="00285186">
            <w:pPr>
              <w:pStyle w:val="ListParagraph"/>
              <w:spacing w:line="276" w:lineRule="auto"/>
              <w:ind w:left="0"/>
              <w:rPr>
                <w:rFonts w:ascii="Arial" w:hAnsi="Arial" w:cs="Arial"/>
                <w:color w:val="FF0000"/>
              </w:rPr>
            </w:pPr>
            <w:r>
              <w:rPr>
                <w:rFonts w:ascii="Arial" w:hAnsi="Arial" w:cs="Arial"/>
                <w:color w:val="FF0000"/>
              </w:rPr>
              <w:t>proteins move into Bowman’s capsule/filtrate</w:t>
            </w:r>
          </w:p>
        </w:tc>
        <w:tc>
          <w:tcPr>
            <w:tcW w:w="1366" w:type="dxa"/>
            <w:vMerge/>
            <w:tcBorders>
              <w:left w:val="single" w:sz="4" w:space="0" w:color="auto"/>
              <w:right w:val="single" w:sz="4" w:space="0" w:color="auto"/>
            </w:tcBorders>
            <w:shd w:val="clear" w:color="auto" w:fill="FFFFFF" w:themeFill="background1"/>
          </w:tcPr>
          <w:p w14:paraId="24D61926" w14:textId="036FC136" w:rsidR="00285186" w:rsidRDefault="00285186" w:rsidP="00285186">
            <w:pPr>
              <w:pStyle w:val="ListParagraph"/>
              <w:spacing w:line="276" w:lineRule="auto"/>
              <w:ind w:left="0"/>
              <w:jc w:val="center"/>
              <w:rPr>
                <w:rFonts w:ascii="Arial" w:hAnsi="Arial" w:cs="Arial"/>
                <w:color w:val="FF0000"/>
              </w:rPr>
            </w:pPr>
          </w:p>
        </w:tc>
      </w:tr>
      <w:tr w:rsidR="00285186" w:rsidRPr="00E80B1A" w14:paraId="71C7671D"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4FC5E8A8" w14:textId="4E74EF60" w:rsidR="00285186" w:rsidRDefault="00285186" w:rsidP="00285186">
            <w:pPr>
              <w:pStyle w:val="ListParagraph"/>
              <w:spacing w:line="276" w:lineRule="auto"/>
              <w:ind w:left="0"/>
              <w:rPr>
                <w:rFonts w:ascii="Arial" w:hAnsi="Arial" w:cs="Arial"/>
                <w:color w:val="FF0000"/>
              </w:rPr>
            </w:pPr>
            <w:r>
              <w:rPr>
                <w:rFonts w:ascii="Arial" w:hAnsi="Arial" w:cs="Arial"/>
                <w:color w:val="FF0000"/>
              </w:rPr>
              <w:t>damage to proximal tubule can also result in protein in urine</w:t>
            </w:r>
          </w:p>
        </w:tc>
        <w:tc>
          <w:tcPr>
            <w:tcW w:w="1366" w:type="dxa"/>
            <w:vMerge/>
            <w:tcBorders>
              <w:left w:val="single" w:sz="4" w:space="0" w:color="auto"/>
              <w:right w:val="single" w:sz="4" w:space="0" w:color="auto"/>
            </w:tcBorders>
            <w:shd w:val="clear" w:color="auto" w:fill="FFFFFF" w:themeFill="background1"/>
          </w:tcPr>
          <w:p w14:paraId="767B4307" w14:textId="48F975CB" w:rsidR="00285186" w:rsidRDefault="00285186" w:rsidP="00285186">
            <w:pPr>
              <w:pStyle w:val="ListParagraph"/>
              <w:spacing w:line="276" w:lineRule="auto"/>
              <w:ind w:left="0"/>
              <w:jc w:val="center"/>
              <w:rPr>
                <w:rFonts w:ascii="Arial" w:hAnsi="Arial" w:cs="Arial"/>
                <w:color w:val="FF0000"/>
              </w:rPr>
            </w:pPr>
          </w:p>
        </w:tc>
      </w:tr>
      <w:tr w:rsidR="00285186" w:rsidRPr="00E80B1A" w14:paraId="52152C86" w14:textId="77777777" w:rsidTr="00697A19">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28F74B50" w14:textId="391C0E37" w:rsidR="00285186" w:rsidRDefault="00285186" w:rsidP="00285186">
            <w:pPr>
              <w:pStyle w:val="ListParagraph"/>
              <w:spacing w:line="276" w:lineRule="auto"/>
              <w:ind w:left="0"/>
              <w:rPr>
                <w:rFonts w:ascii="Arial" w:hAnsi="Arial" w:cs="Arial"/>
                <w:color w:val="FF0000"/>
              </w:rPr>
            </w:pPr>
            <w:r>
              <w:rPr>
                <w:rFonts w:ascii="Arial" w:hAnsi="Arial" w:cs="Arial"/>
                <w:color w:val="FF0000"/>
              </w:rPr>
              <w:t>as reabsorption of amino acids occurs here</w:t>
            </w:r>
          </w:p>
        </w:tc>
        <w:tc>
          <w:tcPr>
            <w:tcW w:w="1366" w:type="dxa"/>
            <w:vMerge/>
            <w:tcBorders>
              <w:left w:val="single" w:sz="4" w:space="0" w:color="auto"/>
              <w:right w:val="single" w:sz="4" w:space="0" w:color="auto"/>
            </w:tcBorders>
            <w:shd w:val="clear" w:color="auto" w:fill="FFFFFF" w:themeFill="background1"/>
          </w:tcPr>
          <w:p w14:paraId="321105B8" w14:textId="77777777" w:rsidR="00285186" w:rsidRDefault="00285186" w:rsidP="00285186">
            <w:pPr>
              <w:pStyle w:val="ListParagraph"/>
              <w:spacing w:line="276" w:lineRule="auto"/>
              <w:ind w:left="0"/>
              <w:jc w:val="center"/>
              <w:rPr>
                <w:rFonts w:ascii="Arial" w:hAnsi="Arial" w:cs="Arial"/>
                <w:color w:val="FF0000"/>
              </w:rPr>
            </w:pPr>
          </w:p>
        </w:tc>
      </w:tr>
      <w:tr w:rsidR="00285186" w:rsidRPr="00E80B1A" w14:paraId="13D95F54" w14:textId="77777777" w:rsidTr="00697A19">
        <w:tc>
          <w:tcPr>
            <w:tcW w:w="6804" w:type="dxa"/>
            <w:tcBorders>
              <w:top w:val="single" w:sz="4" w:space="0" w:color="auto"/>
              <w:left w:val="single" w:sz="4" w:space="0" w:color="auto"/>
              <w:bottom w:val="single" w:sz="4" w:space="0" w:color="auto"/>
              <w:right w:val="single" w:sz="4" w:space="0" w:color="auto"/>
            </w:tcBorders>
            <w:hideMark/>
          </w:tcPr>
          <w:p w14:paraId="09CBC23E" w14:textId="77777777" w:rsidR="00285186" w:rsidRPr="00E80B1A" w:rsidRDefault="00285186" w:rsidP="00285186">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8E77DFE" w14:textId="77777777" w:rsidR="00285186" w:rsidRPr="00E80B1A" w:rsidRDefault="00285186" w:rsidP="00285186">
            <w:pPr>
              <w:pStyle w:val="ListParagraph"/>
              <w:spacing w:line="276" w:lineRule="auto"/>
              <w:ind w:left="0"/>
              <w:jc w:val="center"/>
              <w:rPr>
                <w:rFonts w:ascii="Arial" w:hAnsi="Arial" w:cs="Arial"/>
                <w:b/>
                <w:color w:val="FF0000"/>
              </w:rPr>
            </w:pPr>
            <w:r w:rsidRPr="00E80B1A">
              <w:rPr>
                <w:rFonts w:ascii="Arial" w:hAnsi="Arial" w:cs="Arial"/>
                <w:b/>
                <w:color w:val="FF0000"/>
              </w:rPr>
              <w:t>10</w:t>
            </w:r>
          </w:p>
        </w:tc>
      </w:tr>
    </w:tbl>
    <w:p w14:paraId="59D9A7B1" w14:textId="77777777" w:rsidR="00E020EF" w:rsidRDefault="00E020EF" w:rsidP="00E020EF">
      <w:pPr>
        <w:pStyle w:val="ListParagraph"/>
        <w:ind w:left="1134"/>
        <w:jc w:val="right"/>
        <w:rPr>
          <w:rFonts w:ascii="Arial" w:hAnsi="Arial" w:cs="Arial"/>
          <w:bCs/>
        </w:rPr>
      </w:pPr>
    </w:p>
    <w:p w14:paraId="5D4DF704" w14:textId="3045F6B2" w:rsidR="00A041AA" w:rsidRDefault="00A041AA" w:rsidP="00A041AA">
      <w:pPr>
        <w:pStyle w:val="ListParagraph"/>
        <w:ind w:left="1134"/>
        <w:rPr>
          <w:rFonts w:ascii="Arial" w:hAnsi="Arial" w:cs="Arial"/>
          <w:bCs/>
        </w:rPr>
      </w:pPr>
    </w:p>
    <w:p w14:paraId="0715E674" w14:textId="6E36B72C" w:rsidR="00892C92" w:rsidRDefault="00892C92" w:rsidP="00A041AA">
      <w:pPr>
        <w:pStyle w:val="ListParagraph"/>
        <w:ind w:left="1134"/>
        <w:rPr>
          <w:rFonts w:ascii="Arial" w:hAnsi="Arial" w:cs="Arial"/>
          <w:bCs/>
        </w:rPr>
      </w:pPr>
    </w:p>
    <w:p w14:paraId="441DF451" w14:textId="4C329F77" w:rsidR="00892C92" w:rsidRDefault="00892C92" w:rsidP="00A041AA">
      <w:pPr>
        <w:pStyle w:val="ListParagraph"/>
        <w:ind w:left="1134"/>
        <w:rPr>
          <w:rFonts w:ascii="Arial" w:hAnsi="Arial" w:cs="Arial"/>
          <w:bCs/>
        </w:rPr>
      </w:pPr>
    </w:p>
    <w:p w14:paraId="4D1C827A" w14:textId="59C671E3" w:rsidR="00892C92" w:rsidRDefault="00892C92" w:rsidP="00A041AA">
      <w:pPr>
        <w:pStyle w:val="ListParagraph"/>
        <w:ind w:left="1134"/>
        <w:rPr>
          <w:rFonts w:ascii="Arial" w:hAnsi="Arial" w:cs="Arial"/>
          <w:bCs/>
        </w:rPr>
      </w:pPr>
    </w:p>
    <w:p w14:paraId="2D0BFD10" w14:textId="3FF8225C" w:rsidR="00892C92" w:rsidRDefault="00892C92" w:rsidP="00A041AA">
      <w:pPr>
        <w:pStyle w:val="ListParagraph"/>
        <w:ind w:left="1134"/>
        <w:rPr>
          <w:rFonts w:ascii="Arial" w:hAnsi="Arial" w:cs="Arial"/>
          <w:bCs/>
        </w:rPr>
      </w:pPr>
    </w:p>
    <w:p w14:paraId="2D4AEB34" w14:textId="2E2E042E" w:rsidR="00892C92" w:rsidRDefault="00892C92" w:rsidP="00A041AA">
      <w:pPr>
        <w:pStyle w:val="ListParagraph"/>
        <w:ind w:left="1134"/>
        <w:rPr>
          <w:rFonts w:ascii="Arial" w:hAnsi="Arial" w:cs="Arial"/>
          <w:bCs/>
        </w:rPr>
      </w:pPr>
    </w:p>
    <w:p w14:paraId="36632DD5" w14:textId="15E2050B" w:rsidR="00892C92" w:rsidRDefault="00892C92" w:rsidP="00A041AA">
      <w:pPr>
        <w:pStyle w:val="ListParagraph"/>
        <w:ind w:left="1134"/>
        <w:rPr>
          <w:rFonts w:ascii="Arial" w:hAnsi="Arial" w:cs="Arial"/>
          <w:bCs/>
        </w:rPr>
      </w:pPr>
    </w:p>
    <w:p w14:paraId="1AE84779" w14:textId="5C0AA394" w:rsidR="00892C92" w:rsidRDefault="00892C92" w:rsidP="00A041AA">
      <w:pPr>
        <w:pStyle w:val="ListParagraph"/>
        <w:ind w:left="1134"/>
        <w:rPr>
          <w:rFonts w:ascii="Arial" w:hAnsi="Arial" w:cs="Arial"/>
          <w:bCs/>
        </w:rPr>
      </w:pPr>
    </w:p>
    <w:p w14:paraId="1F324E91" w14:textId="67FCD66F" w:rsidR="00892C92" w:rsidRDefault="00892C92" w:rsidP="00A041AA">
      <w:pPr>
        <w:pStyle w:val="ListParagraph"/>
        <w:ind w:left="1134"/>
        <w:rPr>
          <w:rFonts w:ascii="Arial" w:hAnsi="Arial" w:cs="Arial"/>
          <w:bCs/>
        </w:rPr>
      </w:pPr>
    </w:p>
    <w:p w14:paraId="69BB3E48" w14:textId="4F5147D1" w:rsidR="00892C92" w:rsidRDefault="00892C92" w:rsidP="00A041AA">
      <w:pPr>
        <w:pStyle w:val="ListParagraph"/>
        <w:ind w:left="1134"/>
        <w:rPr>
          <w:rFonts w:ascii="Arial" w:hAnsi="Arial" w:cs="Arial"/>
          <w:bCs/>
        </w:rPr>
      </w:pPr>
    </w:p>
    <w:p w14:paraId="7C3CF9D5" w14:textId="4A496993" w:rsidR="00892C92" w:rsidRDefault="00892C92" w:rsidP="00A041AA">
      <w:pPr>
        <w:pStyle w:val="ListParagraph"/>
        <w:ind w:left="1134"/>
        <w:rPr>
          <w:rFonts w:ascii="Arial" w:hAnsi="Arial" w:cs="Arial"/>
          <w:bCs/>
        </w:rPr>
      </w:pPr>
    </w:p>
    <w:p w14:paraId="7D63F65A" w14:textId="7EEEE59C" w:rsidR="00892C92" w:rsidRDefault="00892C92" w:rsidP="00A041AA">
      <w:pPr>
        <w:pStyle w:val="ListParagraph"/>
        <w:ind w:left="1134"/>
        <w:rPr>
          <w:rFonts w:ascii="Arial" w:hAnsi="Arial" w:cs="Arial"/>
          <w:bCs/>
        </w:rPr>
      </w:pPr>
    </w:p>
    <w:p w14:paraId="2DEB88E2" w14:textId="1615AB15" w:rsidR="00892C92" w:rsidRDefault="00892C92" w:rsidP="00A041AA">
      <w:pPr>
        <w:pStyle w:val="ListParagraph"/>
        <w:ind w:left="1134"/>
        <w:rPr>
          <w:rFonts w:ascii="Arial" w:hAnsi="Arial" w:cs="Arial"/>
          <w:bCs/>
        </w:rPr>
      </w:pPr>
    </w:p>
    <w:p w14:paraId="5851012B" w14:textId="77777777" w:rsidR="003B215D" w:rsidRDefault="003B215D" w:rsidP="00A041AA">
      <w:pPr>
        <w:pStyle w:val="ListParagraph"/>
        <w:ind w:left="1134"/>
        <w:rPr>
          <w:rFonts w:ascii="Arial" w:hAnsi="Arial" w:cs="Arial"/>
          <w:bCs/>
        </w:rPr>
      </w:pPr>
    </w:p>
    <w:p w14:paraId="539DB2BD" w14:textId="2BC26198" w:rsidR="00892C92" w:rsidRDefault="00892C92" w:rsidP="00A041AA">
      <w:pPr>
        <w:pStyle w:val="ListParagraph"/>
        <w:ind w:left="1134"/>
        <w:rPr>
          <w:rFonts w:ascii="Arial" w:hAnsi="Arial" w:cs="Arial"/>
          <w:bCs/>
        </w:rPr>
      </w:pPr>
    </w:p>
    <w:p w14:paraId="5B26D8F6" w14:textId="7C5E3FE9" w:rsidR="009F3944" w:rsidRDefault="009F3944" w:rsidP="00A041AA">
      <w:pPr>
        <w:pStyle w:val="ListParagraph"/>
        <w:ind w:left="1134"/>
        <w:rPr>
          <w:rFonts w:ascii="Arial" w:hAnsi="Arial" w:cs="Arial"/>
          <w:bCs/>
        </w:rPr>
      </w:pPr>
    </w:p>
    <w:p w14:paraId="46C6D916" w14:textId="77777777" w:rsidR="009F3944" w:rsidRDefault="009F3944" w:rsidP="00A041AA">
      <w:pPr>
        <w:pStyle w:val="ListParagraph"/>
        <w:ind w:left="1134"/>
        <w:rPr>
          <w:rFonts w:ascii="Arial" w:hAnsi="Arial" w:cs="Arial"/>
          <w:bCs/>
        </w:rPr>
      </w:pPr>
    </w:p>
    <w:p w14:paraId="793EE27E" w14:textId="7C83FBF9" w:rsidR="00892C92" w:rsidRDefault="00892C92" w:rsidP="00A041AA">
      <w:pPr>
        <w:pStyle w:val="ListParagraph"/>
        <w:ind w:left="1134"/>
        <w:rPr>
          <w:rFonts w:ascii="Arial" w:hAnsi="Arial" w:cs="Arial"/>
          <w:bCs/>
        </w:rPr>
      </w:pPr>
    </w:p>
    <w:p w14:paraId="6E667791" w14:textId="6C05D61B" w:rsidR="00892C92" w:rsidRDefault="00892C92" w:rsidP="00A041AA">
      <w:pPr>
        <w:pStyle w:val="ListParagraph"/>
        <w:ind w:left="1134"/>
        <w:rPr>
          <w:rFonts w:ascii="Arial" w:hAnsi="Arial" w:cs="Arial"/>
          <w:bCs/>
        </w:rPr>
      </w:pPr>
    </w:p>
    <w:p w14:paraId="36F3C152" w14:textId="404C35D7" w:rsidR="00892C92" w:rsidRDefault="00892C92" w:rsidP="00A041AA">
      <w:pPr>
        <w:pStyle w:val="ListParagraph"/>
        <w:ind w:left="1134"/>
        <w:rPr>
          <w:rFonts w:ascii="Arial" w:hAnsi="Arial" w:cs="Arial"/>
          <w:bCs/>
        </w:rPr>
      </w:pPr>
    </w:p>
    <w:p w14:paraId="7021CF44" w14:textId="14E926B9" w:rsidR="00892C92" w:rsidRPr="00892C92" w:rsidRDefault="00892C92" w:rsidP="006B1486">
      <w:pPr>
        <w:pStyle w:val="ListParagraph"/>
        <w:numPr>
          <w:ilvl w:val="0"/>
          <w:numId w:val="7"/>
        </w:numPr>
        <w:spacing w:after="0" w:line="240" w:lineRule="auto"/>
        <w:ind w:left="1134"/>
        <w:textAlignment w:val="baseline"/>
        <w:rPr>
          <w:rFonts w:ascii="Arial" w:eastAsia="Times New Roman" w:hAnsi="Arial" w:cs="Arial"/>
          <w:color w:val="000000"/>
          <w:lang w:eastAsia="en-AU"/>
        </w:rPr>
      </w:pPr>
      <w:r w:rsidRPr="00892C92">
        <w:rPr>
          <w:rFonts w:ascii="Arial" w:eastAsia="Times New Roman" w:hAnsi="Arial" w:cs="Arial"/>
          <w:color w:val="000000"/>
          <w:lang w:eastAsia="en-AU"/>
        </w:rPr>
        <w:lastRenderedPageBreak/>
        <w:t>Water intoxication is a potentially deadly condition arising from excessive water intake.</w:t>
      </w:r>
    </w:p>
    <w:p w14:paraId="5C196195" w14:textId="77777777" w:rsidR="00892C92" w:rsidRPr="00892C92" w:rsidRDefault="00892C92" w:rsidP="00892C92">
      <w:pPr>
        <w:spacing w:after="0" w:line="240" w:lineRule="auto"/>
        <w:rPr>
          <w:rFonts w:ascii="Times New Roman" w:eastAsia="Times New Roman" w:hAnsi="Times New Roman" w:cs="Times New Roman"/>
          <w:sz w:val="24"/>
          <w:szCs w:val="24"/>
          <w:lang w:eastAsia="en-AU"/>
        </w:rPr>
      </w:pPr>
    </w:p>
    <w:p w14:paraId="54C170F6" w14:textId="4896ECFA" w:rsidR="00892C92" w:rsidRPr="00892C92" w:rsidRDefault="00892C92" w:rsidP="00714D60">
      <w:pPr>
        <w:spacing w:after="0" w:line="240" w:lineRule="auto"/>
        <w:ind w:left="1134"/>
        <w:rPr>
          <w:rFonts w:ascii="Times New Roman" w:eastAsia="Times New Roman" w:hAnsi="Times New Roman" w:cs="Times New Roman"/>
          <w:sz w:val="24"/>
          <w:szCs w:val="24"/>
          <w:lang w:eastAsia="en-AU"/>
        </w:rPr>
      </w:pPr>
      <w:r w:rsidRPr="00892C92">
        <w:rPr>
          <w:rFonts w:ascii="Arial" w:eastAsia="Times New Roman" w:hAnsi="Arial" w:cs="Arial"/>
          <w:color w:val="000000"/>
          <w:lang w:eastAsia="en-AU"/>
        </w:rPr>
        <w:t>Briefly describe where water is absorbed in the digestive system</w:t>
      </w:r>
      <w:r w:rsidR="003A4B54">
        <w:rPr>
          <w:rFonts w:ascii="Arial" w:eastAsia="Times New Roman" w:hAnsi="Arial" w:cs="Arial"/>
          <w:color w:val="000000"/>
          <w:lang w:eastAsia="en-AU"/>
        </w:rPr>
        <w:t>. E</w:t>
      </w:r>
      <w:r w:rsidRPr="00892C92">
        <w:rPr>
          <w:rFonts w:ascii="Arial" w:eastAsia="Times New Roman" w:hAnsi="Arial" w:cs="Arial"/>
          <w:color w:val="000000"/>
          <w:lang w:eastAsia="en-AU"/>
        </w:rPr>
        <w:t>xplain the effect of excess water consumption on the cells of the body.</w:t>
      </w:r>
    </w:p>
    <w:p w14:paraId="191A023C" w14:textId="713DE60B" w:rsidR="00A041AA" w:rsidRDefault="00892C92" w:rsidP="00892C92">
      <w:pPr>
        <w:spacing w:after="0" w:line="240" w:lineRule="auto"/>
        <w:ind w:left="720"/>
        <w:jc w:val="right"/>
        <w:rPr>
          <w:rFonts w:ascii="Times New Roman" w:eastAsia="Times New Roman" w:hAnsi="Times New Roman" w:cs="Times New Roman"/>
          <w:sz w:val="24"/>
          <w:szCs w:val="24"/>
          <w:lang w:eastAsia="en-AU"/>
        </w:rPr>
      </w:pPr>
      <w:r w:rsidRPr="00892C92">
        <w:rPr>
          <w:rFonts w:ascii="Arial" w:eastAsia="Times New Roman" w:hAnsi="Arial" w:cs="Arial"/>
          <w:color w:val="000000"/>
          <w:lang w:eastAsia="en-AU"/>
        </w:rPr>
        <w:t>(10 marks)</w:t>
      </w:r>
    </w:p>
    <w:p w14:paraId="6EAF2FED" w14:textId="3269039A" w:rsidR="00892C92" w:rsidRDefault="00892C92" w:rsidP="00892C92">
      <w:pPr>
        <w:spacing w:after="0" w:line="240" w:lineRule="auto"/>
        <w:ind w:left="720"/>
        <w:jc w:val="right"/>
        <w:rPr>
          <w:rFonts w:ascii="Times New Roman" w:eastAsia="Times New Roman" w:hAnsi="Times New Roman" w:cs="Times New Roman"/>
          <w:sz w:val="24"/>
          <w:szCs w:val="24"/>
          <w:lang w:eastAsia="en-AU"/>
        </w:rPr>
      </w:pPr>
    </w:p>
    <w:tbl>
      <w:tblPr>
        <w:tblStyle w:val="TableGrid"/>
        <w:tblW w:w="0" w:type="auto"/>
        <w:tblInd w:w="846" w:type="dxa"/>
        <w:tblLook w:val="04A0" w:firstRow="1" w:lastRow="0" w:firstColumn="1" w:lastColumn="0" w:noHBand="0" w:noVBand="1"/>
      </w:tblPr>
      <w:tblGrid>
        <w:gridCol w:w="6804"/>
        <w:gridCol w:w="1366"/>
      </w:tblGrid>
      <w:tr w:rsidR="00892C92" w:rsidRPr="00E80B1A" w14:paraId="6A3BFF77" w14:textId="77777777" w:rsidTr="00396DC1">
        <w:tc>
          <w:tcPr>
            <w:tcW w:w="6804" w:type="dxa"/>
            <w:tcBorders>
              <w:top w:val="single" w:sz="4" w:space="0" w:color="auto"/>
              <w:left w:val="single" w:sz="4" w:space="0" w:color="auto"/>
              <w:bottom w:val="single" w:sz="4" w:space="0" w:color="auto"/>
              <w:right w:val="single" w:sz="4" w:space="0" w:color="auto"/>
            </w:tcBorders>
            <w:hideMark/>
          </w:tcPr>
          <w:p w14:paraId="240230DA" w14:textId="77777777" w:rsidR="00892C92" w:rsidRPr="00E80B1A" w:rsidRDefault="00892C92" w:rsidP="00396DC1">
            <w:pPr>
              <w:pStyle w:val="ListParagraph"/>
              <w:spacing w:line="276" w:lineRule="auto"/>
              <w:ind w:left="0"/>
              <w:jc w:val="center"/>
              <w:rPr>
                <w:rFonts w:ascii="Arial" w:hAnsi="Arial" w:cs="Arial"/>
                <w:b/>
                <w:color w:val="FF0000"/>
              </w:rPr>
            </w:pPr>
            <w:r w:rsidRPr="00E80B1A">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318D1F9" w14:textId="77777777" w:rsidR="00892C92" w:rsidRPr="00E80B1A" w:rsidRDefault="00892C92" w:rsidP="00396DC1">
            <w:pPr>
              <w:pStyle w:val="ListParagraph"/>
              <w:spacing w:line="276" w:lineRule="auto"/>
              <w:ind w:left="0"/>
              <w:jc w:val="center"/>
              <w:rPr>
                <w:rFonts w:ascii="Arial" w:hAnsi="Arial" w:cs="Arial"/>
                <w:b/>
                <w:color w:val="FF0000"/>
              </w:rPr>
            </w:pPr>
            <w:r w:rsidRPr="00E80B1A">
              <w:rPr>
                <w:rFonts w:ascii="Arial" w:hAnsi="Arial" w:cs="Arial"/>
                <w:b/>
                <w:color w:val="FF0000"/>
              </w:rPr>
              <w:t>Mark</w:t>
            </w:r>
          </w:p>
        </w:tc>
      </w:tr>
      <w:tr w:rsidR="00892C92" w:rsidRPr="00E80B1A" w14:paraId="7F41483B" w14:textId="77777777" w:rsidTr="00396DC1">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3A7F80A" w14:textId="77777777" w:rsidR="00E0443E" w:rsidRDefault="00E0443E" w:rsidP="00396DC1">
            <w:pPr>
              <w:spacing w:line="276" w:lineRule="auto"/>
              <w:rPr>
                <w:rFonts w:ascii="Arial" w:hAnsi="Arial" w:cs="Arial"/>
                <w:color w:val="FF0000"/>
              </w:rPr>
            </w:pPr>
            <w:r>
              <w:rPr>
                <w:rFonts w:ascii="Arial" w:hAnsi="Arial" w:cs="Arial"/>
                <w:color w:val="FF0000"/>
              </w:rPr>
              <w:t>W</w:t>
            </w:r>
            <w:r w:rsidR="00892C92">
              <w:rPr>
                <w:rFonts w:ascii="Arial" w:hAnsi="Arial" w:cs="Arial"/>
                <w:color w:val="FF0000"/>
              </w:rPr>
              <w:t>ater is absorbed in the</w:t>
            </w:r>
            <w:r>
              <w:rPr>
                <w:rFonts w:ascii="Arial" w:hAnsi="Arial" w:cs="Arial"/>
                <w:color w:val="FF0000"/>
              </w:rPr>
              <w:t>:</w:t>
            </w:r>
          </w:p>
          <w:p w14:paraId="5959A927" w14:textId="77777777" w:rsidR="00E0443E" w:rsidRDefault="00B27E1B" w:rsidP="006B1486">
            <w:pPr>
              <w:pStyle w:val="ListParagraph"/>
              <w:numPr>
                <w:ilvl w:val="0"/>
                <w:numId w:val="20"/>
              </w:numPr>
              <w:spacing w:line="276" w:lineRule="auto"/>
              <w:rPr>
                <w:rFonts w:ascii="Arial" w:hAnsi="Arial" w:cs="Arial"/>
                <w:color w:val="FF0000"/>
              </w:rPr>
            </w:pPr>
            <w:r w:rsidRPr="00E0443E">
              <w:rPr>
                <w:rFonts w:ascii="Arial" w:hAnsi="Arial" w:cs="Arial"/>
                <w:color w:val="FF0000"/>
              </w:rPr>
              <w:t xml:space="preserve">stomach, </w:t>
            </w:r>
          </w:p>
          <w:p w14:paraId="274BFAF4" w14:textId="77777777" w:rsidR="00E0443E" w:rsidRDefault="00892C92" w:rsidP="006B1486">
            <w:pPr>
              <w:pStyle w:val="ListParagraph"/>
              <w:numPr>
                <w:ilvl w:val="0"/>
                <w:numId w:val="20"/>
              </w:numPr>
              <w:spacing w:line="276" w:lineRule="auto"/>
              <w:rPr>
                <w:rFonts w:ascii="Arial" w:hAnsi="Arial" w:cs="Arial"/>
                <w:color w:val="FF0000"/>
              </w:rPr>
            </w:pPr>
            <w:r w:rsidRPr="00E0443E">
              <w:rPr>
                <w:rFonts w:ascii="Arial" w:hAnsi="Arial" w:cs="Arial"/>
                <w:color w:val="FF0000"/>
              </w:rPr>
              <w:t xml:space="preserve">small intestine and </w:t>
            </w:r>
          </w:p>
          <w:p w14:paraId="09D7E7E8" w14:textId="5FBB161B" w:rsidR="00892C92" w:rsidRPr="00E0443E" w:rsidRDefault="00892C92" w:rsidP="006B1486">
            <w:pPr>
              <w:pStyle w:val="ListParagraph"/>
              <w:numPr>
                <w:ilvl w:val="0"/>
                <w:numId w:val="20"/>
              </w:numPr>
              <w:spacing w:line="276" w:lineRule="auto"/>
              <w:rPr>
                <w:rFonts w:ascii="Arial" w:hAnsi="Arial" w:cs="Arial"/>
                <w:color w:val="FF0000"/>
              </w:rPr>
            </w:pPr>
            <w:r w:rsidRPr="00E0443E">
              <w:rPr>
                <w:rFonts w:ascii="Arial" w:hAnsi="Arial" w:cs="Arial"/>
                <w:color w:val="FF0000"/>
              </w:rPr>
              <w:t>large intestine/colon</w:t>
            </w:r>
          </w:p>
        </w:tc>
        <w:tc>
          <w:tcPr>
            <w:tcW w:w="1366" w:type="dxa"/>
            <w:tcBorders>
              <w:top w:val="single" w:sz="4" w:space="0" w:color="auto"/>
              <w:left w:val="single" w:sz="4" w:space="0" w:color="auto"/>
              <w:right w:val="single" w:sz="4" w:space="0" w:color="auto"/>
            </w:tcBorders>
            <w:shd w:val="clear" w:color="auto" w:fill="FFFFFF" w:themeFill="background1"/>
            <w:vAlign w:val="center"/>
          </w:tcPr>
          <w:p w14:paraId="3AE85CEA" w14:textId="45E07C35" w:rsidR="00892C92" w:rsidRPr="003A4B54" w:rsidRDefault="003A4B54" w:rsidP="003A4B54">
            <w:pPr>
              <w:spacing w:line="276" w:lineRule="auto"/>
              <w:jc w:val="center"/>
              <w:rPr>
                <w:rFonts w:ascii="Arial" w:hAnsi="Arial" w:cs="Arial"/>
                <w:color w:val="FF0000"/>
              </w:rPr>
            </w:pPr>
            <w:r>
              <w:rPr>
                <w:rFonts w:ascii="Arial" w:hAnsi="Arial" w:cs="Arial"/>
                <w:color w:val="FF0000"/>
              </w:rPr>
              <w:t>1-</w:t>
            </w:r>
            <w:r w:rsidR="00E0443E">
              <w:rPr>
                <w:rFonts w:ascii="Arial" w:hAnsi="Arial" w:cs="Arial"/>
                <w:color w:val="FF0000"/>
              </w:rPr>
              <w:t>3</w:t>
            </w:r>
          </w:p>
        </w:tc>
      </w:tr>
      <w:tr w:rsidR="009F3944" w:rsidRPr="00E80B1A" w14:paraId="464C8F3D" w14:textId="77777777" w:rsidTr="00892C92">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D0ECF1C" w14:textId="1C52E241" w:rsidR="009F3944" w:rsidRPr="00ED2AA5" w:rsidRDefault="009F3944" w:rsidP="00396DC1">
            <w:pPr>
              <w:spacing w:line="276" w:lineRule="auto"/>
              <w:rPr>
                <w:rFonts w:ascii="Arial" w:hAnsi="Arial" w:cs="Arial"/>
                <w:color w:val="FF0000"/>
              </w:rPr>
            </w:pPr>
            <w:r>
              <w:rPr>
                <w:rFonts w:ascii="Arial" w:hAnsi="Arial" w:cs="Arial"/>
                <w:color w:val="FF0000"/>
              </w:rPr>
              <w:t>Interstitial fluid/extracellular fluid becomes dilute</w:t>
            </w:r>
            <w:r w:rsidR="00CD1D2C">
              <w:rPr>
                <w:rFonts w:ascii="Arial" w:hAnsi="Arial" w:cs="Arial"/>
                <w:color w:val="FF0000"/>
              </w:rPr>
              <w:t>/hypotonic</w:t>
            </w:r>
          </w:p>
        </w:tc>
        <w:tc>
          <w:tcPr>
            <w:tcW w:w="1366" w:type="dxa"/>
            <w:vMerge w:val="restart"/>
            <w:tcBorders>
              <w:left w:val="single" w:sz="4" w:space="0" w:color="auto"/>
              <w:right w:val="single" w:sz="4" w:space="0" w:color="auto"/>
            </w:tcBorders>
            <w:shd w:val="clear" w:color="auto" w:fill="FFFFFF" w:themeFill="background1"/>
            <w:vAlign w:val="center"/>
          </w:tcPr>
          <w:p w14:paraId="7C2C3079" w14:textId="6030E157" w:rsidR="009F3944" w:rsidRDefault="009F3944" w:rsidP="00396DC1">
            <w:pPr>
              <w:pStyle w:val="ListParagraph"/>
              <w:spacing w:line="276" w:lineRule="auto"/>
              <w:ind w:left="0"/>
              <w:jc w:val="center"/>
              <w:rPr>
                <w:rFonts w:ascii="Arial" w:hAnsi="Arial" w:cs="Arial"/>
                <w:color w:val="FF0000"/>
              </w:rPr>
            </w:pPr>
            <w:r>
              <w:rPr>
                <w:rFonts w:ascii="Arial" w:hAnsi="Arial" w:cs="Arial"/>
                <w:color w:val="FF0000"/>
              </w:rPr>
              <w:t>1-</w:t>
            </w:r>
            <w:r w:rsidR="00CD1D2C">
              <w:rPr>
                <w:rFonts w:ascii="Arial" w:hAnsi="Arial" w:cs="Arial"/>
                <w:color w:val="FF0000"/>
              </w:rPr>
              <w:t>4</w:t>
            </w:r>
          </w:p>
        </w:tc>
      </w:tr>
      <w:tr w:rsidR="009F3944" w:rsidRPr="00E80B1A" w14:paraId="6A51A7FB" w14:textId="77777777" w:rsidTr="00396DC1">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B06E67E" w14:textId="60C364CD" w:rsidR="009F3944" w:rsidRPr="00ED2AA5" w:rsidRDefault="009F3944" w:rsidP="00396DC1">
            <w:pPr>
              <w:spacing w:line="276" w:lineRule="auto"/>
              <w:rPr>
                <w:rFonts w:ascii="Arial" w:hAnsi="Arial" w:cs="Arial"/>
                <w:color w:val="FF0000"/>
              </w:rPr>
            </w:pPr>
            <w:r>
              <w:rPr>
                <w:rFonts w:ascii="Arial" w:hAnsi="Arial" w:cs="Arial"/>
                <w:color w:val="FF0000"/>
              </w:rPr>
              <w:t>Low amount of solutes/electrolytes/sodium in interstitial</w:t>
            </w:r>
            <w:r w:rsidR="00CD1D2C">
              <w:rPr>
                <w:rFonts w:ascii="Arial" w:hAnsi="Arial" w:cs="Arial"/>
                <w:color w:val="FF0000"/>
              </w:rPr>
              <w:t xml:space="preserve"> </w:t>
            </w:r>
            <w:r>
              <w:rPr>
                <w:rFonts w:ascii="Arial" w:hAnsi="Arial" w:cs="Arial"/>
                <w:color w:val="FF0000"/>
              </w:rPr>
              <w:t>fluid/</w:t>
            </w:r>
            <w:r w:rsidR="00CD1D2C">
              <w:rPr>
                <w:rFonts w:ascii="Arial" w:hAnsi="Arial" w:cs="Arial"/>
                <w:color w:val="FF0000"/>
              </w:rPr>
              <w:t xml:space="preserve"> </w:t>
            </w:r>
            <w:r>
              <w:rPr>
                <w:rFonts w:ascii="Arial" w:hAnsi="Arial" w:cs="Arial"/>
                <w:color w:val="FF0000"/>
              </w:rPr>
              <w:t>extracellular fluid</w:t>
            </w:r>
          </w:p>
        </w:tc>
        <w:tc>
          <w:tcPr>
            <w:tcW w:w="1366" w:type="dxa"/>
            <w:vMerge/>
            <w:tcBorders>
              <w:left w:val="single" w:sz="4" w:space="0" w:color="auto"/>
              <w:right w:val="single" w:sz="4" w:space="0" w:color="auto"/>
            </w:tcBorders>
            <w:shd w:val="clear" w:color="auto" w:fill="FFFFFF" w:themeFill="background1"/>
            <w:vAlign w:val="center"/>
          </w:tcPr>
          <w:p w14:paraId="02C568C9" w14:textId="492C33C4" w:rsidR="009F3944" w:rsidRDefault="009F3944" w:rsidP="00396DC1">
            <w:pPr>
              <w:pStyle w:val="ListParagraph"/>
              <w:spacing w:line="276" w:lineRule="auto"/>
              <w:ind w:left="0"/>
              <w:jc w:val="center"/>
              <w:rPr>
                <w:rFonts w:ascii="Arial" w:hAnsi="Arial" w:cs="Arial"/>
                <w:color w:val="FF0000"/>
              </w:rPr>
            </w:pPr>
          </w:p>
        </w:tc>
      </w:tr>
      <w:tr w:rsidR="003A4B54" w:rsidRPr="00E80B1A" w14:paraId="1BB4F0B1" w14:textId="77777777" w:rsidTr="00396DC1">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61C0D10A" w14:textId="061A376E" w:rsidR="003A4B54" w:rsidRDefault="003A4B54" w:rsidP="003A4B54">
            <w:pPr>
              <w:spacing w:line="276" w:lineRule="auto"/>
              <w:rPr>
                <w:rFonts w:ascii="Arial" w:hAnsi="Arial" w:cs="Arial"/>
                <w:color w:val="FF0000"/>
              </w:rPr>
            </w:pPr>
            <w:r w:rsidRPr="00F6538F">
              <w:rPr>
                <w:rFonts w:ascii="Arial" w:hAnsi="Arial" w:cs="Arial"/>
                <w:color w:val="FF0000"/>
              </w:rPr>
              <w:t>compared to outside the cells/higher amount of solutes/electrolytes/ sodium inside cell</w:t>
            </w:r>
          </w:p>
        </w:tc>
        <w:tc>
          <w:tcPr>
            <w:tcW w:w="1366" w:type="dxa"/>
            <w:vMerge/>
            <w:tcBorders>
              <w:left w:val="single" w:sz="4" w:space="0" w:color="auto"/>
              <w:right w:val="single" w:sz="4" w:space="0" w:color="auto"/>
            </w:tcBorders>
            <w:shd w:val="clear" w:color="auto" w:fill="FFFFFF" w:themeFill="background1"/>
          </w:tcPr>
          <w:p w14:paraId="3D20504A" w14:textId="77777777" w:rsidR="003A4B54" w:rsidRDefault="003A4B54" w:rsidP="003A4B54">
            <w:pPr>
              <w:pStyle w:val="ListParagraph"/>
              <w:spacing w:line="276" w:lineRule="auto"/>
              <w:ind w:left="0"/>
              <w:jc w:val="center"/>
              <w:rPr>
                <w:rFonts w:ascii="Arial" w:hAnsi="Arial" w:cs="Arial"/>
                <w:color w:val="FF0000"/>
              </w:rPr>
            </w:pPr>
          </w:p>
        </w:tc>
      </w:tr>
      <w:tr w:rsidR="009F3944" w:rsidRPr="00E80B1A" w14:paraId="0FBF51CF" w14:textId="77777777" w:rsidTr="00396DC1">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DD42" w14:textId="2580A403" w:rsidR="009F3944" w:rsidRPr="00ED2AA5" w:rsidRDefault="00CD1D2C" w:rsidP="00396DC1">
            <w:pPr>
              <w:spacing w:line="276" w:lineRule="auto"/>
              <w:rPr>
                <w:rFonts w:ascii="Arial" w:hAnsi="Arial" w:cs="Arial"/>
                <w:color w:val="FF0000"/>
              </w:rPr>
            </w:pPr>
            <w:r>
              <w:rPr>
                <w:rFonts w:ascii="Arial" w:hAnsi="Arial" w:cs="Arial"/>
                <w:color w:val="FF0000"/>
              </w:rPr>
              <w:t xml:space="preserve">Water </w:t>
            </w:r>
            <w:r w:rsidR="009F3944">
              <w:rPr>
                <w:rFonts w:ascii="Arial" w:hAnsi="Arial" w:cs="Arial"/>
                <w:color w:val="FF0000"/>
              </w:rPr>
              <w:t>concentration gradient is increased</w:t>
            </w:r>
          </w:p>
        </w:tc>
        <w:tc>
          <w:tcPr>
            <w:tcW w:w="1366" w:type="dxa"/>
            <w:vMerge/>
            <w:tcBorders>
              <w:left w:val="single" w:sz="4" w:space="0" w:color="auto"/>
              <w:right w:val="single" w:sz="4" w:space="0" w:color="auto"/>
            </w:tcBorders>
            <w:shd w:val="clear" w:color="auto" w:fill="FFFFFF" w:themeFill="background1"/>
          </w:tcPr>
          <w:p w14:paraId="78131952" w14:textId="77777777" w:rsidR="009F3944" w:rsidRDefault="009F3944" w:rsidP="00396DC1">
            <w:pPr>
              <w:pStyle w:val="ListParagraph"/>
              <w:spacing w:line="276" w:lineRule="auto"/>
              <w:ind w:left="0"/>
              <w:jc w:val="center"/>
              <w:rPr>
                <w:rFonts w:ascii="Arial" w:hAnsi="Arial" w:cs="Arial"/>
                <w:color w:val="FF0000"/>
              </w:rPr>
            </w:pPr>
          </w:p>
        </w:tc>
      </w:tr>
      <w:tr w:rsidR="009F3944" w:rsidRPr="00E80B1A" w14:paraId="0449CCC5" w14:textId="77777777" w:rsidTr="00396DC1">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9B21EC8" w14:textId="4E4F2929" w:rsidR="009F3944" w:rsidRDefault="009F3944" w:rsidP="00396DC1">
            <w:pPr>
              <w:spacing w:line="276" w:lineRule="auto"/>
              <w:rPr>
                <w:rFonts w:ascii="Arial" w:hAnsi="Arial" w:cs="Arial"/>
                <w:color w:val="FF0000"/>
              </w:rPr>
            </w:pPr>
            <w:r>
              <w:rPr>
                <w:rFonts w:ascii="Arial" w:hAnsi="Arial" w:cs="Arial"/>
                <w:color w:val="FF0000"/>
              </w:rPr>
              <w:t>water moves/osmosis/diffuses into the cell/cells take on water</w:t>
            </w:r>
          </w:p>
        </w:tc>
        <w:tc>
          <w:tcPr>
            <w:tcW w:w="1366" w:type="dxa"/>
            <w:vMerge/>
            <w:tcBorders>
              <w:left w:val="single" w:sz="4" w:space="0" w:color="auto"/>
              <w:right w:val="single" w:sz="4" w:space="0" w:color="auto"/>
            </w:tcBorders>
            <w:shd w:val="clear" w:color="auto" w:fill="FFFFFF" w:themeFill="background1"/>
          </w:tcPr>
          <w:p w14:paraId="0153BB6C" w14:textId="77777777" w:rsidR="009F3944" w:rsidRDefault="009F3944" w:rsidP="00396DC1">
            <w:pPr>
              <w:pStyle w:val="ListParagraph"/>
              <w:spacing w:line="276" w:lineRule="auto"/>
              <w:ind w:left="0"/>
              <w:jc w:val="center"/>
              <w:rPr>
                <w:rFonts w:ascii="Arial" w:hAnsi="Arial" w:cs="Arial"/>
                <w:color w:val="FF0000"/>
              </w:rPr>
            </w:pPr>
          </w:p>
        </w:tc>
      </w:tr>
      <w:tr w:rsidR="00892C92" w:rsidRPr="00E80B1A" w14:paraId="2082E4EB" w14:textId="77777777" w:rsidTr="00396DC1">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1E414D54" w14:textId="59ABD619" w:rsidR="00892C92" w:rsidRDefault="00892C92" w:rsidP="00396DC1">
            <w:pPr>
              <w:pStyle w:val="ListParagraph"/>
              <w:spacing w:line="276" w:lineRule="auto"/>
              <w:ind w:left="0"/>
              <w:rPr>
                <w:rFonts w:ascii="Arial" w:hAnsi="Arial" w:cs="Arial"/>
                <w:color w:val="FF0000"/>
              </w:rPr>
            </w:pPr>
            <w:r>
              <w:rPr>
                <w:rFonts w:ascii="Arial" w:hAnsi="Arial" w:cs="Arial"/>
                <w:color w:val="FF0000"/>
              </w:rPr>
              <w:t>cells begin to bloat/swell</w:t>
            </w:r>
          </w:p>
        </w:tc>
        <w:tc>
          <w:tcPr>
            <w:tcW w:w="1366" w:type="dxa"/>
            <w:tcBorders>
              <w:left w:val="single" w:sz="4" w:space="0" w:color="auto"/>
              <w:right w:val="single" w:sz="4" w:space="0" w:color="auto"/>
            </w:tcBorders>
            <w:shd w:val="clear" w:color="auto" w:fill="FFFFFF" w:themeFill="background1"/>
            <w:vAlign w:val="center"/>
          </w:tcPr>
          <w:p w14:paraId="4A40517C" w14:textId="1D114CBA" w:rsidR="00892C92" w:rsidRDefault="009F3944" w:rsidP="00396DC1">
            <w:pPr>
              <w:pStyle w:val="ListParagraph"/>
              <w:spacing w:line="276" w:lineRule="auto"/>
              <w:ind w:left="0"/>
              <w:jc w:val="center"/>
              <w:rPr>
                <w:rFonts w:ascii="Arial" w:hAnsi="Arial" w:cs="Arial"/>
                <w:color w:val="FF0000"/>
              </w:rPr>
            </w:pPr>
            <w:r>
              <w:rPr>
                <w:rFonts w:ascii="Arial" w:hAnsi="Arial" w:cs="Arial"/>
                <w:color w:val="FF0000"/>
              </w:rPr>
              <w:t>1</w:t>
            </w:r>
          </w:p>
        </w:tc>
      </w:tr>
      <w:tr w:rsidR="00892C92" w:rsidRPr="00E80B1A" w14:paraId="2AE66A86" w14:textId="77777777" w:rsidTr="00396DC1">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5894C584" w14:textId="062ABA9E" w:rsidR="00892C92" w:rsidRDefault="00892C92" w:rsidP="00396DC1">
            <w:pPr>
              <w:pStyle w:val="ListParagraph"/>
              <w:spacing w:line="276" w:lineRule="auto"/>
              <w:ind w:left="0"/>
              <w:rPr>
                <w:rFonts w:ascii="Arial" w:hAnsi="Arial" w:cs="Arial"/>
                <w:color w:val="FF0000"/>
              </w:rPr>
            </w:pPr>
            <w:r>
              <w:rPr>
                <w:rFonts w:ascii="Arial" w:hAnsi="Arial" w:cs="Arial"/>
                <w:color w:val="FF0000"/>
              </w:rPr>
              <w:t>as more water moves into the cell it eventually bursts/lyses</w:t>
            </w:r>
          </w:p>
        </w:tc>
        <w:tc>
          <w:tcPr>
            <w:tcW w:w="1366" w:type="dxa"/>
            <w:tcBorders>
              <w:left w:val="single" w:sz="4" w:space="0" w:color="auto"/>
              <w:right w:val="single" w:sz="4" w:space="0" w:color="auto"/>
            </w:tcBorders>
            <w:shd w:val="clear" w:color="auto" w:fill="FFFFFF" w:themeFill="background1"/>
          </w:tcPr>
          <w:p w14:paraId="5E6A30FE" w14:textId="5582FC2E" w:rsidR="00892C92" w:rsidRDefault="009F3944" w:rsidP="00396DC1">
            <w:pPr>
              <w:pStyle w:val="ListParagraph"/>
              <w:spacing w:line="276" w:lineRule="auto"/>
              <w:ind w:left="0"/>
              <w:jc w:val="center"/>
              <w:rPr>
                <w:rFonts w:ascii="Arial" w:hAnsi="Arial" w:cs="Arial"/>
                <w:color w:val="FF0000"/>
              </w:rPr>
            </w:pPr>
            <w:r>
              <w:rPr>
                <w:rFonts w:ascii="Arial" w:hAnsi="Arial" w:cs="Arial"/>
                <w:color w:val="FF0000"/>
              </w:rPr>
              <w:t>1</w:t>
            </w:r>
          </w:p>
        </w:tc>
      </w:tr>
      <w:tr w:rsidR="009F3944" w:rsidRPr="00E80B1A" w14:paraId="6FFDB6EE" w14:textId="77777777" w:rsidTr="00396DC1">
        <w:trPr>
          <w:trHeight w:val="240"/>
        </w:trPr>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tcPr>
          <w:p w14:paraId="36889D50" w14:textId="0C7B8EC7" w:rsidR="009F3944" w:rsidRDefault="009F3944" w:rsidP="00396DC1">
            <w:pPr>
              <w:pStyle w:val="ListParagraph"/>
              <w:spacing w:line="276" w:lineRule="auto"/>
              <w:ind w:left="0"/>
              <w:rPr>
                <w:rFonts w:ascii="Arial" w:hAnsi="Arial" w:cs="Arial"/>
                <w:color w:val="FF0000"/>
              </w:rPr>
            </w:pPr>
            <w:r>
              <w:rPr>
                <w:rFonts w:ascii="Arial" w:hAnsi="Arial" w:cs="Arial"/>
                <w:color w:val="FF0000"/>
              </w:rPr>
              <w:t>cell function decreases</w:t>
            </w:r>
          </w:p>
        </w:tc>
        <w:tc>
          <w:tcPr>
            <w:tcW w:w="1366" w:type="dxa"/>
            <w:tcBorders>
              <w:left w:val="single" w:sz="4" w:space="0" w:color="auto"/>
              <w:right w:val="single" w:sz="4" w:space="0" w:color="auto"/>
            </w:tcBorders>
            <w:shd w:val="clear" w:color="auto" w:fill="FFFFFF" w:themeFill="background1"/>
          </w:tcPr>
          <w:p w14:paraId="3207CAD9" w14:textId="7B211C5D" w:rsidR="009F3944" w:rsidRDefault="009F3944" w:rsidP="00396DC1">
            <w:pPr>
              <w:pStyle w:val="ListParagraph"/>
              <w:spacing w:line="276" w:lineRule="auto"/>
              <w:ind w:left="0"/>
              <w:jc w:val="center"/>
              <w:rPr>
                <w:rFonts w:ascii="Arial" w:hAnsi="Arial" w:cs="Arial"/>
                <w:color w:val="FF0000"/>
              </w:rPr>
            </w:pPr>
            <w:r>
              <w:rPr>
                <w:rFonts w:ascii="Arial" w:hAnsi="Arial" w:cs="Arial"/>
                <w:color w:val="FF0000"/>
              </w:rPr>
              <w:t>1</w:t>
            </w:r>
          </w:p>
        </w:tc>
      </w:tr>
      <w:tr w:rsidR="00892C92" w:rsidRPr="00E80B1A" w14:paraId="7D2078F3" w14:textId="77777777" w:rsidTr="00396DC1">
        <w:tc>
          <w:tcPr>
            <w:tcW w:w="6804" w:type="dxa"/>
            <w:tcBorders>
              <w:top w:val="single" w:sz="4" w:space="0" w:color="auto"/>
              <w:left w:val="single" w:sz="4" w:space="0" w:color="auto"/>
              <w:bottom w:val="single" w:sz="4" w:space="0" w:color="auto"/>
              <w:right w:val="single" w:sz="4" w:space="0" w:color="auto"/>
            </w:tcBorders>
            <w:hideMark/>
          </w:tcPr>
          <w:p w14:paraId="5E8D72F1" w14:textId="77777777" w:rsidR="00892C92" w:rsidRPr="00E80B1A" w:rsidRDefault="00892C92" w:rsidP="00396DC1">
            <w:pPr>
              <w:pStyle w:val="ListParagraph"/>
              <w:spacing w:line="276" w:lineRule="auto"/>
              <w:ind w:left="0"/>
              <w:jc w:val="right"/>
              <w:rPr>
                <w:rFonts w:ascii="Arial" w:hAnsi="Arial" w:cs="Arial"/>
                <w:b/>
                <w:color w:val="FF0000"/>
              </w:rPr>
            </w:pPr>
            <w:r w:rsidRPr="00E80B1A">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37F7E62" w14:textId="77777777" w:rsidR="00892C92" w:rsidRPr="00E80B1A" w:rsidRDefault="00892C92" w:rsidP="00396DC1">
            <w:pPr>
              <w:pStyle w:val="ListParagraph"/>
              <w:spacing w:line="276" w:lineRule="auto"/>
              <w:ind w:left="0"/>
              <w:jc w:val="center"/>
              <w:rPr>
                <w:rFonts w:ascii="Arial" w:hAnsi="Arial" w:cs="Arial"/>
                <w:b/>
                <w:color w:val="FF0000"/>
              </w:rPr>
            </w:pPr>
            <w:r w:rsidRPr="00E80B1A">
              <w:rPr>
                <w:rFonts w:ascii="Arial" w:hAnsi="Arial" w:cs="Arial"/>
                <w:b/>
                <w:color w:val="FF0000"/>
              </w:rPr>
              <w:t>10</w:t>
            </w:r>
          </w:p>
        </w:tc>
      </w:tr>
    </w:tbl>
    <w:p w14:paraId="01BBFDBF" w14:textId="77777777" w:rsidR="00892C92" w:rsidRDefault="00892C92" w:rsidP="00892C92">
      <w:pPr>
        <w:spacing w:after="0" w:line="240" w:lineRule="auto"/>
        <w:ind w:left="720"/>
        <w:jc w:val="right"/>
        <w:rPr>
          <w:rFonts w:ascii="Times New Roman" w:eastAsia="Times New Roman" w:hAnsi="Times New Roman" w:cs="Times New Roman"/>
          <w:sz w:val="24"/>
          <w:szCs w:val="24"/>
          <w:lang w:eastAsia="en-AU"/>
        </w:rPr>
      </w:pPr>
    </w:p>
    <w:p w14:paraId="5A6086DD" w14:textId="77777777" w:rsidR="00CA6BDD" w:rsidRDefault="00CA6BDD" w:rsidP="00321FDA">
      <w:pPr>
        <w:spacing w:after="0" w:line="240" w:lineRule="auto"/>
        <w:jc w:val="center"/>
        <w:rPr>
          <w:rFonts w:ascii="Arial" w:eastAsia="Times New Roman" w:hAnsi="Arial" w:cs="Arial"/>
          <w:b/>
          <w:bCs/>
          <w:lang w:eastAsia="en-AU"/>
        </w:rPr>
      </w:pPr>
    </w:p>
    <w:p w14:paraId="013A8091" w14:textId="77777777" w:rsidR="00CA6BDD" w:rsidRDefault="00CA6BDD" w:rsidP="00321FDA">
      <w:pPr>
        <w:spacing w:after="0" w:line="240" w:lineRule="auto"/>
        <w:jc w:val="center"/>
        <w:rPr>
          <w:rFonts w:ascii="Arial" w:eastAsia="Times New Roman" w:hAnsi="Arial" w:cs="Arial"/>
          <w:b/>
          <w:bCs/>
          <w:lang w:eastAsia="en-AU"/>
        </w:rPr>
      </w:pPr>
    </w:p>
    <w:p w14:paraId="7A535BF6" w14:textId="6FF4FBC0" w:rsidR="00892C92" w:rsidRDefault="00DE0274" w:rsidP="00321FDA">
      <w:pPr>
        <w:spacing w:after="0" w:line="240" w:lineRule="auto"/>
        <w:jc w:val="center"/>
        <w:rPr>
          <w:rFonts w:ascii="Arial" w:eastAsia="Times New Roman" w:hAnsi="Arial" w:cs="Arial"/>
          <w:b/>
          <w:bCs/>
          <w:lang w:eastAsia="en-AU"/>
        </w:rPr>
      </w:pPr>
      <w:r w:rsidRPr="00DE0274">
        <w:rPr>
          <w:rFonts w:ascii="Arial" w:eastAsia="Times New Roman" w:hAnsi="Arial" w:cs="Arial"/>
          <w:b/>
          <w:bCs/>
          <w:lang w:eastAsia="en-AU"/>
        </w:rPr>
        <w:t xml:space="preserve">End of </w:t>
      </w:r>
      <w:r w:rsidR="008705E2">
        <w:rPr>
          <w:rFonts w:ascii="Arial" w:eastAsia="Times New Roman" w:hAnsi="Arial" w:cs="Arial"/>
          <w:b/>
          <w:bCs/>
          <w:lang w:eastAsia="en-AU"/>
        </w:rPr>
        <w:t>Questions</w:t>
      </w:r>
    </w:p>
    <w:p w14:paraId="01373DEF" w14:textId="3F4FAE33" w:rsidR="009660B5" w:rsidRDefault="009660B5" w:rsidP="00DE0274">
      <w:pPr>
        <w:spacing w:after="0" w:line="240" w:lineRule="auto"/>
        <w:ind w:left="720"/>
        <w:jc w:val="center"/>
        <w:rPr>
          <w:rFonts w:ascii="Arial" w:eastAsia="Times New Roman" w:hAnsi="Arial" w:cs="Arial"/>
          <w:b/>
          <w:bCs/>
          <w:lang w:eastAsia="en-AU"/>
        </w:rPr>
      </w:pPr>
    </w:p>
    <w:p w14:paraId="6EDAB317" w14:textId="5715797B" w:rsidR="009660B5" w:rsidRDefault="009660B5" w:rsidP="00DE0274">
      <w:pPr>
        <w:spacing w:after="0" w:line="240" w:lineRule="auto"/>
        <w:ind w:left="720"/>
        <w:jc w:val="center"/>
        <w:rPr>
          <w:rFonts w:ascii="Arial" w:eastAsia="Times New Roman" w:hAnsi="Arial" w:cs="Arial"/>
          <w:b/>
          <w:bCs/>
          <w:lang w:eastAsia="en-AU"/>
        </w:rPr>
      </w:pPr>
    </w:p>
    <w:p w14:paraId="6DE254E6" w14:textId="1EDFE701" w:rsidR="009660B5" w:rsidRDefault="009660B5" w:rsidP="00DE0274">
      <w:pPr>
        <w:spacing w:after="0" w:line="240" w:lineRule="auto"/>
        <w:ind w:left="720"/>
        <w:jc w:val="center"/>
        <w:rPr>
          <w:rFonts w:ascii="Arial" w:eastAsia="Times New Roman" w:hAnsi="Arial" w:cs="Arial"/>
          <w:b/>
          <w:bCs/>
          <w:lang w:eastAsia="en-AU"/>
        </w:rPr>
      </w:pPr>
    </w:p>
    <w:p w14:paraId="0EADD720" w14:textId="3E229E39" w:rsidR="009660B5" w:rsidRDefault="009660B5" w:rsidP="00DE0274">
      <w:pPr>
        <w:spacing w:after="0" w:line="240" w:lineRule="auto"/>
        <w:ind w:left="720"/>
        <w:jc w:val="center"/>
        <w:rPr>
          <w:rFonts w:ascii="Arial" w:eastAsia="Times New Roman" w:hAnsi="Arial" w:cs="Arial"/>
          <w:b/>
          <w:bCs/>
          <w:lang w:eastAsia="en-AU"/>
        </w:rPr>
      </w:pPr>
    </w:p>
    <w:p w14:paraId="511CC201" w14:textId="574B7D46" w:rsidR="009660B5" w:rsidRDefault="009660B5" w:rsidP="00DE0274">
      <w:pPr>
        <w:spacing w:after="0" w:line="240" w:lineRule="auto"/>
        <w:ind w:left="720"/>
        <w:jc w:val="center"/>
        <w:rPr>
          <w:rFonts w:ascii="Arial" w:eastAsia="Times New Roman" w:hAnsi="Arial" w:cs="Arial"/>
          <w:b/>
          <w:bCs/>
          <w:lang w:eastAsia="en-AU"/>
        </w:rPr>
      </w:pPr>
    </w:p>
    <w:p w14:paraId="0611C944" w14:textId="7362D937" w:rsidR="009660B5" w:rsidRDefault="009660B5" w:rsidP="00DE0274">
      <w:pPr>
        <w:spacing w:after="0" w:line="240" w:lineRule="auto"/>
        <w:ind w:left="720"/>
        <w:jc w:val="center"/>
        <w:rPr>
          <w:rFonts w:ascii="Arial" w:eastAsia="Times New Roman" w:hAnsi="Arial" w:cs="Arial"/>
          <w:b/>
          <w:bCs/>
          <w:lang w:eastAsia="en-AU"/>
        </w:rPr>
      </w:pPr>
    </w:p>
    <w:p w14:paraId="323416EE" w14:textId="13607D5C" w:rsidR="009660B5" w:rsidRDefault="009660B5" w:rsidP="00DE0274">
      <w:pPr>
        <w:spacing w:after="0" w:line="240" w:lineRule="auto"/>
        <w:ind w:left="720"/>
        <w:jc w:val="center"/>
        <w:rPr>
          <w:rFonts w:ascii="Arial" w:eastAsia="Times New Roman" w:hAnsi="Arial" w:cs="Arial"/>
          <w:b/>
          <w:bCs/>
          <w:lang w:eastAsia="en-AU"/>
        </w:rPr>
      </w:pPr>
    </w:p>
    <w:p w14:paraId="77B5DE2D" w14:textId="1719678D" w:rsidR="009660B5" w:rsidRDefault="009660B5" w:rsidP="00DE0274">
      <w:pPr>
        <w:spacing w:after="0" w:line="240" w:lineRule="auto"/>
        <w:ind w:left="720"/>
        <w:jc w:val="center"/>
        <w:rPr>
          <w:rFonts w:ascii="Arial" w:eastAsia="Times New Roman" w:hAnsi="Arial" w:cs="Arial"/>
          <w:b/>
          <w:bCs/>
          <w:lang w:eastAsia="en-AU"/>
        </w:rPr>
      </w:pPr>
    </w:p>
    <w:p w14:paraId="44A641CC" w14:textId="39370414" w:rsidR="009660B5" w:rsidRDefault="009660B5" w:rsidP="00DE0274">
      <w:pPr>
        <w:spacing w:after="0" w:line="240" w:lineRule="auto"/>
        <w:ind w:left="720"/>
        <w:jc w:val="center"/>
        <w:rPr>
          <w:rFonts w:ascii="Arial" w:eastAsia="Times New Roman" w:hAnsi="Arial" w:cs="Arial"/>
          <w:b/>
          <w:bCs/>
          <w:lang w:eastAsia="en-AU"/>
        </w:rPr>
      </w:pPr>
    </w:p>
    <w:p w14:paraId="0EA44C5C" w14:textId="501217C6" w:rsidR="009660B5" w:rsidRDefault="009660B5" w:rsidP="00DE0274">
      <w:pPr>
        <w:spacing w:after="0" w:line="240" w:lineRule="auto"/>
        <w:ind w:left="720"/>
        <w:jc w:val="center"/>
        <w:rPr>
          <w:rFonts w:ascii="Arial" w:eastAsia="Times New Roman" w:hAnsi="Arial" w:cs="Arial"/>
          <w:b/>
          <w:bCs/>
          <w:lang w:eastAsia="en-AU"/>
        </w:rPr>
      </w:pPr>
    </w:p>
    <w:p w14:paraId="6126E32A" w14:textId="2BE5B31A" w:rsidR="009660B5" w:rsidRDefault="009660B5" w:rsidP="00DE0274">
      <w:pPr>
        <w:spacing w:after="0" w:line="240" w:lineRule="auto"/>
        <w:ind w:left="720"/>
        <w:jc w:val="center"/>
        <w:rPr>
          <w:rFonts w:ascii="Arial" w:eastAsia="Times New Roman" w:hAnsi="Arial" w:cs="Arial"/>
          <w:b/>
          <w:bCs/>
          <w:lang w:eastAsia="en-AU"/>
        </w:rPr>
      </w:pPr>
    </w:p>
    <w:p w14:paraId="2614B50E" w14:textId="688C32BE" w:rsidR="009660B5" w:rsidRDefault="009660B5" w:rsidP="00DE0274">
      <w:pPr>
        <w:spacing w:after="0" w:line="240" w:lineRule="auto"/>
        <w:ind w:left="720"/>
        <w:jc w:val="center"/>
        <w:rPr>
          <w:rFonts w:ascii="Arial" w:eastAsia="Times New Roman" w:hAnsi="Arial" w:cs="Arial"/>
          <w:b/>
          <w:bCs/>
          <w:lang w:eastAsia="en-AU"/>
        </w:rPr>
      </w:pPr>
    </w:p>
    <w:p w14:paraId="65839BA8" w14:textId="04F766CF" w:rsidR="00D5231C" w:rsidRDefault="00D5231C" w:rsidP="00DE0274">
      <w:pPr>
        <w:spacing w:after="0" w:line="240" w:lineRule="auto"/>
        <w:ind w:left="720"/>
        <w:jc w:val="center"/>
        <w:rPr>
          <w:rFonts w:ascii="Arial" w:eastAsia="Times New Roman" w:hAnsi="Arial" w:cs="Arial"/>
          <w:b/>
          <w:bCs/>
          <w:lang w:eastAsia="en-AU"/>
        </w:rPr>
      </w:pPr>
    </w:p>
    <w:p w14:paraId="222FC075" w14:textId="1CF71742" w:rsidR="00D5231C" w:rsidRDefault="00D5231C" w:rsidP="00DE0274">
      <w:pPr>
        <w:spacing w:after="0" w:line="240" w:lineRule="auto"/>
        <w:ind w:left="720"/>
        <w:jc w:val="center"/>
        <w:rPr>
          <w:rFonts w:ascii="Arial" w:eastAsia="Times New Roman" w:hAnsi="Arial" w:cs="Arial"/>
          <w:b/>
          <w:bCs/>
          <w:lang w:eastAsia="en-AU"/>
        </w:rPr>
      </w:pPr>
    </w:p>
    <w:p w14:paraId="4E43EEC8" w14:textId="1F2C4427" w:rsidR="00D5231C" w:rsidRDefault="00D5231C" w:rsidP="00DE0274">
      <w:pPr>
        <w:spacing w:after="0" w:line="240" w:lineRule="auto"/>
        <w:ind w:left="720"/>
        <w:jc w:val="center"/>
        <w:rPr>
          <w:rFonts w:ascii="Arial" w:eastAsia="Times New Roman" w:hAnsi="Arial" w:cs="Arial"/>
          <w:b/>
          <w:bCs/>
          <w:lang w:eastAsia="en-AU"/>
        </w:rPr>
      </w:pPr>
    </w:p>
    <w:p w14:paraId="003F4950" w14:textId="16EC3DEF" w:rsidR="00D5231C" w:rsidRDefault="00D5231C" w:rsidP="00DE0274">
      <w:pPr>
        <w:spacing w:after="0" w:line="240" w:lineRule="auto"/>
        <w:ind w:left="720"/>
        <w:jc w:val="center"/>
        <w:rPr>
          <w:rFonts w:ascii="Arial" w:eastAsia="Times New Roman" w:hAnsi="Arial" w:cs="Arial"/>
          <w:b/>
          <w:bCs/>
          <w:lang w:eastAsia="en-AU"/>
        </w:rPr>
      </w:pPr>
    </w:p>
    <w:p w14:paraId="0010B253" w14:textId="1B95DA5A" w:rsidR="00D5231C" w:rsidRDefault="00D5231C" w:rsidP="00DE0274">
      <w:pPr>
        <w:spacing w:after="0" w:line="240" w:lineRule="auto"/>
        <w:ind w:left="720"/>
        <w:jc w:val="center"/>
        <w:rPr>
          <w:rFonts w:ascii="Arial" w:eastAsia="Times New Roman" w:hAnsi="Arial" w:cs="Arial"/>
          <w:b/>
          <w:bCs/>
          <w:lang w:eastAsia="en-AU"/>
        </w:rPr>
      </w:pPr>
    </w:p>
    <w:p w14:paraId="5EE65D35" w14:textId="4692A1E1" w:rsidR="00D5231C" w:rsidRDefault="00D5231C" w:rsidP="00DE0274">
      <w:pPr>
        <w:spacing w:after="0" w:line="240" w:lineRule="auto"/>
        <w:ind w:left="720"/>
        <w:jc w:val="center"/>
        <w:rPr>
          <w:rFonts w:ascii="Arial" w:eastAsia="Times New Roman" w:hAnsi="Arial" w:cs="Arial"/>
          <w:b/>
          <w:bCs/>
          <w:lang w:eastAsia="en-AU"/>
        </w:rPr>
      </w:pPr>
    </w:p>
    <w:p w14:paraId="02591699" w14:textId="2EC4A79A" w:rsidR="00D5231C" w:rsidRDefault="00D5231C" w:rsidP="00DE0274">
      <w:pPr>
        <w:spacing w:after="0" w:line="240" w:lineRule="auto"/>
        <w:ind w:left="720"/>
        <w:jc w:val="center"/>
        <w:rPr>
          <w:rFonts w:ascii="Arial" w:eastAsia="Times New Roman" w:hAnsi="Arial" w:cs="Arial"/>
          <w:b/>
          <w:bCs/>
          <w:lang w:eastAsia="en-AU"/>
        </w:rPr>
      </w:pPr>
    </w:p>
    <w:p w14:paraId="495E8561" w14:textId="4A2FC131" w:rsidR="00D5231C" w:rsidRDefault="00D5231C" w:rsidP="00DE0274">
      <w:pPr>
        <w:spacing w:after="0" w:line="240" w:lineRule="auto"/>
        <w:ind w:left="720"/>
        <w:jc w:val="center"/>
        <w:rPr>
          <w:rFonts w:ascii="Arial" w:eastAsia="Times New Roman" w:hAnsi="Arial" w:cs="Arial"/>
          <w:b/>
          <w:bCs/>
          <w:lang w:eastAsia="en-AU"/>
        </w:rPr>
      </w:pPr>
    </w:p>
    <w:p w14:paraId="25133E4F" w14:textId="6E4A1771" w:rsidR="00D5231C" w:rsidRDefault="00D5231C" w:rsidP="00DE0274">
      <w:pPr>
        <w:spacing w:after="0" w:line="240" w:lineRule="auto"/>
        <w:ind w:left="720"/>
        <w:jc w:val="center"/>
        <w:rPr>
          <w:rFonts w:ascii="Arial" w:eastAsia="Times New Roman" w:hAnsi="Arial" w:cs="Arial"/>
          <w:b/>
          <w:bCs/>
          <w:lang w:eastAsia="en-AU"/>
        </w:rPr>
      </w:pPr>
    </w:p>
    <w:p w14:paraId="2B72337A" w14:textId="572D98AD" w:rsidR="00D5231C" w:rsidRDefault="00D5231C" w:rsidP="00DE0274">
      <w:pPr>
        <w:spacing w:after="0" w:line="240" w:lineRule="auto"/>
        <w:ind w:left="720"/>
        <w:jc w:val="center"/>
        <w:rPr>
          <w:rFonts w:ascii="Arial" w:eastAsia="Times New Roman" w:hAnsi="Arial" w:cs="Arial"/>
          <w:b/>
          <w:bCs/>
          <w:lang w:eastAsia="en-AU"/>
        </w:rPr>
      </w:pPr>
    </w:p>
    <w:p w14:paraId="0B46F806" w14:textId="3CA5A31F" w:rsidR="00D5231C" w:rsidRDefault="00D5231C" w:rsidP="00DE0274">
      <w:pPr>
        <w:spacing w:after="0" w:line="240" w:lineRule="auto"/>
        <w:ind w:left="720"/>
        <w:jc w:val="center"/>
        <w:rPr>
          <w:rFonts w:ascii="Arial" w:eastAsia="Times New Roman" w:hAnsi="Arial" w:cs="Arial"/>
          <w:b/>
          <w:bCs/>
          <w:lang w:eastAsia="en-AU"/>
        </w:rPr>
      </w:pPr>
    </w:p>
    <w:p w14:paraId="396FA4CB" w14:textId="0B11D2FF" w:rsidR="00D5231C" w:rsidRDefault="00D5231C" w:rsidP="00DE0274">
      <w:pPr>
        <w:spacing w:after="0" w:line="240" w:lineRule="auto"/>
        <w:ind w:left="720"/>
        <w:jc w:val="center"/>
        <w:rPr>
          <w:rFonts w:ascii="Arial" w:eastAsia="Times New Roman" w:hAnsi="Arial" w:cs="Arial"/>
          <w:b/>
          <w:bCs/>
          <w:lang w:eastAsia="en-AU"/>
        </w:rPr>
      </w:pPr>
    </w:p>
    <w:p w14:paraId="45D82C8B" w14:textId="77777777" w:rsidR="00D5231C" w:rsidRDefault="00D5231C" w:rsidP="00DE0274">
      <w:pPr>
        <w:spacing w:after="0" w:line="240" w:lineRule="auto"/>
        <w:ind w:left="720"/>
        <w:jc w:val="center"/>
        <w:rPr>
          <w:rFonts w:ascii="Arial" w:eastAsia="Times New Roman" w:hAnsi="Arial" w:cs="Arial"/>
          <w:b/>
          <w:bCs/>
          <w:lang w:eastAsia="en-AU"/>
        </w:rPr>
      </w:pPr>
    </w:p>
    <w:p w14:paraId="603E11D9" w14:textId="306F8EE8" w:rsidR="009660B5" w:rsidRDefault="0039013D" w:rsidP="0039013D">
      <w:pPr>
        <w:spacing w:after="0" w:line="240" w:lineRule="auto"/>
        <w:jc w:val="center"/>
        <w:rPr>
          <w:rFonts w:ascii="Arial" w:eastAsia="Times New Roman" w:hAnsi="Arial" w:cs="Arial"/>
          <w:b/>
          <w:bCs/>
          <w:lang w:eastAsia="en-AU"/>
        </w:rPr>
      </w:pPr>
      <w:r>
        <w:rPr>
          <w:rFonts w:ascii="Arial" w:eastAsia="Times New Roman" w:hAnsi="Arial" w:cs="Arial"/>
          <w:b/>
          <w:bCs/>
          <w:lang w:eastAsia="en-AU"/>
        </w:rPr>
        <w:lastRenderedPageBreak/>
        <w:t>Acknowledgements</w:t>
      </w:r>
    </w:p>
    <w:p w14:paraId="42CA195F" w14:textId="5E3C291A" w:rsidR="0039013D" w:rsidRDefault="0039013D" w:rsidP="0039013D">
      <w:pPr>
        <w:spacing w:after="0" w:line="240" w:lineRule="auto"/>
        <w:rPr>
          <w:rFonts w:ascii="Arial" w:eastAsia="Times New Roman" w:hAnsi="Arial" w:cs="Arial"/>
          <w:b/>
          <w:bCs/>
          <w:lang w:eastAsia="en-AU"/>
        </w:rPr>
      </w:pPr>
    </w:p>
    <w:p w14:paraId="7E2A6EAC" w14:textId="36F86D83" w:rsidR="000B34BA" w:rsidRDefault="000B34BA" w:rsidP="009D6F70">
      <w:pPr>
        <w:spacing w:after="0" w:line="240" w:lineRule="auto"/>
        <w:ind w:left="2160" w:hanging="2160"/>
        <w:rPr>
          <w:rFonts w:ascii="Arial" w:eastAsia="Times New Roman" w:hAnsi="Arial" w:cs="Arial"/>
          <w:lang w:eastAsia="en-AU"/>
        </w:rPr>
      </w:pPr>
      <w:r>
        <w:rPr>
          <w:rFonts w:ascii="Arial" w:eastAsia="Times New Roman" w:hAnsi="Arial" w:cs="Arial"/>
          <w:b/>
          <w:bCs/>
          <w:lang w:eastAsia="en-AU"/>
        </w:rPr>
        <w:t xml:space="preserve">Question </w:t>
      </w:r>
      <w:r w:rsidR="007547B1">
        <w:rPr>
          <w:rFonts w:ascii="Arial" w:eastAsia="Times New Roman" w:hAnsi="Arial" w:cs="Arial"/>
          <w:b/>
          <w:bCs/>
          <w:lang w:eastAsia="en-AU"/>
        </w:rPr>
        <w:t>5</w:t>
      </w:r>
      <w:r>
        <w:rPr>
          <w:rFonts w:ascii="Arial" w:eastAsia="Times New Roman" w:hAnsi="Arial" w:cs="Arial"/>
          <w:b/>
          <w:bCs/>
          <w:lang w:eastAsia="en-AU"/>
        </w:rPr>
        <w:t xml:space="preserve"> – </w:t>
      </w:r>
      <w:r w:rsidR="007547B1">
        <w:rPr>
          <w:rFonts w:ascii="Arial" w:eastAsia="Times New Roman" w:hAnsi="Arial" w:cs="Arial"/>
          <w:b/>
          <w:bCs/>
          <w:lang w:eastAsia="en-AU"/>
        </w:rPr>
        <w:t>7</w:t>
      </w:r>
      <w:r>
        <w:rPr>
          <w:rFonts w:ascii="Arial" w:eastAsia="Times New Roman" w:hAnsi="Arial" w:cs="Arial"/>
          <w:b/>
          <w:bCs/>
          <w:lang w:eastAsia="en-AU"/>
        </w:rPr>
        <w:tab/>
      </w:r>
      <w:r w:rsidR="009D6F70">
        <w:rPr>
          <w:rFonts w:ascii="Arial" w:eastAsia="Times New Roman" w:hAnsi="Arial" w:cs="Arial"/>
          <w:lang w:eastAsia="en-AU"/>
        </w:rPr>
        <w:t xml:space="preserve">Bruce </w:t>
      </w:r>
      <w:proofErr w:type="spellStart"/>
      <w:r w:rsidR="009D6F70">
        <w:rPr>
          <w:rFonts w:ascii="Arial" w:eastAsia="Times New Roman" w:hAnsi="Arial" w:cs="Arial"/>
          <w:lang w:eastAsia="en-AU"/>
        </w:rPr>
        <w:t>Blaus</w:t>
      </w:r>
      <w:proofErr w:type="spellEnd"/>
      <w:r w:rsidR="009D6F70">
        <w:rPr>
          <w:rFonts w:ascii="Arial" w:eastAsia="Times New Roman" w:hAnsi="Arial" w:cs="Arial"/>
          <w:lang w:eastAsia="en-AU"/>
        </w:rPr>
        <w:t>. (2017). Illustration of bicep curl [image]. Retrieved</w:t>
      </w:r>
      <w:r w:rsidR="001A7355">
        <w:rPr>
          <w:rFonts w:ascii="Arial" w:eastAsia="Times New Roman" w:hAnsi="Arial" w:cs="Arial"/>
          <w:lang w:eastAsia="en-AU"/>
        </w:rPr>
        <w:t xml:space="preserve"> </w:t>
      </w:r>
      <w:proofErr w:type="gramStart"/>
      <w:r w:rsidR="009D6F70">
        <w:rPr>
          <w:rFonts w:ascii="Arial" w:eastAsia="Times New Roman" w:hAnsi="Arial" w:cs="Arial"/>
          <w:lang w:eastAsia="en-AU"/>
        </w:rPr>
        <w:t>October,</w:t>
      </w:r>
      <w:proofErr w:type="gramEnd"/>
      <w:r w:rsidR="009D6F70">
        <w:rPr>
          <w:rFonts w:ascii="Arial" w:eastAsia="Times New Roman" w:hAnsi="Arial" w:cs="Arial"/>
          <w:lang w:eastAsia="en-AU"/>
        </w:rPr>
        <w:t xml:space="preserve"> 2020, from: </w:t>
      </w:r>
      <w:hyperlink r:id="rId31" w:history="1">
        <w:r w:rsidR="009D6F70" w:rsidRPr="009F76DF">
          <w:rPr>
            <w:rStyle w:val="Hyperlink"/>
            <w:rFonts w:ascii="Arial" w:eastAsia="Times New Roman" w:hAnsi="Arial" w:cs="Arial"/>
            <w:lang w:eastAsia="en-AU"/>
          </w:rPr>
          <w:t>https://commons.wikimedia.org/wiki/File:Exercise_Bicep_Curls.png</w:t>
        </w:r>
      </w:hyperlink>
    </w:p>
    <w:p w14:paraId="44C9161D" w14:textId="77777777" w:rsidR="009D6F70" w:rsidRPr="009D6F70" w:rsidRDefault="009D6F70" w:rsidP="009D6F70">
      <w:pPr>
        <w:spacing w:after="0" w:line="240" w:lineRule="auto"/>
        <w:ind w:left="2160" w:hanging="2160"/>
        <w:rPr>
          <w:rFonts w:ascii="Arial" w:eastAsia="Times New Roman" w:hAnsi="Arial" w:cs="Arial"/>
          <w:lang w:eastAsia="en-AU"/>
        </w:rPr>
      </w:pPr>
    </w:p>
    <w:p w14:paraId="3DFFDC85" w14:textId="77777777" w:rsidR="001A7355" w:rsidRDefault="001A7355" w:rsidP="008934EB">
      <w:pPr>
        <w:suppressAutoHyphens/>
        <w:spacing w:after="0"/>
        <w:ind w:left="2160" w:hanging="2160"/>
        <w:rPr>
          <w:rFonts w:ascii="Arial" w:eastAsia="Times New Roman" w:hAnsi="Arial" w:cs="Arial"/>
          <w:b/>
          <w:bCs/>
          <w:lang w:eastAsia="en-AU"/>
        </w:rPr>
      </w:pPr>
    </w:p>
    <w:p w14:paraId="7AD950FC" w14:textId="1CE83CC0" w:rsidR="008934EB" w:rsidRDefault="000B34BA" w:rsidP="008934EB">
      <w:pPr>
        <w:suppressAutoHyphens/>
        <w:spacing w:after="0"/>
        <w:ind w:left="2160" w:hanging="2160"/>
        <w:rPr>
          <w:rFonts w:ascii="Arial" w:hAnsi="Arial" w:cs="Arial"/>
        </w:rPr>
      </w:pPr>
      <w:r>
        <w:rPr>
          <w:rFonts w:ascii="Arial" w:eastAsia="Times New Roman" w:hAnsi="Arial" w:cs="Arial"/>
          <w:b/>
          <w:bCs/>
          <w:lang w:eastAsia="en-AU"/>
        </w:rPr>
        <w:t xml:space="preserve">Question </w:t>
      </w:r>
      <w:proofErr w:type="gramStart"/>
      <w:r>
        <w:rPr>
          <w:rFonts w:ascii="Arial" w:eastAsia="Times New Roman" w:hAnsi="Arial" w:cs="Arial"/>
          <w:b/>
          <w:bCs/>
          <w:lang w:eastAsia="en-AU"/>
        </w:rPr>
        <w:t>10</w:t>
      </w:r>
      <w:r w:rsidR="008934EB">
        <w:rPr>
          <w:rFonts w:ascii="Arial" w:eastAsia="Times New Roman" w:hAnsi="Arial" w:cs="Arial"/>
          <w:b/>
          <w:bCs/>
          <w:lang w:eastAsia="en-AU"/>
        </w:rPr>
        <w:tab/>
      </w:r>
      <w:r w:rsidR="008934EB">
        <w:rPr>
          <w:rFonts w:ascii="Arial" w:hAnsi="Arial" w:cs="Arial"/>
        </w:rPr>
        <w:t>Gal</w:t>
      </w:r>
      <w:proofErr w:type="gramEnd"/>
      <w:r w:rsidR="008934EB">
        <w:rPr>
          <w:rFonts w:ascii="Arial" w:hAnsi="Arial" w:cs="Arial"/>
        </w:rPr>
        <w:t>, M. (2007). Graph of Enzyme Activity against Temperature [</w:t>
      </w:r>
      <w:r w:rsidR="00F67111">
        <w:rPr>
          <w:rFonts w:ascii="Arial" w:hAnsi="Arial" w:cs="Arial"/>
        </w:rPr>
        <w:t>i</w:t>
      </w:r>
      <w:r w:rsidR="008934EB">
        <w:rPr>
          <w:rFonts w:ascii="Arial" w:hAnsi="Arial" w:cs="Arial"/>
        </w:rPr>
        <w:t xml:space="preserve">mage]. Retrieved </w:t>
      </w:r>
      <w:r w:rsidR="001A7355">
        <w:rPr>
          <w:rFonts w:ascii="Arial" w:hAnsi="Arial" w:cs="Arial"/>
        </w:rPr>
        <w:t>September</w:t>
      </w:r>
      <w:r w:rsidR="008934EB">
        <w:rPr>
          <w:rFonts w:ascii="Arial" w:hAnsi="Arial" w:cs="Arial"/>
        </w:rPr>
        <w:t xml:space="preserve"> 2020, from:</w:t>
      </w:r>
    </w:p>
    <w:p w14:paraId="7E04C3F0" w14:textId="65846792" w:rsidR="008934EB" w:rsidRDefault="008934EB" w:rsidP="008934EB">
      <w:pPr>
        <w:suppressAutoHyphens/>
        <w:spacing w:after="0"/>
        <w:ind w:left="2160" w:hanging="2160"/>
        <w:rPr>
          <w:rFonts w:ascii="Arial" w:hAnsi="Arial" w:cs="Arial"/>
        </w:rPr>
      </w:pPr>
      <w:r w:rsidRPr="00D27301">
        <w:rPr>
          <w:rFonts w:ascii="Arial" w:hAnsi="Arial" w:cs="Arial"/>
        </w:rPr>
        <w:tab/>
      </w:r>
      <w:hyperlink r:id="rId32" w:history="1">
        <w:r w:rsidR="00175704" w:rsidRPr="00AC331E">
          <w:rPr>
            <w:rStyle w:val="Hyperlink"/>
            <w:rFonts w:ascii="Arial" w:hAnsi="Arial" w:cs="Arial"/>
          </w:rPr>
          <w:t>https://commons.wikimedia.org/wiki/File:Enzyme-temperature.png</w:t>
        </w:r>
      </w:hyperlink>
    </w:p>
    <w:p w14:paraId="04FCC341" w14:textId="77777777" w:rsidR="00175704" w:rsidRPr="00D27301" w:rsidRDefault="00175704" w:rsidP="008934EB">
      <w:pPr>
        <w:suppressAutoHyphens/>
        <w:spacing w:after="0"/>
        <w:ind w:left="2160" w:hanging="2160"/>
        <w:rPr>
          <w:rFonts w:ascii="Arial" w:hAnsi="Arial" w:cs="Arial"/>
        </w:rPr>
      </w:pPr>
    </w:p>
    <w:p w14:paraId="6488E453" w14:textId="77777777" w:rsidR="000B34BA" w:rsidRDefault="000B34BA" w:rsidP="000B34BA">
      <w:pPr>
        <w:spacing w:after="0" w:line="240" w:lineRule="auto"/>
        <w:rPr>
          <w:rFonts w:ascii="Arial" w:eastAsia="Times New Roman" w:hAnsi="Arial" w:cs="Arial"/>
          <w:b/>
          <w:bCs/>
          <w:lang w:eastAsia="en-AU"/>
        </w:rPr>
      </w:pPr>
    </w:p>
    <w:p w14:paraId="1405BA17" w14:textId="326EBC5A" w:rsidR="000B34BA" w:rsidRDefault="000B34BA" w:rsidP="001A7355">
      <w:pPr>
        <w:spacing w:after="0" w:line="240" w:lineRule="auto"/>
        <w:ind w:left="2160" w:hanging="2160"/>
        <w:rPr>
          <w:rFonts w:ascii="Arial" w:eastAsia="Times New Roman" w:hAnsi="Arial" w:cs="Arial"/>
          <w:lang w:eastAsia="en-AU"/>
        </w:rPr>
      </w:pPr>
      <w:r>
        <w:rPr>
          <w:rFonts w:ascii="Arial" w:eastAsia="Times New Roman" w:hAnsi="Arial" w:cs="Arial"/>
          <w:b/>
          <w:bCs/>
          <w:lang w:eastAsia="en-AU"/>
        </w:rPr>
        <w:t>Question 1</w:t>
      </w:r>
      <w:r w:rsidR="003B0242">
        <w:rPr>
          <w:rFonts w:ascii="Arial" w:eastAsia="Times New Roman" w:hAnsi="Arial" w:cs="Arial"/>
          <w:b/>
          <w:bCs/>
          <w:lang w:eastAsia="en-AU"/>
        </w:rPr>
        <w:t>5</w:t>
      </w:r>
      <w:r w:rsidR="001A7355">
        <w:rPr>
          <w:rFonts w:ascii="Arial" w:eastAsia="Times New Roman" w:hAnsi="Arial" w:cs="Arial"/>
          <w:b/>
          <w:bCs/>
          <w:lang w:eastAsia="en-AU"/>
        </w:rPr>
        <w:tab/>
      </w:r>
      <w:r w:rsidR="001A7355">
        <w:rPr>
          <w:rFonts w:ascii="Arial" w:eastAsia="Times New Roman" w:hAnsi="Arial" w:cs="Arial"/>
          <w:lang w:eastAsia="en-AU"/>
        </w:rPr>
        <w:t xml:space="preserve">Paola it. (2017). Human Skull [image]. Retrieved </w:t>
      </w:r>
      <w:proofErr w:type="gramStart"/>
      <w:r w:rsidR="001A7355">
        <w:rPr>
          <w:rFonts w:ascii="Arial" w:eastAsia="Times New Roman" w:hAnsi="Arial" w:cs="Arial"/>
          <w:lang w:eastAsia="en-AU"/>
        </w:rPr>
        <w:t>October,</w:t>
      </w:r>
      <w:proofErr w:type="gramEnd"/>
      <w:r w:rsidR="001A7355">
        <w:rPr>
          <w:rFonts w:ascii="Arial" w:eastAsia="Times New Roman" w:hAnsi="Arial" w:cs="Arial"/>
          <w:lang w:eastAsia="en-AU"/>
        </w:rPr>
        <w:t xml:space="preserve"> 2020, from: </w:t>
      </w:r>
      <w:hyperlink r:id="rId33" w:history="1">
        <w:r w:rsidR="001A7355" w:rsidRPr="009F76DF">
          <w:rPr>
            <w:rStyle w:val="Hyperlink"/>
            <w:rFonts w:ascii="Arial" w:eastAsia="Times New Roman" w:hAnsi="Arial" w:cs="Arial"/>
            <w:lang w:eastAsia="en-AU"/>
          </w:rPr>
          <w:t>https://commons.wikimedia.org/wiki/File:Human_skull_nocolors.svg</w:t>
        </w:r>
      </w:hyperlink>
    </w:p>
    <w:p w14:paraId="66850FB6" w14:textId="77777777" w:rsidR="001A7355" w:rsidRPr="001A7355" w:rsidRDefault="001A7355" w:rsidP="001A7355">
      <w:pPr>
        <w:spacing w:after="0" w:line="240" w:lineRule="auto"/>
        <w:ind w:left="2160" w:hanging="2160"/>
        <w:rPr>
          <w:rFonts w:ascii="Arial" w:eastAsia="Times New Roman" w:hAnsi="Arial" w:cs="Arial"/>
          <w:lang w:eastAsia="en-AU"/>
        </w:rPr>
      </w:pPr>
    </w:p>
    <w:p w14:paraId="118F5311" w14:textId="77777777" w:rsidR="000B34BA" w:rsidRDefault="000B34BA" w:rsidP="000B34BA">
      <w:pPr>
        <w:spacing w:after="0" w:line="240" w:lineRule="auto"/>
        <w:rPr>
          <w:rFonts w:ascii="Arial" w:eastAsia="Times New Roman" w:hAnsi="Arial" w:cs="Arial"/>
          <w:b/>
          <w:bCs/>
          <w:lang w:eastAsia="en-AU"/>
        </w:rPr>
      </w:pPr>
    </w:p>
    <w:p w14:paraId="07192BF7" w14:textId="784009F1" w:rsidR="000B34BA" w:rsidRDefault="000B34BA" w:rsidP="001A7355">
      <w:pPr>
        <w:spacing w:after="0" w:line="240" w:lineRule="auto"/>
        <w:ind w:left="2160" w:hanging="2160"/>
        <w:rPr>
          <w:rFonts w:ascii="Arial" w:hAnsi="Arial" w:cs="Arial"/>
        </w:rPr>
      </w:pPr>
      <w:r>
        <w:rPr>
          <w:rFonts w:ascii="Arial" w:eastAsia="Times New Roman" w:hAnsi="Arial" w:cs="Arial"/>
          <w:b/>
          <w:bCs/>
          <w:lang w:eastAsia="en-AU"/>
        </w:rPr>
        <w:t>Question 1</w:t>
      </w:r>
      <w:r w:rsidR="003B0242">
        <w:rPr>
          <w:rFonts w:ascii="Arial" w:eastAsia="Times New Roman" w:hAnsi="Arial" w:cs="Arial"/>
          <w:b/>
          <w:bCs/>
          <w:lang w:eastAsia="en-AU"/>
        </w:rPr>
        <w:t>6</w:t>
      </w:r>
      <w:r w:rsidR="001A7355">
        <w:rPr>
          <w:rFonts w:ascii="Arial" w:eastAsia="Times New Roman" w:hAnsi="Arial" w:cs="Arial"/>
          <w:b/>
          <w:bCs/>
          <w:lang w:eastAsia="en-AU"/>
        </w:rPr>
        <w:tab/>
      </w:r>
      <w:r w:rsidR="001A7355" w:rsidRPr="0059582E">
        <w:rPr>
          <w:rFonts w:ascii="Arial" w:hAnsi="Arial" w:cs="Arial"/>
        </w:rPr>
        <w:t>Adapted from</w:t>
      </w:r>
      <w:r w:rsidR="001A7355">
        <w:rPr>
          <w:rFonts w:ascii="Arial" w:hAnsi="Arial" w:cs="Arial"/>
        </w:rPr>
        <w:t xml:space="preserve"> OpenStax College (2013). Summary of Epithelial Tissue</w:t>
      </w:r>
      <w:r w:rsidR="00F67111">
        <w:rPr>
          <w:rFonts w:ascii="Arial" w:hAnsi="Arial" w:cs="Arial"/>
        </w:rPr>
        <w:t xml:space="preserve"> </w:t>
      </w:r>
      <w:r w:rsidR="001A7355">
        <w:rPr>
          <w:rFonts w:ascii="Arial" w:hAnsi="Arial" w:cs="Arial"/>
        </w:rPr>
        <w:t>[</w:t>
      </w:r>
      <w:r w:rsidR="00F67111">
        <w:rPr>
          <w:rFonts w:ascii="Arial" w:hAnsi="Arial" w:cs="Arial"/>
        </w:rPr>
        <w:t>i</w:t>
      </w:r>
      <w:r w:rsidR="001A7355">
        <w:rPr>
          <w:rFonts w:ascii="Arial" w:hAnsi="Arial" w:cs="Arial"/>
        </w:rPr>
        <w:t xml:space="preserve">mage]. Retrieved </w:t>
      </w:r>
      <w:proofErr w:type="gramStart"/>
      <w:r w:rsidR="001A7355">
        <w:rPr>
          <w:rFonts w:ascii="Arial" w:hAnsi="Arial" w:cs="Arial"/>
        </w:rPr>
        <w:t>October,</w:t>
      </w:r>
      <w:proofErr w:type="gramEnd"/>
      <w:r w:rsidR="001A7355">
        <w:rPr>
          <w:rFonts w:ascii="Arial" w:hAnsi="Arial" w:cs="Arial"/>
        </w:rPr>
        <w:t xml:space="preserve"> 2020, from: </w:t>
      </w:r>
      <w:hyperlink r:id="rId34" w:history="1">
        <w:r w:rsidR="001A7355" w:rsidRPr="009F76DF">
          <w:rPr>
            <w:rStyle w:val="Hyperlink"/>
            <w:rFonts w:ascii="Arial" w:hAnsi="Arial" w:cs="Arial"/>
          </w:rPr>
          <w:t>https://commons.wikimedia.org/wiki/File:423_Table_04_02_Summary_of_Epithelial_Tissue_CellsN.jpg</w:t>
        </w:r>
      </w:hyperlink>
    </w:p>
    <w:p w14:paraId="134F07F4" w14:textId="77777777" w:rsidR="001A7355" w:rsidRDefault="001A7355" w:rsidP="001A7355">
      <w:pPr>
        <w:spacing w:after="0" w:line="240" w:lineRule="auto"/>
        <w:ind w:left="2160" w:hanging="2160"/>
        <w:rPr>
          <w:rFonts w:ascii="Arial" w:eastAsia="Times New Roman" w:hAnsi="Arial" w:cs="Arial"/>
          <w:b/>
          <w:bCs/>
          <w:lang w:eastAsia="en-AU"/>
        </w:rPr>
      </w:pPr>
    </w:p>
    <w:p w14:paraId="1ACA15AD" w14:textId="77777777" w:rsidR="000B34BA" w:rsidRDefault="000B34BA" w:rsidP="000B34BA">
      <w:pPr>
        <w:spacing w:after="0" w:line="240" w:lineRule="auto"/>
        <w:rPr>
          <w:rFonts w:ascii="Arial" w:eastAsia="Times New Roman" w:hAnsi="Arial" w:cs="Arial"/>
          <w:b/>
          <w:bCs/>
          <w:lang w:eastAsia="en-AU"/>
        </w:rPr>
      </w:pPr>
    </w:p>
    <w:p w14:paraId="64EF539E" w14:textId="034ABBBB" w:rsidR="000B34BA" w:rsidRDefault="000B34BA" w:rsidP="00F67111">
      <w:pPr>
        <w:spacing w:after="0" w:line="240" w:lineRule="auto"/>
        <w:ind w:left="2160" w:hanging="2160"/>
        <w:rPr>
          <w:rFonts w:ascii="Arial" w:eastAsia="Times New Roman" w:hAnsi="Arial" w:cs="Arial"/>
          <w:lang w:eastAsia="en-AU"/>
        </w:rPr>
      </w:pPr>
      <w:r>
        <w:rPr>
          <w:rFonts w:ascii="Arial" w:eastAsia="Times New Roman" w:hAnsi="Arial" w:cs="Arial"/>
          <w:b/>
          <w:bCs/>
          <w:lang w:eastAsia="en-AU"/>
        </w:rPr>
        <w:t>Question 18 – 19</w:t>
      </w:r>
      <w:r w:rsidR="00F67111">
        <w:rPr>
          <w:rFonts w:ascii="Arial" w:eastAsia="Times New Roman" w:hAnsi="Arial" w:cs="Arial"/>
          <w:b/>
          <w:bCs/>
          <w:lang w:eastAsia="en-AU"/>
        </w:rPr>
        <w:tab/>
      </w:r>
      <w:proofErr w:type="spellStart"/>
      <w:r w:rsidR="00F67111" w:rsidRPr="00F67111">
        <w:rPr>
          <w:rFonts w:ascii="Arial" w:eastAsia="Times New Roman" w:hAnsi="Arial" w:cs="Arial"/>
          <w:lang w:eastAsia="en-AU"/>
        </w:rPr>
        <w:t>JeeJeederivative</w:t>
      </w:r>
      <w:proofErr w:type="spellEnd"/>
      <w:r w:rsidR="00F67111" w:rsidRPr="00F67111">
        <w:rPr>
          <w:rFonts w:ascii="Arial" w:eastAsia="Times New Roman" w:hAnsi="Arial" w:cs="Arial"/>
          <w:lang w:eastAsia="en-AU"/>
        </w:rPr>
        <w:t xml:space="preserve"> work: Marek M</w:t>
      </w:r>
      <w:r w:rsidR="00F67111">
        <w:rPr>
          <w:rFonts w:ascii="Arial" w:eastAsia="Times New Roman" w:hAnsi="Arial" w:cs="Arial"/>
          <w:lang w:eastAsia="en-AU"/>
        </w:rPr>
        <w:t xml:space="preserve">. (2011). </w:t>
      </w:r>
      <w:r w:rsidR="00DE4AA3">
        <w:rPr>
          <w:rFonts w:ascii="Arial" w:eastAsia="Times New Roman" w:hAnsi="Arial" w:cs="Arial"/>
          <w:lang w:eastAsia="en-AU"/>
        </w:rPr>
        <w:t>Myofibril diagram</w:t>
      </w:r>
      <w:r w:rsidR="00F67111">
        <w:rPr>
          <w:rFonts w:ascii="Arial" w:eastAsia="Times New Roman" w:hAnsi="Arial" w:cs="Arial"/>
          <w:lang w:eastAsia="en-AU"/>
        </w:rPr>
        <w:t xml:space="preserve"> [image]. Retrieved </w:t>
      </w:r>
      <w:proofErr w:type="gramStart"/>
      <w:r w:rsidR="00F67111">
        <w:rPr>
          <w:rFonts w:ascii="Arial" w:eastAsia="Times New Roman" w:hAnsi="Arial" w:cs="Arial"/>
          <w:lang w:eastAsia="en-AU"/>
        </w:rPr>
        <w:t>October,</w:t>
      </w:r>
      <w:proofErr w:type="gramEnd"/>
      <w:r w:rsidR="00F67111">
        <w:rPr>
          <w:rFonts w:ascii="Arial" w:eastAsia="Times New Roman" w:hAnsi="Arial" w:cs="Arial"/>
          <w:lang w:eastAsia="en-AU"/>
        </w:rPr>
        <w:t xml:space="preserve"> 2020, from: </w:t>
      </w:r>
      <w:hyperlink r:id="rId35" w:history="1">
        <w:r w:rsidR="00F67111" w:rsidRPr="009F76DF">
          <w:rPr>
            <w:rStyle w:val="Hyperlink"/>
            <w:rFonts w:ascii="Arial" w:eastAsia="Times New Roman" w:hAnsi="Arial" w:cs="Arial"/>
            <w:lang w:eastAsia="en-AU"/>
          </w:rPr>
          <w:t>https://commons.wikimedia.org/wiki/File:Myofibril_diagram.svg</w:t>
        </w:r>
      </w:hyperlink>
    </w:p>
    <w:p w14:paraId="72482E24" w14:textId="77777777" w:rsidR="00F67111" w:rsidRPr="00F67111" w:rsidRDefault="00F67111" w:rsidP="00F67111">
      <w:pPr>
        <w:spacing w:after="0" w:line="240" w:lineRule="auto"/>
        <w:ind w:left="2160" w:hanging="2160"/>
        <w:rPr>
          <w:rFonts w:ascii="Arial" w:eastAsia="Times New Roman" w:hAnsi="Arial" w:cs="Arial"/>
          <w:lang w:eastAsia="en-AU"/>
        </w:rPr>
      </w:pPr>
    </w:p>
    <w:p w14:paraId="683D3C3A" w14:textId="77777777" w:rsidR="000B34BA" w:rsidRDefault="000B34BA" w:rsidP="000B34BA">
      <w:pPr>
        <w:spacing w:after="0" w:line="240" w:lineRule="auto"/>
        <w:rPr>
          <w:rFonts w:ascii="Arial" w:eastAsia="Times New Roman" w:hAnsi="Arial" w:cs="Arial"/>
          <w:b/>
          <w:bCs/>
          <w:lang w:eastAsia="en-AU"/>
        </w:rPr>
      </w:pPr>
    </w:p>
    <w:p w14:paraId="379E7A39" w14:textId="5ED6DC70" w:rsidR="000B34BA" w:rsidRDefault="000B34BA" w:rsidP="00792BFD">
      <w:pPr>
        <w:spacing w:after="0" w:line="240" w:lineRule="auto"/>
        <w:ind w:left="2160" w:hanging="2160"/>
        <w:rPr>
          <w:rFonts w:ascii="Arial" w:hAnsi="Arial" w:cs="Arial"/>
        </w:rPr>
      </w:pPr>
      <w:r>
        <w:rPr>
          <w:rFonts w:ascii="Arial" w:eastAsia="Times New Roman" w:hAnsi="Arial" w:cs="Arial"/>
          <w:b/>
          <w:bCs/>
          <w:lang w:eastAsia="en-AU"/>
        </w:rPr>
        <w:t>Question 22</w:t>
      </w:r>
      <w:r w:rsidR="004F4D6A">
        <w:rPr>
          <w:rFonts w:ascii="Arial" w:eastAsia="Times New Roman" w:hAnsi="Arial" w:cs="Arial"/>
          <w:b/>
          <w:bCs/>
          <w:lang w:eastAsia="en-AU"/>
        </w:rPr>
        <w:t xml:space="preserve"> – 23</w:t>
      </w:r>
      <w:r w:rsidR="00792BFD">
        <w:rPr>
          <w:rFonts w:ascii="Arial" w:eastAsia="Times New Roman" w:hAnsi="Arial" w:cs="Arial"/>
          <w:b/>
          <w:bCs/>
          <w:lang w:eastAsia="en-AU"/>
        </w:rPr>
        <w:tab/>
      </w:r>
      <w:r w:rsidR="00792BFD" w:rsidRPr="0026256A">
        <w:rPr>
          <w:rFonts w:ascii="Arial" w:hAnsi="Arial" w:cs="Arial"/>
        </w:rPr>
        <w:t xml:space="preserve">Adapted from </w:t>
      </w:r>
      <w:r w:rsidR="004F4D6A">
        <w:rPr>
          <w:rFonts w:ascii="Arial" w:hAnsi="Arial" w:cs="Arial"/>
        </w:rPr>
        <w:t>Bartleby</w:t>
      </w:r>
      <w:r w:rsidR="00792BFD">
        <w:rPr>
          <w:rFonts w:ascii="Arial" w:hAnsi="Arial" w:cs="Arial"/>
        </w:rPr>
        <w:t xml:space="preserve"> (</w:t>
      </w:r>
      <w:r w:rsidR="004F4D6A">
        <w:rPr>
          <w:rFonts w:ascii="Arial" w:hAnsi="Arial" w:cs="Arial"/>
        </w:rPr>
        <w:t>2006</w:t>
      </w:r>
      <w:r w:rsidR="00792BFD">
        <w:rPr>
          <w:rFonts w:ascii="Arial" w:hAnsi="Arial" w:cs="Arial"/>
        </w:rPr>
        <w:t xml:space="preserve">). </w:t>
      </w:r>
      <w:r w:rsidR="004F4D6A">
        <w:rPr>
          <w:rFonts w:ascii="Arial" w:hAnsi="Arial" w:cs="Arial"/>
        </w:rPr>
        <w:t xml:space="preserve">Transverse section of Bone </w:t>
      </w:r>
      <w:r w:rsidR="00792BFD">
        <w:rPr>
          <w:rFonts w:ascii="Arial" w:hAnsi="Arial" w:cs="Arial"/>
        </w:rPr>
        <w:t>[</w:t>
      </w:r>
      <w:r w:rsidR="004F4D6A">
        <w:rPr>
          <w:rFonts w:ascii="Arial" w:hAnsi="Arial" w:cs="Arial"/>
        </w:rPr>
        <w:t>i</w:t>
      </w:r>
      <w:r w:rsidR="00792BFD">
        <w:rPr>
          <w:rFonts w:ascii="Arial" w:hAnsi="Arial" w:cs="Arial"/>
        </w:rPr>
        <w:t xml:space="preserve">mage]. Retrieved </w:t>
      </w:r>
      <w:proofErr w:type="gramStart"/>
      <w:r w:rsidR="00792BFD">
        <w:rPr>
          <w:rFonts w:ascii="Arial" w:hAnsi="Arial" w:cs="Arial"/>
        </w:rPr>
        <w:t>October,</w:t>
      </w:r>
      <w:proofErr w:type="gramEnd"/>
      <w:r w:rsidR="00792BFD">
        <w:rPr>
          <w:rFonts w:ascii="Arial" w:hAnsi="Arial" w:cs="Arial"/>
        </w:rPr>
        <w:t xml:space="preserve"> 2020, from: </w:t>
      </w:r>
      <w:hyperlink r:id="rId36" w:history="1">
        <w:r w:rsidR="00792BFD" w:rsidRPr="009F76DF">
          <w:rPr>
            <w:rStyle w:val="Hyperlink"/>
            <w:rFonts w:ascii="Arial" w:hAnsi="Arial" w:cs="Arial"/>
          </w:rPr>
          <w:t>https://commons.wikimedia.org/wiki/File:Diagram_of_an_osteocyte_-_a_type_of_bone_cell_CRUK_031.svg</w:t>
        </w:r>
      </w:hyperlink>
    </w:p>
    <w:p w14:paraId="165B3B59" w14:textId="77777777" w:rsidR="00792BFD" w:rsidRDefault="00792BFD" w:rsidP="00792BFD">
      <w:pPr>
        <w:spacing w:after="0" w:line="240" w:lineRule="auto"/>
        <w:ind w:left="2160" w:hanging="2160"/>
        <w:rPr>
          <w:rFonts w:ascii="Arial" w:eastAsia="Times New Roman" w:hAnsi="Arial" w:cs="Arial"/>
          <w:b/>
          <w:bCs/>
          <w:lang w:eastAsia="en-AU"/>
        </w:rPr>
      </w:pPr>
    </w:p>
    <w:p w14:paraId="7F5A3FBB" w14:textId="77777777" w:rsidR="000B34BA" w:rsidRDefault="000B34BA" w:rsidP="000B34BA">
      <w:pPr>
        <w:spacing w:after="0" w:line="240" w:lineRule="auto"/>
        <w:rPr>
          <w:rFonts w:ascii="Arial" w:eastAsia="Times New Roman" w:hAnsi="Arial" w:cs="Arial"/>
          <w:b/>
          <w:bCs/>
          <w:lang w:eastAsia="en-AU"/>
        </w:rPr>
      </w:pPr>
    </w:p>
    <w:p w14:paraId="6A591FB4" w14:textId="6C09C7F7" w:rsidR="000B34BA" w:rsidRDefault="000B34BA" w:rsidP="00DA0198">
      <w:pPr>
        <w:spacing w:after="0" w:line="240" w:lineRule="auto"/>
        <w:ind w:left="2160" w:hanging="2160"/>
        <w:rPr>
          <w:rFonts w:ascii="Arial" w:hAnsi="Arial" w:cs="Arial"/>
        </w:rPr>
      </w:pPr>
      <w:r>
        <w:rPr>
          <w:rFonts w:ascii="Arial" w:eastAsia="Times New Roman" w:hAnsi="Arial" w:cs="Arial"/>
          <w:b/>
          <w:bCs/>
          <w:lang w:eastAsia="en-AU"/>
        </w:rPr>
        <w:t>Question 2</w:t>
      </w:r>
      <w:r w:rsidR="00647557">
        <w:rPr>
          <w:rFonts w:ascii="Arial" w:eastAsia="Times New Roman" w:hAnsi="Arial" w:cs="Arial"/>
          <w:b/>
          <w:bCs/>
          <w:lang w:eastAsia="en-AU"/>
        </w:rPr>
        <w:t>4</w:t>
      </w:r>
      <w:r>
        <w:rPr>
          <w:rFonts w:ascii="Arial" w:eastAsia="Times New Roman" w:hAnsi="Arial" w:cs="Arial"/>
          <w:b/>
          <w:bCs/>
          <w:lang w:eastAsia="en-AU"/>
        </w:rPr>
        <w:t xml:space="preserve"> – 2</w:t>
      </w:r>
      <w:r w:rsidR="00647557">
        <w:rPr>
          <w:rFonts w:ascii="Arial" w:eastAsia="Times New Roman" w:hAnsi="Arial" w:cs="Arial"/>
          <w:b/>
          <w:bCs/>
          <w:lang w:eastAsia="en-AU"/>
        </w:rPr>
        <w:t>5</w:t>
      </w:r>
      <w:r w:rsidR="00DA0198">
        <w:rPr>
          <w:rFonts w:ascii="Arial" w:eastAsia="Times New Roman" w:hAnsi="Arial" w:cs="Arial"/>
          <w:b/>
          <w:bCs/>
          <w:lang w:eastAsia="en-AU"/>
        </w:rPr>
        <w:tab/>
      </w:r>
      <w:r w:rsidR="00DA0198">
        <w:rPr>
          <w:rFonts w:ascii="Arial" w:hAnsi="Arial" w:cs="Arial"/>
        </w:rPr>
        <w:t xml:space="preserve">Adapted from </w:t>
      </w:r>
      <w:proofErr w:type="spellStart"/>
      <w:r w:rsidR="00DA0198">
        <w:rPr>
          <w:rFonts w:ascii="Arial" w:hAnsi="Arial" w:cs="Arial"/>
        </w:rPr>
        <w:t>Termininja</w:t>
      </w:r>
      <w:proofErr w:type="spellEnd"/>
      <w:r w:rsidR="00DA0198">
        <w:rPr>
          <w:rFonts w:ascii="Arial" w:hAnsi="Arial" w:cs="Arial"/>
        </w:rPr>
        <w:t xml:space="preserve"> (2012). Digestive System [</w:t>
      </w:r>
      <w:r w:rsidR="00617C5A">
        <w:rPr>
          <w:rFonts w:ascii="Arial" w:hAnsi="Arial" w:cs="Arial"/>
        </w:rPr>
        <w:t>i</w:t>
      </w:r>
      <w:r w:rsidR="00DA0198">
        <w:rPr>
          <w:rFonts w:ascii="Arial" w:hAnsi="Arial" w:cs="Arial"/>
        </w:rPr>
        <w:t xml:space="preserve">mage]. Retrieved </w:t>
      </w:r>
      <w:proofErr w:type="gramStart"/>
      <w:r w:rsidR="00DA0198">
        <w:rPr>
          <w:rFonts w:ascii="Arial" w:hAnsi="Arial" w:cs="Arial"/>
        </w:rPr>
        <w:t>October,</w:t>
      </w:r>
      <w:proofErr w:type="gramEnd"/>
      <w:r w:rsidR="00DA0198">
        <w:rPr>
          <w:rFonts w:ascii="Arial" w:hAnsi="Arial" w:cs="Arial"/>
        </w:rPr>
        <w:t xml:space="preserve"> 2020, from: </w:t>
      </w:r>
      <w:hyperlink r:id="rId37" w:history="1">
        <w:r w:rsidR="00DA0198" w:rsidRPr="009F76DF">
          <w:rPr>
            <w:rStyle w:val="Hyperlink"/>
            <w:rFonts w:ascii="Arial" w:hAnsi="Arial" w:cs="Arial"/>
          </w:rPr>
          <w:t>https://commons.wikimedia.org/wiki/File:Digestive_system.svg</w:t>
        </w:r>
      </w:hyperlink>
    </w:p>
    <w:p w14:paraId="4D841523" w14:textId="48466C16" w:rsidR="000B34BA" w:rsidRDefault="000B34BA" w:rsidP="000B34BA">
      <w:pPr>
        <w:spacing w:after="0" w:line="240" w:lineRule="auto"/>
        <w:rPr>
          <w:rFonts w:ascii="Arial" w:eastAsia="Times New Roman" w:hAnsi="Arial" w:cs="Arial"/>
          <w:b/>
          <w:bCs/>
          <w:lang w:eastAsia="en-AU"/>
        </w:rPr>
      </w:pPr>
      <w:r>
        <w:rPr>
          <w:rFonts w:ascii="Arial" w:eastAsia="Times New Roman" w:hAnsi="Arial" w:cs="Arial"/>
          <w:b/>
          <w:bCs/>
          <w:lang w:eastAsia="en-AU"/>
        </w:rPr>
        <w:tab/>
      </w:r>
      <w:r>
        <w:rPr>
          <w:rFonts w:ascii="Arial" w:eastAsia="Times New Roman" w:hAnsi="Arial" w:cs="Arial"/>
          <w:b/>
          <w:bCs/>
          <w:lang w:eastAsia="en-AU"/>
        </w:rPr>
        <w:tab/>
      </w:r>
    </w:p>
    <w:p w14:paraId="7D3CEB5D" w14:textId="77777777" w:rsidR="000B34BA" w:rsidRDefault="000B34BA" w:rsidP="000B34BA">
      <w:pPr>
        <w:spacing w:after="0" w:line="240" w:lineRule="auto"/>
        <w:rPr>
          <w:rFonts w:ascii="Arial" w:eastAsia="Times New Roman" w:hAnsi="Arial" w:cs="Arial"/>
          <w:b/>
          <w:bCs/>
          <w:lang w:eastAsia="en-AU"/>
        </w:rPr>
      </w:pPr>
    </w:p>
    <w:p w14:paraId="4501B13F" w14:textId="2D1DB954" w:rsidR="0039013D" w:rsidRDefault="0039013D" w:rsidP="0039013D">
      <w:pPr>
        <w:spacing w:after="0" w:line="240" w:lineRule="auto"/>
        <w:ind w:left="2160" w:hanging="2160"/>
        <w:rPr>
          <w:rFonts w:ascii="Arial" w:hAnsi="Arial" w:cs="Arial"/>
        </w:rPr>
      </w:pPr>
      <w:r>
        <w:rPr>
          <w:rFonts w:ascii="Arial" w:eastAsia="Times New Roman" w:hAnsi="Arial" w:cs="Arial"/>
          <w:b/>
          <w:bCs/>
          <w:lang w:eastAsia="en-AU"/>
        </w:rPr>
        <w:t>Question 32</w:t>
      </w:r>
      <w:r>
        <w:rPr>
          <w:rFonts w:ascii="Arial" w:eastAsia="Times New Roman" w:hAnsi="Arial" w:cs="Arial"/>
          <w:b/>
          <w:bCs/>
          <w:lang w:eastAsia="en-AU"/>
        </w:rPr>
        <w:tab/>
      </w:r>
      <w:proofErr w:type="spellStart"/>
      <w:r>
        <w:rPr>
          <w:rFonts w:ascii="Arial" w:eastAsia="Times New Roman" w:hAnsi="Arial" w:cs="Arial"/>
          <w:lang w:eastAsia="en-AU"/>
        </w:rPr>
        <w:t>Kebert</w:t>
      </w:r>
      <w:proofErr w:type="spellEnd"/>
      <w:r>
        <w:rPr>
          <w:rFonts w:ascii="Arial" w:eastAsia="Times New Roman" w:hAnsi="Arial" w:cs="Arial"/>
          <w:lang w:eastAsia="en-AU"/>
        </w:rPr>
        <w:t xml:space="preserve">, T. (2020). </w:t>
      </w:r>
      <w:r w:rsidRPr="0039013D">
        <w:rPr>
          <w:rFonts w:ascii="Arial" w:eastAsia="Times New Roman" w:hAnsi="Arial" w:cs="Arial"/>
          <w:lang w:eastAsia="en-AU"/>
        </w:rPr>
        <w:t xml:space="preserve">Small </w:t>
      </w:r>
      <w:r w:rsidR="005476EE">
        <w:rPr>
          <w:rFonts w:ascii="Arial" w:eastAsia="Times New Roman" w:hAnsi="Arial" w:cs="Arial"/>
          <w:lang w:eastAsia="en-AU"/>
        </w:rPr>
        <w:t>i</w:t>
      </w:r>
      <w:r w:rsidRPr="0039013D">
        <w:rPr>
          <w:rFonts w:ascii="Arial" w:eastAsia="Times New Roman" w:hAnsi="Arial" w:cs="Arial"/>
          <w:lang w:eastAsia="en-AU"/>
        </w:rPr>
        <w:t xml:space="preserve">ntestine </w:t>
      </w:r>
      <w:r w:rsidR="005476EE">
        <w:rPr>
          <w:rFonts w:ascii="Arial" w:eastAsia="Times New Roman" w:hAnsi="Arial" w:cs="Arial"/>
          <w:lang w:eastAsia="en-AU"/>
        </w:rPr>
        <w:t>s</w:t>
      </w:r>
      <w:r w:rsidRPr="0039013D">
        <w:rPr>
          <w:rFonts w:ascii="Arial" w:eastAsia="Times New Roman" w:hAnsi="Arial" w:cs="Arial"/>
          <w:lang w:eastAsia="en-AU"/>
        </w:rPr>
        <w:t>urface</w:t>
      </w:r>
      <w:r>
        <w:rPr>
          <w:rFonts w:ascii="Arial" w:eastAsia="Times New Roman" w:hAnsi="Arial" w:cs="Arial"/>
          <w:lang w:eastAsia="en-AU"/>
        </w:rPr>
        <w:t xml:space="preserve"> [image]. Retrieved </w:t>
      </w:r>
      <w:proofErr w:type="gramStart"/>
      <w:r w:rsidR="0077611F">
        <w:rPr>
          <w:rFonts w:ascii="Arial" w:eastAsia="Times New Roman" w:hAnsi="Arial" w:cs="Arial"/>
          <w:lang w:eastAsia="en-AU"/>
        </w:rPr>
        <w:t>September</w:t>
      </w:r>
      <w:r>
        <w:rPr>
          <w:rFonts w:ascii="Arial" w:eastAsia="Times New Roman" w:hAnsi="Arial" w:cs="Arial"/>
          <w:lang w:eastAsia="en-AU"/>
        </w:rPr>
        <w:t>,</w:t>
      </w:r>
      <w:proofErr w:type="gramEnd"/>
      <w:r>
        <w:rPr>
          <w:rFonts w:ascii="Arial" w:eastAsia="Times New Roman" w:hAnsi="Arial" w:cs="Arial"/>
          <w:lang w:eastAsia="en-AU"/>
        </w:rPr>
        <w:t xml:space="preserve"> 2020, from: </w:t>
      </w:r>
      <w:hyperlink r:id="rId38" w:history="1">
        <w:r w:rsidRPr="0039013D">
          <w:rPr>
            <w:rStyle w:val="Hyperlink"/>
            <w:rFonts w:ascii="Arial" w:hAnsi="Arial" w:cs="Arial"/>
          </w:rPr>
          <w:t>https://commons.wikimedia.org/wiki/File:Small_intestine_surface.svg</w:t>
        </w:r>
      </w:hyperlink>
    </w:p>
    <w:p w14:paraId="14D848DA" w14:textId="486F9A74" w:rsidR="0039013D" w:rsidRDefault="0039013D" w:rsidP="0039013D">
      <w:pPr>
        <w:spacing w:after="0" w:line="240" w:lineRule="auto"/>
        <w:ind w:left="2160" w:hanging="2160"/>
        <w:rPr>
          <w:rFonts w:ascii="Arial" w:eastAsia="Times New Roman" w:hAnsi="Arial" w:cs="Arial"/>
          <w:lang w:eastAsia="en-AU"/>
        </w:rPr>
      </w:pPr>
    </w:p>
    <w:p w14:paraId="7C852403" w14:textId="0FD2745B" w:rsidR="0039013D" w:rsidRDefault="0039013D" w:rsidP="0039013D">
      <w:pPr>
        <w:spacing w:after="0" w:line="240" w:lineRule="auto"/>
        <w:ind w:left="2160" w:hanging="2160"/>
        <w:rPr>
          <w:rFonts w:ascii="Arial" w:eastAsia="Times New Roman" w:hAnsi="Arial" w:cs="Arial"/>
          <w:lang w:eastAsia="en-AU"/>
        </w:rPr>
      </w:pPr>
    </w:p>
    <w:p w14:paraId="706A2AFC" w14:textId="6E7A159B" w:rsidR="00426FA6" w:rsidRDefault="00426FA6" w:rsidP="00426FA6">
      <w:pPr>
        <w:pStyle w:val="ListParagraph"/>
        <w:spacing w:after="0" w:line="276" w:lineRule="auto"/>
        <w:ind w:left="2160" w:hanging="2160"/>
        <w:rPr>
          <w:rFonts w:ascii="Arial" w:hAnsi="Arial" w:cs="Arial"/>
          <w:b/>
          <w:bCs/>
        </w:rPr>
      </w:pPr>
      <w:r>
        <w:rPr>
          <w:rFonts w:ascii="Arial" w:hAnsi="Arial" w:cs="Arial"/>
          <w:b/>
          <w:bCs/>
        </w:rPr>
        <w:t>Question 34</w:t>
      </w:r>
      <w:r>
        <w:rPr>
          <w:rFonts w:ascii="Arial" w:hAnsi="Arial" w:cs="Arial"/>
          <w:b/>
          <w:bCs/>
        </w:rPr>
        <w:tab/>
      </w:r>
      <w:r w:rsidR="005D7CE9" w:rsidRPr="00566D47">
        <w:rPr>
          <w:rFonts w:ascii="Arial" w:hAnsi="Arial" w:cs="Arial"/>
          <w:bCs/>
        </w:rPr>
        <w:t>Patrick</w:t>
      </w:r>
      <w:r w:rsidR="005D7CE9">
        <w:rPr>
          <w:rFonts w:ascii="Arial" w:hAnsi="Arial" w:cs="Arial"/>
          <w:bCs/>
        </w:rPr>
        <w:t xml:space="preserve"> J. Lynch. (2006). Heart normal short axis [</w:t>
      </w:r>
      <w:r w:rsidR="00175704">
        <w:rPr>
          <w:rFonts w:ascii="Arial" w:hAnsi="Arial" w:cs="Arial"/>
          <w:bCs/>
        </w:rPr>
        <w:t>i</w:t>
      </w:r>
      <w:r w:rsidR="005D7CE9">
        <w:rPr>
          <w:rFonts w:ascii="Arial" w:hAnsi="Arial" w:cs="Arial"/>
          <w:bCs/>
        </w:rPr>
        <w:t xml:space="preserve">mage]. Retrieved </w:t>
      </w:r>
      <w:proofErr w:type="gramStart"/>
      <w:r w:rsidR="005D7CE9">
        <w:rPr>
          <w:rFonts w:ascii="Arial" w:hAnsi="Arial" w:cs="Arial"/>
          <w:bCs/>
        </w:rPr>
        <w:t>September,</w:t>
      </w:r>
      <w:proofErr w:type="gramEnd"/>
      <w:r w:rsidR="005D7CE9">
        <w:rPr>
          <w:rFonts w:ascii="Arial" w:hAnsi="Arial" w:cs="Arial"/>
          <w:bCs/>
        </w:rPr>
        <w:t xml:space="preserve"> 2020, from: </w:t>
      </w:r>
      <w:hyperlink r:id="rId39" w:history="1">
        <w:r w:rsidR="005D7CE9" w:rsidRPr="00E164A1">
          <w:rPr>
            <w:rStyle w:val="Hyperlink"/>
            <w:rFonts w:ascii="Arial" w:hAnsi="Arial" w:cs="Arial"/>
            <w:bCs/>
          </w:rPr>
          <w:t>https://commons.wikimedia.org/wiki/File:Heart_normal_short_axis_section.jpg</w:t>
        </w:r>
      </w:hyperlink>
    </w:p>
    <w:p w14:paraId="114C83FE" w14:textId="3F705534" w:rsidR="00426FA6" w:rsidRDefault="00426FA6" w:rsidP="00426FA6">
      <w:pPr>
        <w:pStyle w:val="ListParagraph"/>
        <w:spacing w:after="0" w:line="276" w:lineRule="auto"/>
        <w:ind w:left="2160" w:hanging="2160"/>
        <w:rPr>
          <w:rFonts w:ascii="Arial" w:hAnsi="Arial" w:cs="Arial"/>
          <w:b/>
          <w:bCs/>
        </w:rPr>
      </w:pPr>
    </w:p>
    <w:p w14:paraId="538192FE" w14:textId="77777777" w:rsidR="00426FA6" w:rsidRPr="00426FA6" w:rsidRDefault="00426FA6" w:rsidP="00426FA6">
      <w:pPr>
        <w:pStyle w:val="ListParagraph"/>
        <w:spacing w:after="0" w:line="276" w:lineRule="auto"/>
        <w:ind w:left="2160" w:hanging="2160"/>
        <w:rPr>
          <w:rFonts w:ascii="Arial" w:hAnsi="Arial" w:cs="Arial"/>
          <w:b/>
          <w:bCs/>
        </w:rPr>
      </w:pPr>
    </w:p>
    <w:p w14:paraId="3779A75C" w14:textId="175EAEFD" w:rsidR="00163D9E" w:rsidRDefault="00163D9E" w:rsidP="00163D9E">
      <w:pPr>
        <w:pStyle w:val="ListParagraph"/>
        <w:spacing w:after="0" w:line="276" w:lineRule="auto"/>
        <w:ind w:left="2160" w:hanging="2160"/>
        <w:rPr>
          <w:rFonts w:ascii="Arial" w:hAnsi="Arial" w:cs="Arial"/>
        </w:rPr>
      </w:pPr>
      <w:r>
        <w:rPr>
          <w:rFonts w:ascii="Arial" w:hAnsi="Arial" w:cs="Arial"/>
          <w:b/>
          <w:bCs/>
        </w:rPr>
        <w:t>Question 3</w:t>
      </w:r>
      <w:r w:rsidR="00BA16A0">
        <w:rPr>
          <w:rFonts w:ascii="Arial" w:hAnsi="Arial" w:cs="Arial"/>
          <w:b/>
          <w:bCs/>
        </w:rPr>
        <w:t>5</w:t>
      </w:r>
      <w:r>
        <w:rPr>
          <w:rFonts w:ascii="Arial" w:hAnsi="Arial" w:cs="Arial"/>
          <w:b/>
          <w:bCs/>
        </w:rPr>
        <w:tab/>
      </w:r>
      <w:r>
        <w:rPr>
          <w:rFonts w:ascii="Arial" w:hAnsi="Arial" w:cs="Arial"/>
        </w:rPr>
        <w:t>Shared by OCAL. (2010). Animal Cell Clip Art [</w:t>
      </w:r>
      <w:r w:rsidR="00175704">
        <w:rPr>
          <w:rFonts w:ascii="Arial" w:hAnsi="Arial" w:cs="Arial"/>
        </w:rPr>
        <w:t>i</w:t>
      </w:r>
      <w:r>
        <w:rPr>
          <w:rFonts w:ascii="Arial" w:hAnsi="Arial" w:cs="Arial"/>
        </w:rPr>
        <w:t xml:space="preserve">mage]. Retrieved </w:t>
      </w:r>
      <w:proofErr w:type="gramStart"/>
      <w:r w:rsidR="0077611F">
        <w:rPr>
          <w:rFonts w:ascii="Arial" w:hAnsi="Arial" w:cs="Arial"/>
        </w:rPr>
        <w:t>October</w:t>
      </w:r>
      <w:r>
        <w:rPr>
          <w:rFonts w:ascii="Arial" w:hAnsi="Arial" w:cs="Arial"/>
        </w:rPr>
        <w:t>,</w:t>
      </w:r>
      <w:proofErr w:type="gramEnd"/>
      <w:r>
        <w:rPr>
          <w:rFonts w:ascii="Arial" w:hAnsi="Arial" w:cs="Arial"/>
        </w:rPr>
        <w:t xml:space="preserve"> 20</w:t>
      </w:r>
      <w:r w:rsidR="0077611F">
        <w:rPr>
          <w:rFonts w:ascii="Arial" w:hAnsi="Arial" w:cs="Arial"/>
        </w:rPr>
        <w:t>20</w:t>
      </w:r>
      <w:r>
        <w:rPr>
          <w:rFonts w:ascii="Arial" w:hAnsi="Arial" w:cs="Arial"/>
        </w:rPr>
        <w:t xml:space="preserve">, from: </w:t>
      </w:r>
      <w:hyperlink r:id="rId40" w:history="1">
        <w:r w:rsidRPr="003B0EA6">
          <w:rPr>
            <w:rStyle w:val="Hyperlink"/>
            <w:rFonts w:ascii="Arial" w:hAnsi="Arial" w:cs="Arial"/>
          </w:rPr>
          <w:t>http://www.clker.com/clipart-animal-cell.html</w:t>
        </w:r>
      </w:hyperlink>
    </w:p>
    <w:p w14:paraId="17C68F71" w14:textId="6DF522D2" w:rsidR="00163D9E" w:rsidRDefault="00163D9E" w:rsidP="0039013D">
      <w:pPr>
        <w:spacing w:after="0" w:line="240" w:lineRule="auto"/>
        <w:ind w:left="2160" w:hanging="2160"/>
        <w:rPr>
          <w:rFonts w:ascii="Arial" w:eastAsia="Times New Roman" w:hAnsi="Arial" w:cs="Arial"/>
          <w:lang w:eastAsia="en-AU"/>
        </w:rPr>
      </w:pPr>
    </w:p>
    <w:p w14:paraId="1501183E" w14:textId="77777777" w:rsidR="000B411B" w:rsidRDefault="000B411B" w:rsidP="0039013D">
      <w:pPr>
        <w:spacing w:after="0" w:line="240" w:lineRule="auto"/>
        <w:ind w:left="2160" w:hanging="2160"/>
        <w:rPr>
          <w:rFonts w:ascii="Arial" w:eastAsia="Times New Roman" w:hAnsi="Arial" w:cs="Arial"/>
          <w:lang w:eastAsia="en-AU"/>
        </w:rPr>
      </w:pPr>
    </w:p>
    <w:p w14:paraId="70B5BCCD" w14:textId="77777777" w:rsidR="00A07224" w:rsidRDefault="00A07224" w:rsidP="0039013D">
      <w:pPr>
        <w:spacing w:after="0" w:line="240" w:lineRule="auto"/>
        <w:ind w:left="2160" w:hanging="2160"/>
        <w:rPr>
          <w:rFonts w:ascii="Arial" w:eastAsia="Times New Roman" w:hAnsi="Arial" w:cs="Arial"/>
          <w:b/>
          <w:bCs/>
          <w:lang w:eastAsia="en-AU"/>
        </w:rPr>
        <w:sectPr w:rsidR="00A07224">
          <w:pgSz w:w="11906" w:h="16838"/>
          <w:pgMar w:top="1440" w:right="1440" w:bottom="1440" w:left="1440" w:header="708" w:footer="708" w:gutter="0"/>
          <w:cols w:space="708"/>
          <w:docGrid w:linePitch="360"/>
        </w:sectPr>
      </w:pPr>
    </w:p>
    <w:p w14:paraId="4ED01F5C" w14:textId="77777777" w:rsidR="008362DD" w:rsidRDefault="008362DD" w:rsidP="0039013D">
      <w:pPr>
        <w:spacing w:after="0" w:line="240" w:lineRule="auto"/>
        <w:ind w:left="2160" w:hanging="2160"/>
        <w:rPr>
          <w:rFonts w:ascii="Arial" w:eastAsia="Times New Roman" w:hAnsi="Arial" w:cs="Arial"/>
          <w:b/>
          <w:bCs/>
          <w:lang w:eastAsia="en-AU"/>
        </w:rPr>
        <w:sectPr w:rsidR="008362DD" w:rsidSect="00A07224">
          <w:type w:val="continuous"/>
          <w:pgSz w:w="11906" w:h="16838"/>
          <w:pgMar w:top="1440" w:right="1440" w:bottom="1440" w:left="1440" w:header="708" w:footer="708" w:gutter="0"/>
          <w:cols w:space="708"/>
          <w:docGrid w:linePitch="360"/>
        </w:sectPr>
      </w:pPr>
    </w:p>
    <w:p w14:paraId="0DA412C4" w14:textId="2E31FD53" w:rsidR="003C6984" w:rsidRDefault="003C6984" w:rsidP="0039013D">
      <w:pPr>
        <w:spacing w:after="0" w:line="240" w:lineRule="auto"/>
        <w:ind w:left="2160" w:hanging="2160"/>
        <w:rPr>
          <w:rFonts w:ascii="Arial" w:eastAsia="Times New Roman" w:hAnsi="Arial" w:cs="Arial"/>
          <w:lang w:eastAsia="en-AU"/>
        </w:rPr>
      </w:pPr>
      <w:r>
        <w:rPr>
          <w:rFonts w:ascii="Arial" w:eastAsia="Times New Roman" w:hAnsi="Arial" w:cs="Arial"/>
          <w:b/>
          <w:bCs/>
          <w:lang w:eastAsia="en-AU"/>
        </w:rPr>
        <w:lastRenderedPageBreak/>
        <w:t>Question 36</w:t>
      </w:r>
      <w:r w:rsidR="00ED6DCE">
        <w:rPr>
          <w:rFonts w:ascii="Arial" w:eastAsia="Times New Roman" w:hAnsi="Arial" w:cs="Arial"/>
          <w:b/>
          <w:bCs/>
          <w:lang w:eastAsia="en-AU"/>
        </w:rPr>
        <w:tab/>
      </w:r>
      <w:proofErr w:type="spellStart"/>
      <w:r w:rsidR="00ED6DCE" w:rsidRPr="00ED6DCE">
        <w:rPr>
          <w:rFonts w:ascii="Arial" w:eastAsia="Times New Roman" w:hAnsi="Arial" w:cs="Arial"/>
          <w:lang w:eastAsia="en-AU"/>
        </w:rPr>
        <w:t>ttsz</w:t>
      </w:r>
      <w:proofErr w:type="spellEnd"/>
      <w:r w:rsidR="00ED6DCE">
        <w:rPr>
          <w:rFonts w:ascii="Arial" w:eastAsia="Times New Roman" w:hAnsi="Arial" w:cs="Arial"/>
          <w:lang w:eastAsia="en-AU"/>
        </w:rPr>
        <w:t xml:space="preserve">. (2017). Enzyme, Lock and Key Model, Synthesis [image]. Retrieved </w:t>
      </w:r>
      <w:proofErr w:type="gramStart"/>
      <w:r w:rsidR="00ED6DCE">
        <w:rPr>
          <w:rFonts w:ascii="Arial" w:eastAsia="Times New Roman" w:hAnsi="Arial" w:cs="Arial"/>
          <w:lang w:eastAsia="en-AU"/>
        </w:rPr>
        <w:t>October,</w:t>
      </w:r>
      <w:proofErr w:type="gramEnd"/>
      <w:r w:rsidR="00ED6DCE">
        <w:rPr>
          <w:rFonts w:ascii="Arial" w:eastAsia="Times New Roman" w:hAnsi="Arial" w:cs="Arial"/>
          <w:lang w:eastAsia="en-AU"/>
        </w:rPr>
        <w:t xml:space="preserve"> 2020, from: </w:t>
      </w:r>
      <w:hyperlink r:id="rId41" w:history="1">
        <w:r w:rsidR="00ED6DCE" w:rsidRPr="00AC331E">
          <w:rPr>
            <w:rStyle w:val="Hyperlink"/>
            <w:rFonts w:ascii="Arial" w:eastAsia="Times New Roman" w:hAnsi="Arial" w:cs="Arial"/>
            <w:lang w:eastAsia="en-AU"/>
          </w:rPr>
          <w:t>https://www.istockphoto.com/vector/enzyme-lock-and-key-model-synthesis-gm665215350-121161975</w:t>
        </w:r>
      </w:hyperlink>
    </w:p>
    <w:p w14:paraId="4CFA89AA" w14:textId="77777777" w:rsidR="00ED6DCE" w:rsidRDefault="00ED6DCE" w:rsidP="0039013D">
      <w:pPr>
        <w:spacing w:after="0" w:line="240" w:lineRule="auto"/>
        <w:ind w:left="2160" w:hanging="2160"/>
        <w:rPr>
          <w:rFonts w:ascii="Arial" w:eastAsia="Times New Roman" w:hAnsi="Arial" w:cs="Arial"/>
          <w:b/>
          <w:bCs/>
          <w:lang w:eastAsia="en-AU"/>
        </w:rPr>
      </w:pPr>
    </w:p>
    <w:p w14:paraId="00370E5B" w14:textId="77777777" w:rsidR="003C6984" w:rsidRDefault="003C6984" w:rsidP="0039013D">
      <w:pPr>
        <w:spacing w:after="0" w:line="240" w:lineRule="auto"/>
        <w:ind w:left="2160" w:hanging="2160"/>
        <w:rPr>
          <w:rFonts w:ascii="Arial" w:eastAsia="Times New Roman" w:hAnsi="Arial" w:cs="Arial"/>
          <w:b/>
          <w:bCs/>
          <w:lang w:eastAsia="en-AU"/>
        </w:rPr>
      </w:pPr>
    </w:p>
    <w:p w14:paraId="232E932F" w14:textId="6A70B0AF" w:rsidR="000B411B" w:rsidRDefault="000B411B" w:rsidP="0039013D">
      <w:pPr>
        <w:spacing w:after="0" w:line="240" w:lineRule="auto"/>
        <w:ind w:left="2160" w:hanging="2160"/>
        <w:rPr>
          <w:rFonts w:ascii="Arial" w:eastAsia="Times New Roman" w:hAnsi="Arial" w:cs="Arial"/>
          <w:lang w:eastAsia="en-AU"/>
        </w:rPr>
      </w:pPr>
      <w:r w:rsidRPr="000B411B">
        <w:rPr>
          <w:rFonts w:ascii="Arial" w:eastAsia="Times New Roman" w:hAnsi="Arial" w:cs="Arial"/>
          <w:b/>
          <w:bCs/>
          <w:lang w:eastAsia="en-AU"/>
        </w:rPr>
        <w:t>Question 37</w:t>
      </w:r>
      <w:r>
        <w:rPr>
          <w:rFonts w:ascii="Arial" w:eastAsia="Times New Roman" w:hAnsi="Arial" w:cs="Arial"/>
          <w:b/>
          <w:bCs/>
          <w:lang w:eastAsia="en-AU"/>
        </w:rPr>
        <w:tab/>
      </w:r>
      <w:r>
        <w:rPr>
          <w:rFonts w:ascii="Arial" w:eastAsia="Times New Roman" w:hAnsi="Arial" w:cs="Arial"/>
          <w:lang w:eastAsia="en-AU"/>
        </w:rPr>
        <w:t xml:space="preserve">OpenStax College. (2013). Synovial Joint [image]. Retrieved </w:t>
      </w:r>
      <w:proofErr w:type="gramStart"/>
      <w:r>
        <w:rPr>
          <w:rFonts w:ascii="Arial" w:eastAsia="Times New Roman" w:hAnsi="Arial" w:cs="Arial"/>
          <w:lang w:eastAsia="en-AU"/>
        </w:rPr>
        <w:t>October,</w:t>
      </w:r>
      <w:proofErr w:type="gramEnd"/>
      <w:r>
        <w:rPr>
          <w:rFonts w:ascii="Arial" w:eastAsia="Times New Roman" w:hAnsi="Arial" w:cs="Arial"/>
          <w:lang w:eastAsia="en-AU"/>
        </w:rPr>
        <w:t xml:space="preserve"> 2020, from: </w:t>
      </w:r>
      <w:hyperlink r:id="rId42" w:history="1">
        <w:r w:rsidRPr="009F76DF">
          <w:rPr>
            <w:rStyle w:val="Hyperlink"/>
            <w:rFonts w:ascii="Arial" w:eastAsia="Times New Roman" w:hAnsi="Arial" w:cs="Arial"/>
            <w:lang w:eastAsia="en-AU"/>
          </w:rPr>
          <w:t>https://commons.wikimedia.org/wiki/File:907_Synovial_Joints.jpg</w:t>
        </w:r>
      </w:hyperlink>
    </w:p>
    <w:p w14:paraId="3114A598" w14:textId="151E093E" w:rsidR="000B411B" w:rsidRDefault="000B411B" w:rsidP="0039013D">
      <w:pPr>
        <w:spacing w:after="0" w:line="240" w:lineRule="auto"/>
        <w:ind w:left="2160" w:hanging="2160"/>
        <w:rPr>
          <w:rFonts w:ascii="Arial" w:eastAsia="Times New Roman" w:hAnsi="Arial" w:cs="Arial"/>
          <w:lang w:eastAsia="en-AU"/>
        </w:rPr>
      </w:pPr>
    </w:p>
    <w:p w14:paraId="3C554F5D" w14:textId="77777777" w:rsidR="000B411B" w:rsidRPr="000B411B" w:rsidRDefault="000B411B" w:rsidP="0039013D">
      <w:pPr>
        <w:spacing w:after="0" w:line="240" w:lineRule="auto"/>
        <w:ind w:left="2160" w:hanging="2160"/>
        <w:rPr>
          <w:rFonts w:ascii="Arial" w:eastAsia="Times New Roman" w:hAnsi="Arial" w:cs="Arial"/>
          <w:lang w:eastAsia="en-AU"/>
        </w:rPr>
      </w:pPr>
    </w:p>
    <w:p w14:paraId="7B54F857" w14:textId="77777777" w:rsidR="000B411B" w:rsidRDefault="000B411B" w:rsidP="0039013D">
      <w:pPr>
        <w:spacing w:after="0" w:line="240" w:lineRule="auto"/>
        <w:ind w:left="2160" w:hanging="2160"/>
        <w:rPr>
          <w:rFonts w:ascii="Arial" w:eastAsia="Times New Roman" w:hAnsi="Arial" w:cs="Arial"/>
          <w:b/>
          <w:bCs/>
          <w:lang w:eastAsia="en-AU"/>
        </w:rPr>
      </w:pPr>
    </w:p>
    <w:p w14:paraId="6FED3E39" w14:textId="067835C6" w:rsidR="00C5590D" w:rsidRPr="00A908F5" w:rsidRDefault="00FA370F" w:rsidP="00A908F5">
      <w:pPr>
        <w:spacing w:after="0" w:line="240" w:lineRule="auto"/>
        <w:ind w:left="2160" w:hanging="2160"/>
        <w:rPr>
          <w:rFonts w:ascii="Arial" w:eastAsia="Times New Roman" w:hAnsi="Arial" w:cs="Arial"/>
          <w:lang w:eastAsia="en-AU"/>
        </w:rPr>
      </w:pPr>
      <w:r w:rsidRPr="000B411B">
        <w:rPr>
          <w:rFonts w:ascii="Arial" w:eastAsia="Times New Roman" w:hAnsi="Arial" w:cs="Arial"/>
          <w:b/>
          <w:bCs/>
          <w:lang w:eastAsia="en-AU"/>
        </w:rPr>
        <w:t>Question 37</w:t>
      </w:r>
      <w:r>
        <w:rPr>
          <w:rFonts w:ascii="Arial" w:eastAsia="Times New Roman" w:hAnsi="Arial" w:cs="Arial"/>
          <w:b/>
          <w:bCs/>
          <w:lang w:eastAsia="en-AU"/>
        </w:rPr>
        <w:tab/>
      </w:r>
      <w:r w:rsidR="000B411B">
        <w:rPr>
          <w:rFonts w:ascii="Arial" w:eastAsia="Times New Roman" w:hAnsi="Arial" w:cs="Arial"/>
          <w:lang w:eastAsia="en-AU"/>
        </w:rPr>
        <w:t xml:space="preserve">Adapted from OpenStax College. (2013). Types of Synovial Joints. Retrieved </w:t>
      </w:r>
      <w:proofErr w:type="gramStart"/>
      <w:r w:rsidR="000B411B">
        <w:rPr>
          <w:rFonts w:ascii="Arial" w:eastAsia="Times New Roman" w:hAnsi="Arial" w:cs="Arial"/>
          <w:lang w:eastAsia="en-AU"/>
        </w:rPr>
        <w:t>October,</w:t>
      </w:r>
      <w:proofErr w:type="gramEnd"/>
      <w:r w:rsidR="000B411B">
        <w:rPr>
          <w:rFonts w:ascii="Arial" w:eastAsia="Times New Roman" w:hAnsi="Arial" w:cs="Arial"/>
          <w:lang w:eastAsia="en-AU"/>
        </w:rPr>
        <w:t xml:space="preserve"> 2020, from: </w:t>
      </w:r>
      <w:hyperlink r:id="rId43" w:history="1">
        <w:r w:rsidR="000B411B" w:rsidRPr="009F76DF">
          <w:rPr>
            <w:rStyle w:val="Hyperlink"/>
            <w:rFonts w:ascii="Arial" w:eastAsia="Times New Roman" w:hAnsi="Arial" w:cs="Arial"/>
            <w:lang w:eastAsia="en-AU"/>
          </w:rPr>
          <w:t>https://commons.wikimedia.org/wiki/File:909_Types_of_Synovial_Joints.jpg</w:t>
        </w:r>
      </w:hyperlink>
    </w:p>
    <w:sectPr w:rsidR="00C5590D" w:rsidRPr="00A908F5" w:rsidSect="00A07224">
      <w:footerReference w:type="default" r:id="rId4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C6D7C" w14:textId="77777777" w:rsidR="008C246E" w:rsidRDefault="008C246E">
      <w:pPr>
        <w:spacing w:after="0" w:line="240" w:lineRule="auto"/>
      </w:pPr>
      <w:r>
        <w:separator/>
      </w:r>
    </w:p>
  </w:endnote>
  <w:endnote w:type="continuationSeparator" w:id="0">
    <w:p w14:paraId="0ADC3E2C" w14:textId="77777777" w:rsidR="008C246E" w:rsidRDefault="008C246E">
      <w:pPr>
        <w:spacing w:after="0" w:line="240" w:lineRule="auto"/>
      </w:pPr>
      <w:r>
        <w:continuationSeparator/>
      </w:r>
    </w:p>
  </w:endnote>
  <w:endnote w:type="continuationNotice" w:id="1">
    <w:p w14:paraId="2EA8280D" w14:textId="77777777" w:rsidR="008C246E" w:rsidRDefault="008C24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614FA" w14:textId="77777777" w:rsidR="004259D4" w:rsidRDefault="004259D4" w:rsidP="00070F8D">
    <w:pPr>
      <w:pStyle w:val="Footer"/>
      <w:pBdr>
        <w:bottom w:val="single" w:sz="4" w:space="1" w:color="auto"/>
      </w:pBdr>
      <w:jc w:val="center"/>
      <w:rPr>
        <w:rFonts w:ascii="Arial" w:hAnsi="Arial" w:cs="Arial"/>
        <w:b/>
        <w:sz w:val="20"/>
      </w:rPr>
    </w:pPr>
    <w:r>
      <w:rPr>
        <w:rFonts w:ascii="Arial" w:hAnsi="Arial" w:cs="Arial"/>
        <w:b/>
        <w:sz w:val="20"/>
      </w:rPr>
      <w:t>SEE NEXT PAGE</w:t>
    </w:r>
  </w:p>
  <w:p w14:paraId="784F7F87" w14:textId="77777777" w:rsidR="004259D4" w:rsidRPr="00FF71B4" w:rsidRDefault="004259D4" w:rsidP="00070F8D">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76566" w14:textId="77777777" w:rsidR="004259D4" w:rsidRDefault="004259D4" w:rsidP="00070F8D">
    <w:pPr>
      <w:pStyle w:val="Footer"/>
      <w:pBdr>
        <w:bottom w:val="single" w:sz="4" w:space="1" w:color="auto"/>
      </w:pBdr>
      <w:jc w:val="center"/>
      <w:rPr>
        <w:rFonts w:ascii="Arial" w:hAnsi="Arial" w:cs="Arial"/>
        <w:b/>
        <w:sz w:val="20"/>
      </w:rPr>
    </w:pPr>
    <w:r>
      <w:rPr>
        <w:rFonts w:ascii="Arial" w:hAnsi="Arial" w:cs="Arial"/>
        <w:b/>
        <w:sz w:val="20"/>
      </w:rPr>
      <w:t>SEE NEXT PAGE</w:t>
    </w:r>
  </w:p>
  <w:p w14:paraId="2D19D1B9" w14:textId="77777777" w:rsidR="004259D4" w:rsidRPr="00FF71B4" w:rsidRDefault="004259D4" w:rsidP="00070F8D">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528F6D9D" w14:textId="77777777" w:rsidR="004259D4" w:rsidRPr="00CE1BB8" w:rsidRDefault="004259D4" w:rsidP="00070F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17DC6" w14:textId="77777777" w:rsidR="00B445FE" w:rsidRDefault="00B445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5FE37" w14:textId="77777777" w:rsidR="00B445FE" w:rsidRPr="00CE1BB8" w:rsidRDefault="00B445FE" w:rsidP="00070F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F7048" w14:textId="77777777" w:rsidR="008C246E" w:rsidRDefault="008C246E">
      <w:pPr>
        <w:spacing w:after="0" w:line="240" w:lineRule="auto"/>
      </w:pPr>
      <w:r>
        <w:separator/>
      </w:r>
    </w:p>
  </w:footnote>
  <w:footnote w:type="continuationSeparator" w:id="0">
    <w:p w14:paraId="519B0D1C" w14:textId="77777777" w:rsidR="008C246E" w:rsidRDefault="008C246E">
      <w:pPr>
        <w:spacing w:after="0" w:line="240" w:lineRule="auto"/>
      </w:pPr>
      <w:r>
        <w:continuationSeparator/>
      </w:r>
    </w:p>
  </w:footnote>
  <w:footnote w:type="continuationNotice" w:id="1">
    <w:p w14:paraId="374B6B07" w14:textId="77777777" w:rsidR="008C246E" w:rsidRDefault="008C24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749B5" w14:textId="77777777" w:rsidR="004259D4" w:rsidRPr="00BF50FF" w:rsidRDefault="00B445FE" w:rsidP="00070F8D">
    <w:pPr>
      <w:pStyle w:val="Header"/>
      <w:ind w:left="527" w:firstLine="3986"/>
      <w:rPr>
        <w:rFonts w:ascii="Arial" w:hAnsi="Arial" w:cs="Arial"/>
        <w:b/>
      </w:rPr>
    </w:pPr>
    <w:sdt>
      <w:sdtPr>
        <w:rPr>
          <w:b/>
        </w:rPr>
        <w:id w:val="-1610351498"/>
        <w:docPartObj>
          <w:docPartGallery w:val="Page Numbers (Top of Page)"/>
          <w:docPartUnique/>
        </w:docPartObj>
      </w:sdtPr>
      <w:sdtEndPr>
        <w:rPr>
          <w:rFonts w:ascii="Arial" w:hAnsi="Arial" w:cs="Arial"/>
          <w:noProof/>
        </w:rPr>
      </w:sdtEndPr>
      <w:sdtContent>
        <w:r w:rsidR="004259D4" w:rsidRPr="00BF50FF">
          <w:rPr>
            <w:rFonts w:ascii="Arial" w:hAnsi="Arial" w:cs="Arial"/>
            <w:b/>
          </w:rPr>
          <w:fldChar w:fldCharType="begin"/>
        </w:r>
        <w:r w:rsidR="004259D4" w:rsidRPr="00BF50FF">
          <w:rPr>
            <w:rFonts w:ascii="Arial" w:hAnsi="Arial" w:cs="Arial"/>
            <w:b/>
          </w:rPr>
          <w:instrText xml:space="preserve"> PAGE   \* MERGEFORMAT </w:instrText>
        </w:r>
        <w:r w:rsidR="004259D4" w:rsidRPr="00BF50FF">
          <w:rPr>
            <w:rFonts w:ascii="Arial" w:hAnsi="Arial" w:cs="Arial"/>
            <w:b/>
          </w:rPr>
          <w:fldChar w:fldCharType="separate"/>
        </w:r>
        <w:r w:rsidR="004259D4">
          <w:rPr>
            <w:rFonts w:ascii="Arial" w:hAnsi="Arial" w:cs="Arial"/>
            <w:b/>
            <w:noProof/>
          </w:rPr>
          <w:t>2</w:t>
        </w:r>
        <w:r w:rsidR="004259D4" w:rsidRPr="00BF50FF">
          <w:rPr>
            <w:rFonts w:ascii="Arial" w:hAnsi="Arial" w:cs="Arial"/>
            <w:b/>
            <w:noProof/>
          </w:rPr>
          <w:fldChar w:fldCharType="end"/>
        </w:r>
        <w:r w:rsidR="004259D4" w:rsidRPr="00BF50FF">
          <w:rPr>
            <w:rFonts w:ascii="Arial" w:hAnsi="Arial" w:cs="Arial"/>
            <w:b/>
            <w:noProof/>
          </w:rPr>
          <w:tab/>
        </w:r>
      </w:sdtContent>
    </w:sdt>
    <w:r w:rsidR="004259D4" w:rsidRPr="00BF50FF">
      <w:rPr>
        <w:rFonts w:ascii="Arial" w:hAnsi="Arial" w:cs="Arial"/>
        <w:b/>
        <w:noProof/>
      </w:rPr>
      <w:t>HUMAN BIOLOGY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21EA2" w14:textId="77777777" w:rsidR="004259D4" w:rsidRPr="00870459" w:rsidRDefault="004259D4">
    <w:pPr>
      <w:pStyle w:val="Header"/>
      <w:rPr>
        <w:rFonts w:ascii="Arial" w:hAnsi="Arial" w:cs="Arial"/>
        <w:b/>
        <w:sz w:val="24"/>
        <w:szCs w:val="24"/>
      </w:rPr>
    </w:pPr>
    <w:r w:rsidRPr="00870459">
      <w:rPr>
        <w:rFonts w:ascii="Arial" w:hAnsi="Arial" w:cs="Arial"/>
        <w:b/>
        <w:sz w:val="24"/>
        <w:szCs w:val="24"/>
      </w:rPr>
      <w:t>HUMAN BIOLOGY</w:t>
    </w:r>
    <w:r w:rsidRPr="00870459">
      <w:rPr>
        <w:rFonts w:ascii="Arial" w:hAnsi="Arial" w:cs="Arial"/>
        <w:b/>
        <w:sz w:val="24"/>
        <w:szCs w:val="24"/>
      </w:rPr>
      <w:tab/>
    </w:r>
    <w:r w:rsidRPr="00870459">
      <w:rPr>
        <w:rFonts w:ascii="Arial" w:hAnsi="Arial" w:cs="Arial"/>
        <w:b/>
        <w:sz w:val="24"/>
        <w:szCs w:val="24"/>
      </w:rPr>
      <w:fldChar w:fldCharType="begin"/>
    </w:r>
    <w:r w:rsidRPr="00870459">
      <w:rPr>
        <w:rFonts w:ascii="Arial" w:hAnsi="Arial" w:cs="Arial"/>
        <w:b/>
        <w:sz w:val="24"/>
        <w:szCs w:val="24"/>
      </w:rPr>
      <w:instrText xml:space="preserve"> PAGE   \* MERGEFORMAT </w:instrText>
    </w:r>
    <w:r w:rsidRPr="00870459">
      <w:rPr>
        <w:rFonts w:ascii="Arial" w:hAnsi="Arial" w:cs="Arial"/>
        <w:b/>
        <w:sz w:val="24"/>
        <w:szCs w:val="24"/>
      </w:rPr>
      <w:fldChar w:fldCharType="separate"/>
    </w:r>
    <w:r>
      <w:rPr>
        <w:rFonts w:ascii="Arial" w:hAnsi="Arial" w:cs="Arial"/>
        <w:b/>
        <w:noProof/>
        <w:sz w:val="24"/>
        <w:szCs w:val="24"/>
      </w:rPr>
      <w:t>33</w:t>
    </w:r>
    <w:r w:rsidRPr="00870459">
      <w:rPr>
        <w:rFonts w:ascii="Arial" w:hAnsi="Arial" w:cs="Arial"/>
        <w:b/>
        <w:noProof/>
        <w:sz w:val="24"/>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33131" w14:textId="77777777" w:rsidR="004259D4" w:rsidRPr="00E97478" w:rsidRDefault="004259D4" w:rsidP="00070F8D">
    <w:pPr>
      <w:pStyle w:val="Header"/>
      <w:rPr>
        <w:rFonts w:ascii="Arial" w:hAnsi="Arial" w:cs="Arial"/>
      </w:rPr>
    </w:pPr>
    <w:r>
      <w:rPr>
        <w:rFonts w:ascii="Arial" w:hAnsi="Arial" w:cs="Arial"/>
        <w:b/>
      </w:rPr>
      <w:tab/>
    </w:r>
  </w:p>
  <w:p w14:paraId="7D9309F3" w14:textId="77777777" w:rsidR="004259D4" w:rsidRPr="00E97478" w:rsidRDefault="004259D4">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082"/>
    <w:multiLevelType w:val="hybridMultilevel"/>
    <w:tmpl w:val="01824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C91525"/>
    <w:multiLevelType w:val="hybridMultilevel"/>
    <w:tmpl w:val="9CF61AA4"/>
    <w:lvl w:ilvl="0" w:tplc="4746CA38">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3C3F0D"/>
    <w:multiLevelType w:val="hybridMultilevel"/>
    <w:tmpl w:val="6994AED2"/>
    <w:lvl w:ilvl="0" w:tplc="39304844">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0456C9"/>
    <w:multiLevelType w:val="hybridMultilevel"/>
    <w:tmpl w:val="A27AC95A"/>
    <w:lvl w:ilvl="0" w:tplc="6F4AF7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B944BD"/>
    <w:multiLevelType w:val="hybridMultilevel"/>
    <w:tmpl w:val="6860C190"/>
    <w:lvl w:ilvl="0" w:tplc="4BF2FE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5020F28"/>
    <w:multiLevelType w:val="hybridMultilevel"/>
    <w:tmpl w:val="2B303B98"/>
    <w:lvl w:ilvl="0" w:tplc="3D2A061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772383F"/>
    <w:multiLevelType w:val="hybridMultilevel"/>
    <w:tmpl w:val="1FF69624"/>
    <w:lvl w:ilvl="0" w:tplc="7B18DDB6">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1F9846E8"/>
    <w:multiLevelType w:val="hybridMultilevel"/>
    <w:tmpl w:val="93385E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8E63C4C"/>
    <w:multiLevelType w:val="hybridMultilevel"/>
    <w:tmpl w:val="1FEA99B8"/>
    <w:lvl w:ilvl="0" w:tplc="F7EE22B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2CE93272"/>
    <w:multiLevelType w:val="hybridMultilevel"/>
    <w:tmpl w:val="067C1FAA"/>
    <w:lvl w:ilvl="0" w:tplc="21E6EF8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ED906E8"/>
    <w:multiLevelType w:val="hybridMultilevel"/>
    <w:tmpl w:val="53D8D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BC41686"/>
    <w:multiLevelType w:val="hybridMultilevel"/>
    <w:tmpl w:val="9E746FD2"/>
    <w:lvl w:ilvl="0" w:tplc="B4FCB3B4">
      <w:start w:val="1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F585DEA"/>
    <w:multiLevelType w:val="hybridMultilevel"/>
    <w:tmpl w:val="257C6A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1434667"/>
    <w:multiLevelType w:val="hybridMultilevel"/>
    <w:tmpl w:val="5D9EE65E"/>
    <w:lvl w:ilvl="0" w:tplc="6F5EED8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EC624FD"/>
    <w:multiLevelType w:val="hybridMultilevel"/>
    <w:tmpl w:val="64129C82"/>
    <w:lvl w:ilvl="0" w:tplc="A08ED02E">
      <w:start w:val="1"/>
      <w:numFmt w:val="decimal"/>
      <w:lvlText w:val="%1."/>
      <w:lvlJc w:val="left"/>
      <w:pPr>
        <w:ind w:left="720" w:hanging="360"/>
      </w:pPr>
      <w:rPr>
        <w:rFonts w:ascii="Arial" w:hAnsi="Arial" w:cs="Arial" w:hint="default"/>
        <w:b w:val="0"/>
        <w:bCs w:val="0"/>
        <w:color w:val="auto"/>
      </w:rPr>
    </w:lvl>
    <w:lvl w:ilvl="1" w:tplc="8D9E8CBA">
      <w:start w:val="1"/>
      <w:numFmt w:val="lowerLetter"/>
      <w:lvlText w:val="(%2)"/>
      <w:lvlJc w:val="left"/>
      <w:pPr>
        <w:ind w:left="1440" w:hanging="360"/>
      </w:pPr>
      <w:rPr>
        <w:rFonts w:ascii="Arial" w:hAnsi="Arial" w:cs="Arial" w:hint="default"/>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02A74DB"/>
    <w:multiLevelType w:val="hybridMultilevel"/>
    <w:tmpl w:val="02AA77AC"/>
    <w:lvl w:ilvl="0" w:tplc="F7EE22B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30625A1"/>
    <w:multiLevelType w:val="hybridMultilevel"/>
    <w:tmpl w:val="9CF61AA4"/>
    <w:lvl w:ilvl="0" w:tplc="4746CA38">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2126430"/>
    <w:multiLevelType w:val="hybridMultilevel"/>
    <w:tmpl w:val="242AACD4"/>
    <w:lvl w:ilvl="0" w:tplc="F7EE22B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9CA1E74"/>
    <w:multiLevelType w:val="hybridMultilevel"/>
    <w:tmpl w:val="5756DEC8"/>
    <w:lvl w:ilvl="0" w:tplc="EEEA1A7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8"/>
  </w:num>
  <w:num w:numId="2">
    <w:abstractNumId w:val="13"/>
  </w:num>
  <w:num w:numId="3">
    <w:abstractNumId w:val="7"/>
  </w:num>
  <w:num w:numId="4">
    <w:abstractNumId w:val="9"/>
  </w:num>
  <w:num w:numId="5">
    <w:abstractNumId w:val="6"/>
  </w:num>
  <w:num w:numId="6">
    <w:abstractNumId w:val="4"/>
  </w:num>
  <w:num w:numId="7">
    <w:abstractNumId w:val="3"/>
  </w:num>
  <w:num w:numId="8">
    <w:abstractNumId w:val="16"/>
  </w:num>
  <w:num w:numId="9">
    <w:abstractNumId w:val="18"/>
  </w:num>
  <w:num w:numId="10">
    <w:abstractNumId w:val="15"/>
  </w:num>
  <w:num w:numId="11">
    <w:abstractNumId w:val="1"/>
  </w:num>
  <w:num w:numId="12">
    <w:abstractNumId w:val="17"/>
  </w:num>
  <w:num w:numId="13">
    <w:abstractNumId w:val="0"/>
  </w:num>
  <w:num w:numId="14">
    <w:abstractNumId w:val="14"/>
  </w:num>
  <w:num w:numId="15">
    <w:abstractNumId w:val="2"/>
  </w:num>
  <w:num w:numId="16">
    <w:abstractNumId w:val="10"/>
  </w:num>
  <w:num w:numId="17">
    <w:abstractNumId w:val="19"/>
  </w:num>
  <w:num w:numId="18">
    <w:abstractNumId w:val="5"/>
  </w:num>
  <w:num w:numId="19">
    <w:abstractNumId w:val="11"/>
  </w:num>
  <w:num w:numId="20">
    <w:abstractNumId w:val="12"/>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ana Edwards">
    <w15:presenceInfo w15:providerId="None" w15:userId="Alana Edward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markup="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409"/>
    <w:rsid w:val="0000028D"/>
    <w:rsid w:val="00002357"/>
    <w:rsid w:val="00002E9F"/>
    <w:rsid w:val="00006DA0"/>
    <w:rsid w:val="00012A95"/>
    <w:rsid w:val="00013A64"/>
    <w:rsid w:val="00021514"/>
    <w:rsid w:val="000253E1"/>
    <w:rsid w:val="00026476"/>
    <w:rsid w:val="00031828"/>
    <w:rsid w:val="00036427"/>
    <w:rsid w:val="00042467"/>
    <w:rsid w:val="000445FC"/>
    <w:rsid w:val="00047D98"/>
    <w:rsid w:val="0005044F"/>
    <w:rsid w:val="00053CDD"/>
    <w:rsid w:val="00063F06"/>
    <w:rsid w:val="000709A9"/>
    <w:rsid w:val="00070F8D"/>
    <w:rsid w:val="000736C5"/>
    <w:rsid w:val="0007507A"/>
    <w:rsid w:val="000750AF"/>
    <w:rsid w:val="00081F4C"/>
    <w:rsid w:val="000842EE"/>
    <w:rsid w:val="0009119F"/>
    <w:rsid w:val="00092DAD"/>
    <w:rsid w:val="00093830"/>
    <w:rsid w:val="00093A0B"/>
    <w:rsid w:val="00093BB8"/>
    <w:rsid w:val="00095236"/>
    <w:rsid w:val="00095EF0"/>
    <w:rsid w:val="000A3D9C"/>
    <w:rsid w:val="000B0103"/>
    <w:rsid w:val="000B0E2F"/>
    <w:rsid w:val="000B2C7F"/>
    <w:rsid w:val="000B34BA"/>
    <w:rsid w:val="000B411B"/>
    <w:rsid w:val="000C40AC"/>
    <w:rsid w:val="000D04CD"/>
    <w:rsid w:val="000D1AAD"/>
    <w:rsid w:val="000D58B3"/>
    <w:rsid w:val="000E18A2"/>
    <w:rsid w:val="000E71D7"/>
    <w:rsid w:val="000F08D7"/>
    <w:rsid w:val="000F1709"/>
    <w:rsid w:val="000F19DB"/>
    <w:rsid w:val="000F549B"/>
    <w:rsid w:val="000F6060"/>
    <w:rsid w:val="00105951"/>
    <w:rsid w:val="00110C8B"/>
    <w:rsid w:val="00114394"/>
    <w:rsid w:val="00116721"/>
    <w:rsid w:val="00120C37"/>
    <w:rsid w:val="001276BC"/>
    <w:rsid w:val="00132CAD"/>
    <w:rsid w:val="00135A58"/>
    <w:rsid w:val="001370D6"/>
    <w:rsid w:val="00141821"/>
    <w:rsid w:val="00141C8D"/>
    <w:rsid w:val="00143653"/>
    <w:rsid w:val="00145C3F"/>
    <w:rsid w:val="00154EE6"/>
    <w:rsid w:val="00156269"/>
    <w:rsid w:val="00161D88"/>
    <w:rsid w:val="00163B43"/>
    <w:rsid w:val="00163D9E"/>
    <w:rsid w:val="00166766"/>
    <w:rsid w:val="00170D0F"/>
    <w:rsid w:val="00175305"/>
    <w:rsid w:val="00175704"/>
    <w:rsid w:val="001842A4"/>
    <w:rsid w:val="001904B5"/>
    <w:rsid w:val="00193FA9"/>
    <w:rsid w:val="00195B4D"/>
    <w:rsid w:val="001A0D29"/>
    <w:rsid w:val="001A5AB6"/>
    <w:rsid w:val="001A7355"/>
    <w:rsid w:val="001B06C7"/>
    <w:rsid w:val="001B3CE0"/>
    <w:rsid w:val="001B6330"/>
    <w:rsid w:val="001C19EB"/>
    <w:rsid w:val="001D1543"/>
    <w:rsid w:val="001D2BF4"/>
    <w:rsid w:val="001D41E4"/>
    <w:rsid w:val="001F4416"/>
    <w:rsid w:val="002037CD"/>
    <w:rsid w:val="002122AD"/>
    <w:rsid w:val="0021416D"/>
    <w:rsid w:val="0021552F"/>
    <w:rsid w:val="002260BA"/>
    <w:rsid w:val="0022612B"/>
    <w:rsid w:val="002339A7"/>
    <w:rsid w:val="002436E0"/>
    <w:rsid w:val="0024593B"/>
    <w:rsid w:val="00263814"/>
    <w:rsid w:val="00271C2C"/>
    <w:rsid w:val="002742D6"/>
    <w:rsid w:val="00275471"/>
    <w:rsid w:val="00276F28"/>
    <w:rsid w:val="00280D1B"/>
    <w:rsid w:val="0028457F"/>
    <w:rsid w:val="00285186"/>
    <w:rsid w:val="00285737"/>
    <w:rsid w:val="00293C2E"/>
    <w:rsid w:val="00297708"/>
    <w:rsid w:val="002A2989"/>
    <w:rsid w:val="002A3776"/>
    <w:rsid w:val="002A4768"/>
    <w:rsid w:val="002B2526"/>
    <w:rsid w:val="002B3063"/>
    <w:rsid w:val="002C2D4B"/>
    <w:rsid w:val="002C7632"/>
    <w:rsid w:val="002E5D99"/>
    <w:rsid w:val="002F4EA0"/>
    <w:rsid w:val="002F7B8E"/>
    <w:rsid w:val="003006D1"/>
    <w:rsid w:val="00302BFC"/>
    <w:rsid w:val="00304BEA"/>
    <w:rsid w:val="003065D9"/>
    <w:rsid w:val="00313DE1"/>
    <w:rsid w:val="00317B43"/>
    <w:rsid w:val="00317CB5"/>
    <w:rsid w:val="003216CD"/>
    <w:rsid w:val="00321FDA"/>
    <w:rsid w:val="003228C7"/>
    <w:rsid w:val="00335813"/>
    <w:rsid w:val="00335EE8"/>
    <w:rsid w:val="0034074D"/>
    <w:rsid w:val="00347AD0"/>
    <w:rsid w:val="00353970"/>
    <w:rsid w:val="003541F1"/>
    <w:rsid w:val="00355223"/>
    <w:rsid w:val="0035581C"/>
    <w:rsid w:val="00361AFC"/>
    <w:rsid w:val="00362A5E"/>
    <w:rsid w:val="003646FD"/>
    <w:rsid w:val="003723A6"/>
    <w:rsid w:val="00375322"/>
    <w:rsid w:val="00380973"/>
    <w:rsid w:val="003812BA"/>
    <w:rsid w:val="0038217F"/>
    <w:rsid w:val="0039013D"/>
    <w:rsid w:val="00396DC1"/>
    <w:rsid w:val="00397E14"/>
    <w:rsid w:val="003A4B54"/>
    <w:rsid w:val="003A4B63"/>
    <w:rsid w:val="003B0242"/>
    <w:rsid w:val="003B0367"/>
    <w:rsid w:val="003B215D"/>
    <w:rsid w:val="003B35B6"/>
    <w:rsid w:val="003C0FD2"/>
    <w:rsid w:val="003C24C9"/>
    <w:rsid w:val="003C34A4"/>
    <w:rsid w:val="003C468F"/>
    <w:rsid w:val="003C56ED"/>
    <w:rsid w:val="003C6984"/>
    <w:rsid w:val="003D2687"/>
    <w:rsid w:val="003E50E8"/>
    <w:rsid w:val="003E557E"/>
    <w:rsid w:val="003F0C54"/>
    <w:rsid w:val="003F0E2D"/>
    <w:rsid w:val="003F569B"/>
    <w:rsid w:val="0040201E"/>
    <w:rsid w:val="00405E35"/>
    <w:rsid w:val="00424E7E"/>
    <w:rsid w:val="004259D4"/>
    <w:rsid w:val="00426EFD"/>
    <w:rsid w:val="00426FA6"/>
    <w:rsid w:val="004356B0"/>
    <w:rsid w:val="0044487F"/>
    <w:rsid w:val="0044544B"/>
    <w:rsid w:val="00446BD8"/>
    <w:rsid w:val="00451CF2"/>
    <w:rsid w:val="004627E0"/>
    <w:rsid w:val="00466C28"/>
    <w:rsid w:val="00466FF1"/>
    <w:rsid w:val="00472F91"/>
    <w:rsid w:val="004779A3"/>
    <w:rsid w:val="0048592B"/>
    <w:rsid w:val="004906EA"/>
    <w:rsid w:val="00492305"/>
    <w:rsid w:val="00492BBF"/>
    <w:rsid w:val="004945B5"/>
    <w:rsid w:val="0049564B"/>
    <w:rsid w:val="00496A29"/>
    <w:rsid w:val="004A31B5"/>
    <w:rsid w:val="004A7E2B"/>
    <w:rsid w:val="004B17FB"/>
    <w:rsid w:val="004B26E6"/>
    <w:rsid w:val="004B3D60"/>
    <w:rsid w:val="004B7339"/>
    <w:rsid w:val="004C4F56"/>
    <w:rsid w:val="004D0CA6"/>
    <w:rsid w:val="004D22CC"/>
    <w:rsid w:val="004D4CE5"/>
    <w:rsid w:val="004D5912"/>
    <w:rsid w:val="004D61CC"/>
    <w:rsid w:val="004D6EA1"/>
    <w:rsid w:val="004E1E00"/>
    <w:rsid w:val="004E7036"/>
    <w:rsid w:val="004F4D6A"/>
    <w:rsid w:val="004F5AEE"/>
    <w:rsid w:val="005039CB"/>
    <w:rsid w:val="00505469"/>
    <w:rsid w:val="00505A23"/>
    <w:rsid w:val="005167FA"/>
    <w:rsid w:val="00516C12"/>
    <w:rsid w:val="0052627A"/>
    <w:rsid w:val="0053040B"/>
    <w:rsid w:val="00537BCC"/>
    <w:rsid w:val="00544751"/>
    <w:rsid w:val="005476EE"/>
    <w:rsid w:val="00555EB0"/>
    <w:rsid w:val="00557A09"/>
    <w:rsid w:val="0056087B"/>
    <w:rsid w:val="00571A4E"/>
    <w:rsid w:val="00573FB9"/>
    <w:rsid w:val="00580CDC"/>
    <w:rsid w:val="005814C2"/>
    <w:rsid w:val="00587815"/>
    <w:rsid w:val="00591EDC"/>
    <w:rsid w:val="00591EEE"/>
    <w:rsid w:val="005951B2"/>
    <w:rsid w:val="005B1B28"/>
    <w:rsid w:val="005B7705"/>
    <w:rsid w:val="005B7C0A"/>
    <w:rsid w:val="005D0B51"/>
    <w:rsid w:val="005D4678"/>
    <w:rsid w:val="005D7CE9"/>
    <w:rsid w:val="005E256B"/>
    <w:rsid w:val="005E2B79"/>
    <w:rsid w:val="005F03B8"/>
    <w:rsid w:val="005F7482"/>
    <w:rsid w:val="00601C0B"/>
    <w:rsid w:val="006030C5"/>
    <w:rsid w:val="00610ABC"/>
    <w:rsid w:val="00613738"/>
    <w:rsid w:val="0061488B"/>
    <w:rsid w:val="00617C5A"/>
    <w:rsid w:val="00622413"/>
    <w:rsid w:val="00623AD5"/>
    <w:rsid w:val="006333A4"/>
    <w:rsid w:val="00647557"/>
    <w:rsid w:val="006504BE"/>
    <w:rsid w:val="00650974"/>
    <w:rsid w:val="00651C63"/>
    <w:rsid w:val="00651DF5"/>
    <w:rsid w:val="00652C17"/>
    <w:rsid w:val="00661420"/>
    <w:rsid w:val="0066421A"/>
    <w:rsid w:val="00665DC9"/>
    <w:rsid w:val="00666E69"/>
    <w:rsid w:val="00667260"/>
    <w:rsid w:val="00671522"/>
    <w:rsid w:val="00672B2E"/>
    <w:rsid w:val="00675A64"/>
    <w:rsid w:val="006861CA"/>
    <w:rsid w:val="00691223"/>
    <w:rsid w:val="00696881"/>
    <w:rsid w:val="00697A19"/>
    <w:rsid w:val="006A0C1F"/>
    <w:rsid w:val="006A126F"/>
    <w:rsid w:val="006B0123"/>
    <w:rsid w:val="006B050D"/>
    <w:rsid w:val="006B1486"/>
    <w:rsid w:val="006B2103"/>
    <w:rsid w:val="006B2C54"/>
    <w:rsid w:val="006C3646"/>
    <w:rsid w:val="006C3F9F"/>
    <w:rsid w:val="006C77F2"/>
    <w:rsid w:val="006E3CEA"/>
    <w:rsid w:val="006E790A"/>
    <w:rsid w:val="006F02D9"/>
    <w:rsid w:val="006F2BC4"/>
    <w:rsid w:val="0070350D"/>
    <w:rsid w:val="00707BD4"/>
    <w:rsid w:val="00712651"/>
    <w:rsid w:val="00714D60"/>
    <w:rsid w:val="00723E31"/>
    <w:rsid w:val="00730B16"/>
    <w:rsid w:val="0074597A"/>
    <w:rsid w:val="0074792E"/>
    <w:rsid w:val="007547B1"/>
    <w:rsid w:val="00755288"/>
    <w:rsid w:val="00761DB8"/>
    <w:rsid w:val="007660F1"/>
    <w:rsid w:val="0077013D"/>
    <w:rsid w:val="0077611F"/>
    <w:rsid w:val="00777D99"/>
    <w:rsid w:val="0078562F"/>
    <w:rsid w:val="00785EC7"/>
    <w:rsid w:val="007909E1"/>
    <w:rsid w:val="00792BFD"/>
    <w:rsid w:val="007A44D1"/>
    <w:rsid w:val="007A68BA"/>
    <w:rsid w:val="007A75FC"/>
    <w:rsid w:val="007B3A78"/>
    <w:rsid w:val="007C26AB"/>
    <w:rsid w:val="007C3995"/>
    <w:rsid w:val="007C3BB1"/>
    <w:rsid w:val="007C57A1"/>
    <w:rsid w:val="007C7701"/>
    <w:rsid w:val="007C7945"/>
    <w:rsid w:val="007C7D1B"/>
    <w:rsid w:val="007D51A1"/>
    <w:rsid w:val="007D688E"/>
    <w:rsid w:val="007D7787"/>
    <w:rsid w:val="007E12AF"/>
    <w:rsid w:val="007F05DA"/>
    <w:rsid w:val="007F1393"/>
    <w:rsid w:val="007F252E"/>
    <w:rsid w:val="007F39E6"/>
    <w:rsid w:val="0080730D"/>
    <w:rsid w:val="0081425A"/>
    <w:rsid w:val="00823B8A"/>
    <w:rsid w:val="008267BA"/>
    <w:rsid w:val="0082767E"/>
    <w:rsid w:val="00831AEB"/>
    <w:rsid w:val="00831F7E"/>
    <w:rsid w:val="00832686"/>
    <w:rsid w:val="008339F3"/>
    <w:rsid w:val="008362DD"/>
    <w:rsid w:val="00840970"/>
    <w:rsid w:val="0085043B"/>
    <w:rsid w:val="00854C40"/>
    <w:rsid w:val="00855E81"/>
    <w:rsid w:val="00857DCE"/>
    <w:rsid w:val="00861CF9"/>
    <w:rsid w:val="00867FE6"/>
    <w:rsid w:val="008705E2"/>
    <w:rsid w:val="00877D1C"/>
    <w:rsid w:val="00881919"/>
    <w:rsid w:val="008839DB"/>
    <w:rsid w:val="008915FB"/>
    <w:rsid w:val="00892C92"/>
    <w:rsid w:val="008934EB"/>
    <w:rsid w:val="008A4487"/>
    <w:rsid w:val="008B28BD"/>
    <w:rsid w:val="008B4DE4"/>
    <w:rsid w:val="008B74D6"/>
    <w:rsid w:val="008C246E"/>
    <w:rsid w:val="008D443D"/>
    <w:rsid w:val="008D5944"/>
    <w:rsid w:val="008E7706"/>
    <w:rsid w:val="008F1846"/>
    <w:rsid w:val="008F2B32"/>
    <w:rsid w:val="008F60FD"/>
    <w:rsid w:val="00902E06"/>
    <w:rsid w:val="009206AD"/>
    <w:rsid w:val="0092710E"/>
    <w:rsid w:val="009377E8"/>
    <w:rsid w:val="00955714"/>
    <w:rsid w:val="009660B5"/>
    <w:rsid w:val="00966C59"/>
    <w:rsid w:val="009752E0"/>
    <w:rsid w:val="00975CAA"/>
    <w:rsid w:val="00980D13"/>
    <w:rsid w:val="0098200C"/>
    <w:rsid w:val="00982305"/>
    <w:rsid w:val="0099546A"/>
    <w:rsid w:val="00995926"/>
    <w:rsid w:val="009A0DC1"/>
    <w:rsid w:val="009A117C"/>
    <w:rsid w:val="009A3CAB"/>
    <w:rsid w:val="009A5088"/>
    <w:rsid w:val="009B03C0"/>
    <w:rsid w:val="009B547F"/>
    <w:rsid w:val="009C0AD9"/>
    <w:rsid w:val="009C3BF0"/>
    <w:rsid w:val="009C61C9"/>
    <w:rsid w:val="009C6EA7"/>
    <w:rsid w:val="009D05F6"/>
    <w:rsid w:val="009D6F70"/>
    <w:rsid w:val="009E5EAB"/>
    <w:rsid w:val="009F1F98"/>
    <w:rsid w:val="009F3061"/>
    <w:rsid w:val="009F3944"/>
    <w:rsid w:val="00A041AA"/>
    <w:rsid w:val="00A07224"/>
    <w:rsid w:val="00A109B5"/>
    <w:rsid w:val="00A15D0B"/>
    <w:rsid w:val="00A17668"/>
    <w:rsid w:val="00A17922"/>
    <w:rsid w:val="00A207E9"/>
    <w:rsid w:val="00A2238B"/>
    <w:rsid w:val="00A327D8"/>
    <w:rsid w:val="00A33D6A"/>
    <w:rsid w:val="00A44248"/>
    <w:rsid w:val="00A44408"/>
    <w:rsid w:val="00A516A6"/>
    <w:rsid w:val="00A52B7D"/>
    <w:rsid w:val="00A701CF"/>
    <w:rsid w:val="00A72D65"/>
    <w:rsid w:val="00A90686"/>
    <w:rsid w:val="00A908F5"/>
    <w:rsid w:val="00A93CAB"/>
    <w:rsid w:val="00AC148D"/>
    <w:rsid w:val="00AC337C"/>
    <w:rsid w:val="00AC4194"/>
    <w:rsid w:val="00AD4149"/>
    <w:rsid w:val="00AE02F9"/>
    <w:rsid w:val="00AE7B73"/>
    <w:rsid w:val="00AF2486"/>
    <w:rsid w:val="00AF4ACF"/>
    <w:rsid w:val="00B029A5"/>
    <w:rsid w:val="00B0459B"/>
    <w:rsid w:val="00B06DF4"/>
    <w:rsid w:val="00B12749"/>
    <w:rsid w:val="00B21A1C"/>
    <w:rsid w:val="00B23837"/>
    <w:rsid w:val="00B241EC"/>
    <w:rsid w:val="00B27905"/>
    <w:rsid w:val="00B27E1B"/>
    <w:rsid w:val="00B43522"/>
    <w:rsid w:val="00B43A06"/>
    <w:rsid w:val="00B43F09"/>
    <w:rsid w:val="00B445FE"/>
    <w:rsid w:val="00B47ACA"/>
    <w:rsid w:val="00B522D1"/>
    <w:rsid w:val="00B5269A"/>
    <w:rsid w:val="00B56B22"/>
    <w:rsid w:val="00B66C44"/>
    <w:rsid w:val="00B75FAE"/>
    <w:rsid w:val="00B76146"/>
    <w:rsid w:val="00B839A4"/>
    <w:rsid w:val="00B8642D"/>
    <w:rsid w:val="00B92C35"/>
    <w:rsid w:val="00BA0F67"/>
    <w:rsid w:val="00BA11F9"/>
    <w:rsid w:val="00BA1409"/>
    <w:rsid w:val="00BA16A0"/>
    <w:rsid w:val="00BA68BA"/>
    <w:rsid w:val="00BA756D"/>
    <w:rsid w:val="00BB1653"/>
    <w:rsid w:val="00BB4B70"/>
    <w:rsid w:val="00BB68F9"/>
    <w:rsid w:val="00BC4C68"/>
    <w:rsid w:val="00BD0343"/>
    <w:rsid w:val="00BD07FF"/>
    <w:rsid w:val="00BD5347"/>
    <w:rsid w:val="00BD68CA"/>
    <w:rsid w:val="00BE12CE"/>
    <w:rsid w:val="00BF4329"/>
    <w:rsid w:val="00C02A66"/>
    <w:rsid w:val="00C02A84"/>
    <w:rsid w:val="00C12996"/>
    <w:rsid w:val="00C15837"/>
    <w:rsid w:val="00C1765F"/>
    <w:rsid w:val="00C25EF8"/>
    <w:rsid w:val="00C33026"/>
    <w:rsid w:val="00C33AEA"/>
    <w:rsid w:val="00C33DC3"/>
    <w:rsid w:val="00C37DF0"/>
    <w:rsid w:val="00C45FE7"/>
    <w:rsid w:val="00C5508D"/>
    <w:rsid w:val="00C5590D"/>
    <w:rsid w:val="00C578D5"/>
    <w:rsid w:val="00C633A8"/>
    <w:rsid w:val="00C67547"/>
    <w:rsid w:val="00C747FD"/>
    <w:rsid w:val="00C80217"/>
    <w:rsid w:val="00C852C3"/>
    <w:rsid w:val="00C86808"/>
    <w:rsid w:val="00C90378"/>
    <w:rsid w:val="00C9305F"/>
    <w:rsid w:val="00CA1DAE"/>
    <w:rsid w:val="00CA2FED"/>
    <w:rsid w:val="00CA3A94"/>
    <w:rsid w:val="00CA6BDD"/>
    <w:rsid w:val="00CA7979"/>
    <w:rsid w:val="00CB4FA9"/>
    <w:rsid w:val="00CB5D29"/>
    <w:rsid w:val="00CC3BE2"/>
    <w:rsid w:val="00CD1D2C"/>
    <w:rsid w:val="00CE37FC"/>
    <w:rsid w:val="00CF3342"/>
    <w:rsid w:val="00CF73BD"/>
    <w:rsid w:val="00CF7D1B"/>
    <w:rsid w:val="00D037F9"/>
    <w:rsid w:val="00D054CE"/>
    <w:rsid w:val="00D10242"/>
    <w:rsid w:val="00D10E39"/>
    <w:rsid w:val="00D13346"/>
    <w:rsid w:val="00D1605E"/>
    <w:rsid w:val="00D2226E"/>
    <w:rsid w:val="00D253B1"/>
    <w:rsid w:val="00D260CE"/>
    <w:rsid w:val="00D378D0"/>
    <w:rsid w:val="00D40F61"/>
    <w:rsid w:val="00D437F4"/>
    <w:rsid w:val="00D516CF"/>
    <w:rsid w:val="00D518C0"/>
    <w:rsid w:val="00D5231C"/>
    <w:rsid w:val="00D53081"/>
    <w:rsid w:val="00D56057"/>
    <w:rsid w:val="00D671B3"/>
    <w:rsid w:val="00D71316"/>
    <w:rsid w:val="00D743FD"/>
    <w:rsid w:val="00D75BB8"/>
    <w:rsid w:val="00D84ADB"/>
    <w:rsid w:val="00D866A5"/>
    <w:rsid w:val="00D90850"/>
    <w:rsid w:val="00D9281F"/>
    <w:rsid w:val="00DA0198"/>
    <w:rsid w:val="00DA125B"/>
    <w:rsid w:val="00DB1462"/>
    <w:rsid w:val="00DB64FA"/>
    <w:rsid w:val="00DC1A27"/>
    <w:rsid w:val="00DC34EC"/>
    <w:rsid w:val="00DC4D15"/>
    <w:rsid w:val="00DC62AE"/>
    <w:rsid w:val="00DD74C9"/>
    <w:rsid w:val="00DE0274"/>
    <w:rsid w:val="00DE3DE1"/>
    <w:rsid w:val="00DE4AA3"/>
    <w:rsid w:val="00DF090A"/>
    <w:rsid w:val="00DF5706"/>
    <w:rsid w:val="00DF620B"/>
    <w:rsid w:val="00E020EF"/>
    <w:rsid w:val="00E0443E"/>
    <w:rsid w:val="00E05139"/>
    <w:rsid w:val="00E14A9C"/>
    <w:rsid w:val="00E2420B"/>
    <w:rsid w:val="00E32782"/>
    <w:rsid w:val="00E420F6"/>
    <w:rsid w:val="00E44ED2"/>
    <w:rsid w:val="00E464DD"/>
    <w:rsid w:val="00E509C2"/>
    <w:rsid w:val="00E61864"/>
    <w:rsid w:val="00E627A0"/>
    <w:rsid w:val="00E67F2B"/>
    <w:rsid w:val="00E70B14"/>
    <w:rsid w:val="00E73539"/>
    <w:rsid w:val="00E8634D"/>
    <w:rsid w:val="00E87F99"/>
    <w:rsid w:val="00E93713"/>
    <w:rsid w:val="00EA12DB"/>
    <w:rsid w:val="00EA3681"/>
    <w:rsid w:val="00EA38CE"/>
    <w:rsid w:val="00EB21FC"/>
    <w:rsid w:val="00EB2A7F"/>
    <w:rsid w:val="00EB5F85"/>
    <w:rsid w:val="00EB78F9"/>
    <w:rsid w:val="00EC0C97"/>
    <w:rsid w:val="00EC2D98"/>
    <w:rsid w:val="00EC43D6"/>
    <w:rsid w:val="00EC719C"/>
    <w:rsid w:val="00EC73BD"/>
    <w:rsid w:val="00ED1E37"/>
    <w:rsid w:val="00ED2AA5"/>
    <w:rsid w:val="00ED6492"/>
    <w:rsid w:val="00ED6DCE"/>
    <w:rsid w:val="00EE060B"/>
    <w:rsid w:val="00EE07BA"/>
    <w:rsid w:val="00EE6205"/>
    <w:rsid w:val="00EF15D4"/>
    <w:rsid w:val="00EF4771"/>
    <w:rsid w:val="00F0475E"/>
    <w:rsid w:val="00F04A99"/>
    <w:rsid w:val="00F07FBB"/>
    <w:rsid w:val="00F179C3"/>
    <w:rsid w:val="00F223EC"/>
    <w:rsid w:val="00F332AD"/>
    <w:rsid w:val="00F3488F"/>
    <w:rsid w:val="00F424DB"/>
    <w:rsid w:val="00F42C6F"/>
    <w:rsid w:val="00F42FE9"/>
    <w:rsid w:val="00F51BE8"/>
    <w:rsid w:val="00F618A0"/>
    <w:rsid w:val="00F64C30"/>
    <w:rsid w:val="00F655B1"/>
    <w:rsid w:val="00F67111"/>
    <w:rsid w:val="00F743F6"/>
    <w:rsid w:val="00F86541"/>
    <w:rsid w:val="00F872EF"/>
    <w:rsid w:val="00F87437"/>
    <w:rsid w:val="00F91CAA"/>
    <w:rsid w:val="00F9782D"/>
    <w:rsid w:val="00FA0A58"/>
    <w:rsid w:val="00FA3337"/>
    <w:rsid w:val="00FA35E1"/>
    <w:rsid w:val="00FA370F"/>
    <w:rsid w:val="00FA6397"/>
    <w:rsid w:val="00FB0E27"/>
    <w:rsid w:val="00FB1A96"/>
    <w:rsid w:val="00FB2057"/>
    <w:rsid w:val="00FB2BC7"/>
    <w:rsid w:val="00FB33C3"/>
    <w:rsid w:val="00FC1F96"/>
    <w:rsid w:val="00FC4743"/>
    <w:rsid w:val="00FC5FA0"/>
    <w:rsid w:val="00FC7820"/>
    <w:rsid w:val="00FD1114"/>
    <w:rsid w:val="00FD3C81"/>
    <w:rsid w:val="00FD4C3B"/>
    <w:rsid w:val="00FD4E51"/>
    <w:rsid w:val="00FD5E15"/>
    <w:rsid w:val="00FE42D9"/>
    <w:rsid w:val="00FE55E7"/>
    <w:rsid w:val="00FE656E"/>
    <w:rsid w:val="00FE7DC8"/>
    <w:rsid w:val="00FF32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9D41C"/>
  <w15:chartTrackingRefBased/>
  <w15:docId w15:val="{D936E3E7-022E-4772-9478-F5CB050E0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4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1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409"/>
  </w:style>
  <w:style w:type="paragraph" w:styleId="Footer">
    <w:name w:val="footer"/>
    <w:basedOn w:val="Normal"/>
    <w:link w:val="FooterChar"/>
    <w:uiPriority w:val="99"/>
    <w:unhideWhenUsed/>
    <w:rsid w:val="00BA1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409"/>
  </w:style>
  <w:style w:type="paragraph" w:styleId="ListParagraph">
    <w:name w:val="List Paragraph"/>
    <w:basedOn w:val="Normal"/>
    <w:uiPriority w:val="34"/>
    <w:qFormat/>
    <w:rsid w:val="00276F28"/>
    <w:pPr>
      <w:ind w:left="720"/>
      <w:contextualSpacing/>
    </w:pPr>
  </w:style>
  <w:style w:type="table" w:styleId="TableGrid">
    <w:name w:val="Table Grid"/>
    <w:basedOn w:val="TableNormal"/>
    <w:uiPriority w:val="39"/>
    <w:rsid w:val="00276F2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78D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39013D"/>
    <w:rPr>
      <w:color w:val="0000FF"/>
      <w:u w:val="single"/>
    </w:rPr>
  </w:style>
  <w:style w:type="character" w:styleId="FollowedHyperlink">
    <w:name w:val="FollowedHyperlink"/>
    <w:basedOn w:val="DefaultParagraphFont"/>
    <w:uiPriority w:val="99"/>
    <w:semiHidden/>
    <w:unhideWhenUsed/>
    <w:rsid w:val="00F223EC"/>
    <w:rPr>
      <w:color w:val="954F72" w:themeColor="followedHyperlink"/>
      <w:u w:val="single"/>
    </w:rPr>
  </w:style>
  <w:style w:type="character" w:customStyle="1" w:styleId="normaltextrun">
    <w:name w:val="normaltextrun"/>
    <w:basedOn w:val="DefaultParagraphFont"/>
    <w:rsid w:val="006E790A"/>
  </w:style>
  <w:style w:type="character" w:customStyle="1" w:styleId="eop">
    <w:name w:val="eop"/>
    <w:basedOn w:val="DefaultParagraphFont"/>
    <w:rsid w:val="006E790A"/>
  </w:style>
  <w:style w:type="character" w:styleId="UnresolvedMention">
    <w:name w:val="Unresolved Mention"/>
    <w:basedOn w:val="DefaultParagraphFont"/>
    <w:uiPriority w:val="99"/>
    <w:semiHidden/>
    <w:unhideWhenUsed/>
    <w:rsid w:val="00B43A06"/>
    <w:rPr>
      <w:color w:val="605E5C"/>
      <w:shd w:val="clear" w:color="auto" w:fill="E1DFDD"/>
    </w:rPr>
  </w:style>
  <w:style w:type="paragraph" w:styleId="Revision">
    <w:name w:val="Revision"/>
    <w:hidden/>
    <w:uiPriority w:val="99"/>
    <w:semiHidden/>
    <w:rsid w:val="00DC4D1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298603">
      <w:bodyDiv w:val="1"/>
      <w:marLeft w:val="0"/>
      <w:marRight w:val="0"/>
      <w:marTop w:val="0"/>
      <w:marBottom w:val="0"/>
      <w:divBdr>
        <w:top w:val="none" w:sz="0" w:space="0" w:color="auto"/>
        <w:left w:val="none" w:sz="0" w:space="0" w:color="auto"/>
        <w:bottom w:val="none" w:sz="0" w:space="0" w:color="auto"/>
        <w:right w:val="none" w:sz="0" w:space="0" w:color="auto"/>
      </w:divBdr>
    </w:div>
    <w:div w:id="231890437">
      <w:bodyDiv w:val="1"/>
      <w:marLeft w:val="0"/>
      <w:marRight w:val="0"/>
      <w:marTop w:val="0"/>
      <w:marBottom w:val="0"/>
      <w:divBdr>
        <w:top w:val="none" w:sz="0" w:space="0" w:color="auto"/>
        <w:left w:val="none" w:sz="0" w:space="0" w:color="auto"/>
        <w:bottom w:val="none" w:sz="0" w:space="0" w:color="auto"/>
        <w:right w:val="none" w:sz="0" w:space="0" w:color="auto"/>
      </w:divBdr>
    </w:div>
    <w:div w:id="661011048">
      <w:bodyDiv w:val="1"/>
      <w:marLeft w:val="0"/>
      <w:marRight w:val="0"/>
      <w:marTop w:val="0"/>
      <w:marBottom w:val="0"/>
      <w:divBdr>
        <w:top w:val="none" w:sz="0" w:space="0" w:color="auto"/>
        <w:left w:val="none" w:sz="0" w:space="0" w:color="auto"/>
        <w:bottom w:val="none" w:sz="0" w:space="0" w:color="auto"/>
        <w:right w:val="none" w:sz="0" w:space="0" w:color="auto"/>
      </w:divBdr>
      <w:divsChild>
        <w:div w:id="2134932737">
          <w:marLeft w:val="0"/>
          <w:marRight w:val="0"/>
          <w:marTop w:val="0"/>
          <w:marBottom w:val="0"/>
          <w:divBdr>
            <w:top w:val="none" w:sz="0" w:space="0" w:color="auto"/>
            <w:left w:val="none" w:sz="0" w:space="0" w:color="auto"/>
            <w:bottom w:val="none" w:sz="0" w:space="0" w:color="auto"/>
            <w:right w:val="none" w:sz="0" w:space="0" w:color="auto"/>
          </w:divBdr>
          <w:divsChild>
            <w:div w:id="1214731193">
              <w:marLeft w:val="0"/>
              <w:marRight w:val="0"/>
              <w:marTop w:val="0"/>
              <w:marBottom w:val="0"/>
              <w:divBdr>
                <w:top w:val="none" w:sz="0" w:space="0" w:color="auto"/>
                <w:left w:val="none" w:sz="0" w:space="0" w:color="auto"/>
                <w:bottom w:val="none" w:sz="0" w:space="0" w:color="auto"/>
                <w:right w:val="none" w:sz="0" w:space="0" w:color="auto"/>
              </w:divBdr>
            </w:div>
          </w:divsChild>
        </w:div>
        <w:div w:id="544412957">
          <w:marLeft w:val="0"/>
          <w:marRight w:val="0"/>
          <w:marTop w:val="0"/>
          <w:marBottom w:val="0"/>
          <w:divBdr>
            <w:top w:val="none" w:sz="0" w:space="0" w:color="auto"/>
            <w:left w:val="none" w:sz="0" w:space="0" w:color="auto"/>
            <w:bottom w:val="none" w:sz="0" w:space="0" w:color="auto"/>
            <w:right w:val="none" w:sz="0" w:space="0" w:color="auto"/>
          </w:divBdr>
          <w:divsChild>
            <w:div w:id="10232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20758">
      <w:bodyDiv w:val="1"/>
      <w:marLeft w:val="0"/>
      <w:marRight w:val="0"/>
      <w:marTop w:val="0"/>
      <w:marBottom w:val="0"/>
      <w:divBdr>
        <w:top w:val="none" w:sz="0" w:space="0" w:color="auto"/>
        <w:left w:val="none" w:sz="0" w:space="0" w:color="auto"/>
        <w:bottom w:val="none" w:sz="0" w:space="0" w:color="auto"/>
        <w:right w:val="none" w:sz="0" w:space="0" w:color="auto"/>
      </w:divBdr>
      <w:divsChild>
        <w:div w:id="875850377">
          <w:marLeft w:val="0"/>
          <w:marRight w:val="0"/>
          <w:marTop w:val="0"/>
          <w:marBottom w:val="0"/>
          <w:divBdr>
            <w:top w:val="none" w:sz="0" w:space="0" w:color="auto"/>
            <w:left w:val="none" w:sz="0" w:space="0" w:color="auto"/>
            <w:bottom w:val="none" w:sz="0" w:space="0" w:color="auto"/>
            <w:right w:val="none" w:sz="0" w:space="0" w:color="auto"/>
          </w:divBdr>
          <w:divsChild>
            <w:div w:id="614409727">
              <w:marLeft w:val="0"/>
              <w:marRight w:val="0"/>
              <w:marTop w:val="0"/>
              <w:marBottom w:val="0"/>
              <w:divBdr>
                <w:top w:val="none" w:sz="0" w:space="0" w:color="auto"/>
                <w:left w:val="none" w:sz="0" w:space="0" w:color="auto"/>
                <w:bottom w:val="none" w:sz="0" w:space="0" w:color="auto"/>
                <w:right w:val="none" w:sz="0" w:space="0" w:color="auto"/>
              </w:divBdr>
            </w:div>
          </w:divsChild>
        </w:div>
        <w:div w:id="1483548640">
          <w:marLeft w:val="0"/>
          <w:marRight w:val="0"/>
          <w:marTop w:val="0"/>
          <w:marBottom w:val="0"/>
          <w:divBdr>
            <w:top w:val="none" w:sz="0" w:space="0" w:color="auto"/>
            <w:left w:val="none" w:sz="0" w:space="0" w:color="auto"/>
            <w:bottom w:val="none" w:sz="0" w:space="0" w:color="auto"/>
            <w:right w:val="none" w:sz="0" w:space="0" w:color="auto"/>
          </w:divBdr>
          <w:divsChild>
            <w:div w:id="545065163">
              <w:marLeft w:val="0"/>
              <w:marRight w:val="0"/>
              <w:marTop w:val="0"/>
              <w:marBottom w:val="0"/>
              <w:divBdr>
                <w:top w:val="none" w:sz="0" w:space="0" w:color="auto"/>
                <w:left w:val="none" w:sz="0" w:space="0" w:color="auto"/>
                <w:bottom w:val="none" w:sz="0" w:space="0" w:color="auto"/>
                <w:right w:val="none" w:sz="0" w:space="0" w:color="auto"/>
              </w:divBdr>
            </w:div>
          </w:divsChild>
        </w:div>
        <w:div w:id="28260624">
          <w:marLeft w:val="0"/>
          <w:marRight w:val="0"/>
          <w:marTop w:val="0"/>
          <w:marBottom w:val="0"/>
          <w:divBdr>
            <w:top w:val="none" w:sz="0" w:space="0" w:color="auto"/>
            <w:left w:val="none" w:sz="0" w:space="0" w:color="auto"/>
            <w:bottom w:val="none" w:sz="0" w:space="0" w:color="auto"/>
            <w:right w:val="none" w:sz="0" w:space="0" w:color="auto"/>
          </w:divBdr>
          <w:divsChild>
            <w:div w:id="1333796472">
              <w:marLeft w:val="0"/>
              <w:marRight w:val="0"/>
              <w:marTop w:val="0"/>
              <w:marBottom w:val="0"/>
              <w:divBdr>
                <w:top w:val="none" w:sz="0" w:space="0" w:color="auto"/>
                <w:left w:val="none" w:sz="0" w:space="0" w:color="auto"/>
                <w:bottom w:val="none" w:sz="0" w:space="0" w:color="auto"/>
                <w:right w:val="none" w:sz="0" w:space="0" w:color="auto"/>
              </w:divBdr>
            </w:div>
          </w:divsChild>
        </w:div>
        <w:div w:id="40836681">
          <w:marLeft w:val="0"/>
          <w:marRight w:val="0"/>
          <w:marTop w:val="0"/>
          <w:marBottom w:val="0"/>
          <w:divBdr>
            <w:top w:val="none" w:sz="0" w:space="0" w:color="auto"/>
            <w:left w:val="none" w:sz="0" w:space="0" w:color="auto"/>
            <w:bottom w:val="none" w:sz="0" w:space="0" w:color="auto"/>
            <w:right w:val="none" w:sz="0" w:space="0" w:color="auto"/>
          </w:divBdr>
          <w:divsChild>
            <w:div w:id="578248697">
              <w:marLeft w:val="0"/>
              <w:marRight w:val="0"/>
              <w:marTop w:val="0"/>
              <w:marBottom w:val="0"/>
              <w:divBdr>
                <w:top w:val="none" w:sz="0" w:space="0" w:color="auto"/>
                <w:left w:val="none" w:sz="0" w:space="0" w:color="auto"/>
                <w:bottom w:val="none" w:sz="0" w:space="0" w:color="auto"/>
                <w:right w:val="none" w:sz="0" w:space="0" w:color="auto"/>
              </w:divBdr>
            </w:div>
          </w:divsChild>
        </w:div>
        <w:div w:id="643631442">
          <w:marLeft w:val="0"/>
          <w:marRight w:val="0"/>
          <w:marTop w:val="0"/>
          <w:marBottom w:val="0"/>
          <w:divBdr>
            <w:top w:val="none" w:sz="0" w:space="0" w:color="auto"/>
            <w:left w:val="none" w:sz="0" w:space="0" w:color="auto"/>
            <w:bottom w:val="none" w:sz="0" w:space="0" w:color="auto"/>
            <w:right w:val="none" w:sz="0" w:space="0" w:color="auto"/>
          </w:divBdr>
          <w:divsChild>
            <w:div w:id="1863592483">
              <w:marLeft w:val="0"/>
              <w:marRight w:val="0"/>
              <w:marTop w:val="0"/>
              <w:marBottom w:val="0"/>
              <w:divBdr>
                <w:top w:val="none" w:sz="0" w:space="0" w:color="auto"/>
                <w:left w:val="none" w:sz="0" w:space="0" w:color="auto"/>
                <w:bottom w:val="none" w:sz="0" w:space="0" w:color="auto"/>
                <w:right w:val="none" w:sz="0" w:space="0" w:color="auto"/>
              </w:divBdr>
            </w:div>
          </w:divsChild>
        </w:div>
        <w:div w:id="357705640">
          <w:marLeft w:val="0"/>
          <w:marRight w:val="0"/>
          <w:marTop w:val="0"/>
          <w:marBottom w:val="0"/>
          <w:divBdr>
            <w:top w:val="none" w:sz="0" w:space="0" w:color="auto"/>
            <w:left w:val="none" w:sz="0" w:space="0" w:color="auto"/>
            <w:bottom w:val="none" w:sz="0" w:space="0" w:color="auto"/>
            <w:right w:val="none" w:sz="0" w:space="0" w:color="auto"/>
          </w:divBdr>
          <w:divsChild>
            <w:div w:id="577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1674">
      <w:bodyDiv w:val="1"/>
      <w:marLeft w:val="0"/>
      <w:marRight w:val="0"/>
      <w:marTop w:val="0"/>
      <w:marBottom w:val="0"/>
      <w:divBdr>
        <w:top w:val="none" w:sz="0" w:space="0" w:color="auto"/>
        <w:left w:val="none" w:sz="0" w:space="0" w:color="auto"/>
        <w:bottom w:val="none" w:sz="0" w:space="0" w:color="auto"/>
        <w:right w:val="none" w:sz="0" w:space="0" w:color="auto"/>
      </w:divBdr>
    </w:div>
    <w:div w:id="1626622119">
      <w:bodyDiv w:val="1"/>
      <w:marLeft w:val="0"/>
      <w:marRight w:val="0"/>
      <w:marTop w:val="0"/>
      <w:marBottom w:val="0"/>
      <w:divBdr>
        <w:top w:val="none" w:sz="0" w:space="0" w:color="auto"/>
        <w:left w:val="none" w:sz="0" w:space="0" w:color="auto"/>
        <w:bottom w:val="none" w:sz="0" w:space="0" w:color="auto"/>
        <w:right w:val="none" w:sz="0" w:space="0" w:color="auto"/>
      </w:divBdr>
      <w:divsChild>
        <w:div w:id="99028819">
          <w:marLeft w:val="612"/>
          <w:marRight w:val="0"/>
          <w:marTop w:val="0"/>
          <w:marBottom w:val="0"/>
          <w:divBdr>
            <w:top w:val="none" w:sz="0" w:space="0" w:color="auto"/>
            <w:left w:val="none" w:sz="0" w:space="0" w:color="auto"/>
            <w:bottom w:val="none" w:sz="0" w:space="0" w:color="auto"/>
            <w:right w:val="none" w:sz="0" w:space="0" w:color="auto"/>
          </w:divBdr>
        </w:div>
      </w:divsChild>
    </w:div>
    <w:div w:id="1734160849">
      <w:bodyDiv w:val="1"/>
      <w:marLeft w:val="0"/>
      <w:marRight w:val="0"/>
      <w:marTop w:val="0"/>
      <w:marBottom w:val="0"/>
      <w:divBdr>
        <w:top w:val="none" w:sz="0" w:space="0" w:color="auto"/>
        <w:left w:val="none" w:sz="0" w:space="0" w:color="auto"/>
        <w:bottom w:val="none" w:sz="0" w:space="0" w:color="auto"/>
        <w:right w:val="none" w:sz="0" w:space="0" w:color="auto"/>
      </w:divBdr>
      <w:divsChild>
        <w:div w:id="1122959396">
          <w:marLeft w:val="612"/>
          <w:marRight w:val="0"/>
          <w:marTop w:val="0"/>
          <w:marBottom w:val="0"/>
          <w:divBdr>
            <w:top w:val="none" w:sz="0" w:space="0" w:color="auto"/>
            <w:left w:val="none" w:sz="0" w:space="0" w:color="auto"/>
            <w:bottom w:val="none" w:sz="0" w:space="0" w:color="auto"/>
            <w:right w:val="none" w:sz="0" w:space="0" w:color="auto"/>
          </w:divBdr>
        </w:div>
      </w:divsChild>
    </w:div>
    <w:div w:id="213478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commons.wikimedia.org/wiki/File:Heart_normal_short_axis_section.jpg" TargetMode="External"/><Relationship Id="rId21" Type="http://schemas.openxmlformats.org/officeDocument/2006/relationships/image" Target="media/image9.png"/><Relationship Id="rId34" Type="http://schemas.openxmlformats.org/officeDocument/2006/relationships/hyperlink" Target="https://commons.wikimedia.org/wiki/File:423_Table_04_02_Summary_of_Epithelial_Tissue_CellsN.jpg" TargetMode="External"/><Relationship Id="rId42" Type="http://schemas.openxmlformats.org/officeDocument/2006/relationships/hyperlink" Target="https://commons.wikimedia.org/wiki/File:907_Synovial_Joints.jpg" TargetMode="External"/><Relationship Id="rId47" Type="http://schemas.openxmlformats.org/officeDocument/2006/relationships/theme" Target="theme/theme1.xml"/><Relationship Id="rId50" Type="http://schemas.openxmlformats.org/officeDocument/2006/relationships/customXml" Target="../customXml/item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hyperlink" Target="https://commons.wikimedia.org/wiki/File:Enzyme-temperature.png" TargetMode="External"/><Relationship Id="rId37" Type="http://schemas.openxmlformats.org/officeDocument/2006/relationships/hyperlink" Target="https://commons.wikimedia.org/wiki/File:Digestive_system.svg" TargetMode="External"/><Relationship Id="rId40" Type="http://schemas.openxmlformats.org/officeDocument/2006/relationships/hyperlink" Target="http://www.clker.com/clipart-animal-cell.htm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1.bin"/><Relationship Id="rId36" Type="http://schemas.openxmlformats.org/officeDocument/2006/relationships/hyperlink" Target="https://commons.wikimedia.org/wiki/File:Diagram_of_an_osteocyte_-_a_type_of_bone_cell_CRUK_031.svg" TargetMode="External"/><Relationship Id="rId49" Type="http://schemas.openxmlformats.org/officeDocument/2006/relationships/customXml" Target="../customXml/item2.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commons.wikimedia.org/wiki/File:Exercise_Bicep_Curls.png" TargetMode="External"/><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oleObject" Target="embeddings/oleObject2.bin"/><Relationship Id="rId35" Type="http://schemas.openxmlformats.org/officeDocument/2006/relationships/hyperlink" Target="https://commons.wikimedia.org/wiki/File:Myofibril_diagram.svg" TargetMode="External"/><Relationship Id="rId43" Type="http://schemas.openxmlformats.org/officeDocument/2006/relationships/hyperlink" Target="https://commons.wikimedia.org/wiki/File:909_Types_of_Synovial_Joints.jpg" TargetMode="External"/><Relationship Id="rId48" Type="http://schemas.openxmlformats.org/officeDocument/2006/relationships/customXml" Target="../customXml/item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chart" Target="charts/chart1.xml"/><Relationship Id="rId33" Type="http://schemas.openxmlformats.org/officeDocument/2006/relationships/hyperlink" Target="https://commons.wikimedia.org/wiki/File:Human_skull_nocolors.svg" TargetMode="External"/><Relationship Id="rId38" Type="http://schemas.openxmlformats.org/officeDocument/2006/relationships/hyperlink" Target="https://commons.wikimedia.org/wiki/File:Small_intestine_surface.svg" TargetMode="External"/><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www.istockphoto.com/vector/enzyme-lock-and-key-model-synthesis-gm665215350-121161975" TargetMode="External"/><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Sheet1!$I$10</c:f>
              <c:strCache>
                <c:ptCount val="1"/>
                <c:pt idx="0">
                  <c:v>Reaction Rate (mm/sec)</c:v>
                </c:pt>
              </c:strCache>
            </c:strRef>
          </c:tx>
          <c:spPr>
            <a:ln w="28575" cap="rnd">
              <a:solidFill>
                <a:schemeClr val="dk1">
                  <a:tint val="88500"/>
                </a:schemeClr>
              </a:solidFill>
              <a:round/>
            </a:ln>
            <a:effectLst/>
          </c:spPr>
          <c:marker>
            <c:symbol val="x"/>
            <c:size val="10"/>
            <c:spPr>
              <a:noFill/>
              <a:ln w="9525">
                <a:solidFill>
                  <a:schemeClr val="dk1">
                    <a:tint val="88500"/>
                  </a:schemeClr>
                </a:solidFill>
              </a:ln>
              <a:effectLst/>
            </c:spPr>
          </c:marker>
          <c:cat>
            <c:numRef>
              <c:f>Sheet1!$J$9:$O$9</c:f>
              <c:numCache>
                <c:formatCode>General</c:formatCode>
                <c:ptCount val="6"/>
                <c:pt idx="0">
                  <c:v>0</c:v>
                </c:pt>
                <c:pt idx="1">
                  <c:v>20</c:v>
                </c:pt>
                <c:pt idx="2">
                  <c:v>40</c:v>
                </c:pt>
                <c:pt idx="3">
                  <c:v>60</c:v>
                </c:pt>
                <c:pt idx="4">
                  <c:v>80</c:v>
                </c:pt>
                <c:pt idx="5">
                  <c:v>100</c:v>
                </c:pt>
              </c:numCache>
            </c:numRef>
          </c:cat>
          <c:val>
            <c:numRef>
              <c:f>Sheet1!$J$10:$O$10</c:f>
              <c:numCache>
                <c:formatCode>General</c:formatCode>
                <c:ptCount val="6"/>
                <c:pt idx="0">
                  <c:v>0</c:v>
                </c:pt>
                <c:pt idx="1">
                  <c:v>8</c:v>
                </c:pt>
                <c:pt idx="2">
                  <c:v>12.5</c:v>
                </c:pt>
                <c:pt idx="3">
                  <c:v>14</c:v>
                </c:pt>
                <c:pt idx="4">
                  <c:v>14.5</c:v>
                </c:pt>
                <c:pt idx="5">
                  <c:v>14.5</c:v>
                </c:pt>
              </c:numCache>
            </c:numRef>
          </c:val>
          <c:smooth val="1"/>
          <c:extLst>
            <c:ext xmlns:c16="http://schemas.microsoft.com/office/drawing/2014/chart" uri="{C3380CC4-5D6E-409C-BE32-E72D297353CC}">
              <c16:uniqueId val="{00000000-12A3-46FC-A02B-E5898D0FDC17}"/>
            </c:ext>
          </c:extLst>
        </c:ser>
        <c:dLbls>
          <c:showLegendKey val="0"/>
          <c:showVal val="0"/>
          <c:showCatName val="0"/>
          <c:showSerName val="0"/>
          <c:showPercent val="0"/>
          <c:showBubbleSize val="0"/>
        </c:dLbls>
        <c:marker val="1"/>
        <c:smooth val="0"/>
        <c:axId val="368154736"/>
        <c:axId val="368155720"/>
      </c:lineChart>
      <c:catAx>
        <c:axId val="368154736"/>
        <c:scaling>
          <c:orientation val="minMax"/>
        </c:scaling>
        <c:delete val="0"/>
        <c:axPos val="b"/>
        <c:majorGridlines>
          <c:spPr>
            <a:ln w="12700" cap="flat" cmpd="sng" algn="ctr">
              <a:solidFill>
                <a:schemeClr val="tx1">
                  <a:lumMod val="15000"/>
                  <a:lumOff val="85000"/>
                </a:schemeClr>
              </a:solidFill>
              <a:round/>
            </a:ln>
            <a:effectLst/>
          </c:spPr>
        </c:majorGridlines>
        <c:minorGridlines>
          <c:spPr>
            <a:ln w="12700"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155720"/>
        <c:crosses val="autoZero"/>
        <c:auto val="1"/>
        <c:lblAlgn val="ctr"/>
        <c:lblOffset val="100"/>
        <c:noMultiLvlLbl val="0"/>
      </c:catAx>
      <c:valAx>
        <c:axId val="368155720"/>
        <c:scaling>
          <c:orientation val="minMax"/>
        </c:scaling>
        <c:delete val="0"/>
        <c:axPos val="l"/>
        <c:majorGridlines>
          <c:spPr>
            <a:ln w="12700" cap="flat" cmpd="sng" algn="ctr">
              <a:solidFill>
                <a:schemeClr val="tx1">
                  <a:lumMod val="15000"/>
                  <a:lumOff val="85000"/>
                </a:schemeClr>
              </a:solidFill>
              <a:round/>
            </a:ln>
            <a:effectLst/>
          </c:spPr>
        </c:majorGridlines>
        <c:minorGridlines>
          <c:spPr>
            <a:ln w="12700"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154736"/>
        <c:crosses val="autoZero"/>
        <c:crossBetween val="midCat"/>
      </c:valAx>
      <c:spPr>
        <a:noFill/>
        <a:ln w="127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4EA2AB3-AF67-4B64-82DA-32C7151B13F3}"/>
</file>

<file path=customXml/itemProps2.xml><?xml version="1.0" encoding="utf-8"?>
<ds:datastoreItem xmlns:ds="http://schemas.openxmlformats.org/officeDocument/2006/customXml" ds:itemID="{CE042A8C-9AEA-447C-A3D0-BCA287BFA78D}"/>
</file>

<file path=customXml/itemProps3.xml><?xml version="1.0" encoding="utf-8"?>
<ds:datastoreItem xmlns:ds="http://schemas.openxmlformats.org/officeDocument/2006/customXml" ds:itemID="{9E4ED2F4-0B56-4A5C-9732-3336E36D74DC}"/>
</file>

<file path=docProps/app.xml><?xml version="1.0" encoding="utf-8"?>
<Properties xmlns="http://schemas.openxmlformats.org/officeDocument/2006/extended-properties" xmlns:vt="http://schemas.openxmlformats.org/officeDocument/2006/docPropsVTypes">
  <Template>Normal</Template>
  <TotalTime>12</TotalTime>
  <Pages>37</Pages>
  <Words>5892</Words>
  <Characters>33585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william purcell</cp:lastModifiedBy>
  <cp:revision>10</cp:revision>
  <dcterms:created xsi:type="dcterms:W3CDTF">2021-01-19T05:13:00Z</dcterms:created>
  <dcterms:modified xsi:type="dcterms:W3CDTF">2021-02-19T07:03:00Z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