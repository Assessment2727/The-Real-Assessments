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a14="http://schemas.microsoft.com/office/mac/drawingml/2011/main" xmlns:ask="http://schemas.microsoft.com/office/drawing/2018/sketchyshapes" mc:Ignorable="w14 w15 w16se w16cid w16 w16cex w16sdtdh wp14">
  <w:body>
    <w:p w:rsidR="009509CD" w:rsidP="009A7DBE" w:rsidRDefault="009509CD" w14:paraId="0FAA6B67" w14:textId="49634EFF">
      <w:pPr>
        <w:tabs>
          <w:tab w:val="left" w:pos="4706"/>
          <w:tab w:val="right" w:pos="7740"/>
        </w:tabs>
        <w:ind w:right="3"/>
        <w:rPr>
          <w:b/>
          <w:szCs w:val="22"/>
        </w:rPr>
      </w:pPr>
      <w:r w:rsidRPr="007936BA">
        <w:rPr>
          <w:b/>
          <w:szCs w:val="22"/>
        </w:rPr>
        <w:tab/>
      </w:r>
      <w:r w:rsidRPr="007936BA">
        <w:rPr>
          <w:b/>
          <w:szCs w:val="22"/>
        </w:rPr>
        <w:tab/>
      </w:r>
    </w:p>
    <w:p w:rsidR="009509CD" w:rsidP="009A7DBE" w:rsidRDefault="00C11392" w14:paraId="17E70711" w14:textId="01DA638F" w14:noSpellErr="1">
      <w:pPr>
        <w:tabs>
          <w:tab w:val="left" w:pos="4706"/>
          <w:tab w:val="right" w:pos="7740"/>
        </w:tabs>
        <w:ind w:right="3"/>
      </w:pPr>
    </w:p>
    <w:p w:rsidRPr="007936BA" w:rsidR="009509CD" w:rsidP="003746D8" w:rsidRDefault="00A525B3" w14:paraId="15D2EA8E" w14:textId="059ACC8C">
      <w:pPr>
        <w:tabs>
          <w:tab w:val="left" w:pos="4706"/>
          <w:tab w:val="right" w:pos="7740"/>
        </w:tabs>
        <w:ind w:right="3"/>
        <w:rPr>
          <w:szCs w:val="22"/>
        </w:rPr>
      </w:pPr>
      <w:del w:author="LEE Simon [Pinjarra Senior High School]" w:date="2023-09-13T10:14:00Z" w:id="1">
        <w:r w:rsidRPr="00D85A2D" w:rsidDel="00C11392">
          <w:rPr>
            <w:noProof/>
            <w:szCs w:val="22"/>
            <w:lang w:eastAsia="en-AU"/>
          </w:rPr>
          <mc:AlternateContent>
            <mc:Choice Requires="wps">
              <w:drawing>
                <wp:anchor distT="45720" distB="45720" distL="114300" distR="114300" simplePos="0" relativeHeight="251510784" behindDoc="0" locked="0" layoutInCell="1" allowOverlap="1" wp14:anchorId="3BABBB4E" wp14:editId="0264BB7C">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rsidR="00AB243D" w:rsidP="00A525B3" w:rsidRDefault="00AB243D" w14:paraId="142961A7" w14:textId="07B2F99F">
                              <w:r>
                                <w:t xml:space="preserve"> </w:t>
                              </w:r>
                              <w:ins w:author="LEE Simon [Pinjarra Senior High School]" w:date="2023-09-13T10:14:00Z" w:id="2">
                                <w:r w:rsidR="00C11392">
                                  <w:rPr>
                                    <w:b/>
                                    <w:noProof/>
                                    <w:sz w:val="32"/>
                                  </w:rPr>
                                  <w:drawing>
                                    <wp:inline distT="0" distB="0" distL="0" distR="0" wp14:anchorId="781F011B" wp14:editId="7C820DD7">
                                      <wp:extent cx="1202690" cy="120269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2">
                                                <a:extLst>
                                                  <a:ext uri="{28A0092B-C50C-407E-A947-70E740481C1C}">
                                                    <a14:useLocalDpi xmlns:a14="http://schemas.microsoft.com/office/drawing/2010/main" val="0"/>
                                                  </a:ext>
                                                </a:extLst>
                                              </a:blip>
                                              <a:stretch>
                                                <a:fillRect/>
                                              </a:stretch>
                                            </pic:blipFill>
                                            <pic:spPr>
                                              <a:xfrm>
                                                <a:off x="0" y="0"/>
                                                <a:ext cx="1202690" cy="1202690"/>
                                              </a:xfrm>
                                              <a:prstGeom prst="rect">
                                                <a:avLst/>
                                              </a:prstGeom>
                                            </pic:spPr>
                                          </pic:pic>
                                        </a:graphicData>
                                      </a:graphic>
                                    </wp:inline>
                                  </w:drawing>
                                </w:r>
                              </w:ins>
                            </w:p>
                            <w:p w:rsidR="00AB243D" w:rsidP="00A525B3" w:rsidRDefault="00AB243D" w14:paraId="1293EE3B" w14:textId="77777777"/>
                            <w:p w:rsidR="00AB243D" w:rsidP="00A525B3" w:rsidRDefault="00AB243D" w14:paraId="50270781" w14:textId="77777777"/>
                            <w:p w:rsidRPr="00D85A2D" w:rsidR="00AB243D" w:rsidP="00A525B3" w:rsidRDefault="00AB243D" w14:paraId="0457B0F1" w14:textId="1E72B0A0">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E2E81B1">
                <v:shapetype id="_x0000_t202" coordsize="21600,21600" o:spt="202" path="m,l,21600r21600,l21600,xe" w14:anchorId="3BABBB4E">
                  <v:stroke joinstyle="miter"/>
                  <v:path gradientshapeok="t" o:connecttype="rect"/>
                </v:shapetype>
                <v:shape id="Text Box 2" style="position:absolute;margin-left:0;margin-top:9.55pt;width:203.6pt;height:102.6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rsidR="00AB243D" w:rsidP="00A525B3" w:rsidRDefault="00AB243D" w14:paraId="29D6B04F" w14:textId="07B2F99F">
                        <w:r>
                          <w:t xml:space="preserve"> </w:t>
                        </w:r>
                        <w:ins w:author="LEE Simon [Pinjarra Senior High School]" w:date="2023-09-13T10:14:00Z" w:id="3">
                          <w:r w:rsidR="00C11392">
                            <w:rPr>
                              <w:b/>
                              <w:noProof/>
                              <w:sz w:val="32"/>
                            </w:rPr>
                            <w:drawing>
                              <wp:inline distT="0" distB="0" distL="0" distR="0" wp14:anchorId="633304B6" wp14:editId="7C820DD7">
                                <wp:extent cx="1202690" cy="1202690"/>
                                <wp:effectExtent l="0" t="0" r="0" b="0"/>
                                <wp:docPr id="317228529"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2">
                                          <a:extLst>
                                            <a:ext uri="{28A0092B-C50C-407E-A947-70E740481C1C}">
                                              <a14:useLocalDpi xmlns:a14="http://schemas.microsoft.com/office/drawing/2010/main" val="0"/>
                                            </a:ext>
                                          </a:extLst>
                                        </a:blip>
                                        <a:stretch>
                                          <a:fillRect/>
                                        </a:stretch>
                                      </pic:blipFill>
                                      <pic:spPr>
                                        <a:xfrm>
                                          <a:off x="0" y="0"/>
                                          <a:ext cx="1202690" cy="1202690"/>
                                        </a:xfrm>
                                        <a:prstGeom prst="rect">
                                          <a:avLst/>
                                        </a:prstGeom>
                                      </pic:spPr>
                                    </pic:pic>
                                  </a:graphicData>
                                </a:graphic>
                              </wp:inline>
                            </w:drawing>
                          </w:r>
                        </w:ins>
                      </w:p>
                      <w:p w:rsidR="00AB243D" w:rsidP="00A525B3" w:rsidRDefault="00AB243D" w14:paraId="672A6659" w14:textId="77777777"/>
                      <w:p w:rsidR="00AB243D" w:rsidP="00A525B3" w:rsidRDefault="00AB243D" w14:paraId="0A37501D" w14:textId="77777777"/>
                      <w:p w:rsidRPr="00D85A2D" w:rsidR="00AB243D" w:rsidP="00A525B3" w:rsidRDefault="00AB243D" w14:paraId="47E326DA" w14:textId="1E72B0A0">
                        <w:pPr>
                          <w:jc w:val="center"/>
                          <w:rPr>
                            <w:b/>
                            <w:sz w:val="32"/>
                          </w:rPr>
                        </w:pPr>
                        <w:r w:rsidRPr="00D85A2D">
                          <w:rPr>
                            <w:b/>
                            <w:sz w:val="32"/>
                          </w:rPr>
                          <w:t>Insert School Logo</w:t>
                        </w:r>
                      </w:p>
                    </w:txbxContent>
                  </v:textbox>
                  <w10:wrap type="square"/>
                </v:shape>
              </w:pict>
            </mc:Fallback>
          </mc:AlternateContent>
        </w:r>
      </w:del>
    </w:p>
    <w:p w:rsidRPr="003746D8" w:rsidR="00E641A0" w:rsidP="009A7DBE" w:rsidRDefault="00E641A0" w14:paraId="577D1244" w14:textId="18962025">
      <w:pPr>
        <w:spacing w:before="120"/>
        <w:ind w:left="4320" w:firstLine="720"/>
        <w:jc w:val="center"/>
        <w:outlineLvl w:val="4"/>
        <w:rPr>
          <w:b/>
          <w:bCs/>
          <w:iCs/>
          <w:sz w:val="40"/>
          <w:szCs w:val="40"/>
        </w:rPr>
      </w:pPr>
      <w:r w:rsidRPr="003746D8">
        <w:rPr>
          <w:b/>
          <w:bCs/>
          <w:iCs/>
          <w:sz w:val="40"/>
          <w:szCs w:val="40"/>
        </w:rPr>
        <w:t xml:space="preserve">Semester </w:t>
      </w:r>
      <w:r w:rsidR="008A22A9">
        <w:rPr>
          <w:b/>
          <w:bCs/>
          <w:iCs/>
          <w:sz w:val="40"/>
          <w:szCs w:val="40"/>
        </w:rPr>
        <w:t>Two</w:t>
      </w:r>
    </w:p>
    <w:p w:rsidRPr="003746D8" w:rsidR="008F2848" w:rsidP="009A7DBE" w:rsidRDefault="00205142" w14:paraId="74329BE2" w14:textId="1AC73257">
      <w:pPr>
        <w:spacing w:before="120"/>
        <w:ind w:left="4320" w:firstLine="720"/>
        <w:jc w:val="center"/>
        <w:outlineLvl w:val="4"/>
        <w:rPr>
          <w:b/>
          <w:bCs/>
          <w:iCs/>
          <w:sz w:val="40"/>
          <w:szCs w:val="40"/>
        </w:rPr>
      </w:pPr>
      <w:r w:rsidRPr="003746D8">
        <w:rPr>
          <w:b/>
          <w:bCs/>
          <w:iCs/>
          <w:sz w:val="40"/>
          <w:szCs w:val="40"/>
        </w:rPr>
        <w:t>Examination</w:t>
      </w:r>
      <w:r w:rsidRPr="003746D8" w:rsidR="00457766">
        <w:rPr>
          <w:b/>
          <w:bCs/>
          <w:iCs/>
          <w:sz w:val="40"/>
          <w:szCs w:val="40"/>
        </w:rPr>
        <w:t xml:space="preserve"> </w:t>
      </w:r>
      <w:r w:rsidRPr="003746D8" w:rsidR="00E75F57">
        <w:rPr>
          <w:b/>
          <w:bCs/>
          <w:iCs/>
          <w:sz w:val="40"/>
          <w:szCs w:val="40"/>
        </w:rPr>
        <w:t>20</w:t>
      </w:r>
      <w:r w:rsidRPr="003746D8" w:rsidR="00AB243D">
        <w:rPr>
          <w:b/>
          <w:bCs/>
          <w:iCs/>
          <w:sz w:val="40"/>
          <w:szCs w:val="40"/>
        </w:rPr>
        <w:t>2</w:t>
      </w:r>
      <w:r w:rsidR="008A22A9">
        <w:rPr>
          <w:b/>
          <w:bCs/>
          <w:iCs/>
          <w:sz w:val="40"/>
          <w:szCs w:val="40"/>
        </w:rPr>
        <w:t>3</w:t>
      </w:r>
    </w:p>
    <w:p w:rsidRPr="003746D8" w:rsidR="009509CD" w:rsidP="009A7DBE" w:rsidRDefault="009509CD" w14:paraId="54931D7E" w14:textId="24D5511C">
      <w:pPr>
        <w:spacing w:before="120"/>
        <w:jc w:val="right"/>
        <w:outlineLvl w:val="4"/>
        <w:rPr>
          <w:b/>
          <w:bCs/>
          <w:iCs/>
          <w:sz w:val="40"/>
          <w:szCs w:val="40"/>
        </w:rPr>
      </w:pPr>
      <w:r w:rsidRPr="003746D8">
        <w:rPr>
          <w:b/>
          <w:bCs/>
          <w:iCs/>
          <w:sz w:val="40"/>
          <w:szCs w:val="40"/>
        </w:rPr>
        <w:t>Question/</w:t>
      </w:r>
      <w:r w:rsidRPr="003746D8" w:rsidR="00F207EF">
        <w:rPr>
          <w:b/>
          <w:bCs/>
          <w:iCs/>
          <w:sz w:val="40"/>
          <w:szCs w:val="40"/>
        </w:rPr>
        <w:t>A</w:t>
      </w:r>
      <w:r w:rsidRPr="003746D8">
        <w:rPr>
          <w:b/>
          <w:bCs/>
          <w:iCs/>
          <w:sz w:val="40"/>
          <w:szCs w:val="40"/>
        </w:rPr>
        <w:t>nswer booklet</w:t>
      </w:r>
    </w:p>
    <w:p w:rsidRPr="007936BA" w:rsidR="009509CD" w:rsidP="009A7DBE" w:rsidRDefault="009509CD" w14:paraId="2ADF564C" w14:textId="77777777">
      <w:pPr>
        <w:rPr>
          <w:szCs w:val="22"/>
        </w:rPr>
      </w:pPr>
    </w:p>
    <w:p w:rsidRPr="007936BA" w:rsidR="009509CD" w:rsidP="009A7DBE" w:rsidRDefault="009509CD" w14:paraId="54FE6E2F" w14:textId="77777777">
      <w:pPr>
        <w:tabs>
          <w:tab w:val="right" w:pos="9270"/>
        </w:tabs>
        <w:rPr>
          <w:rFonts w:cs="Arial"/>
          <w:szCs w:val="22"/>
        </w:rPr>
      </w:pPr>
    </w:p>
    <w:p w:rsidRPr="007936BA" w:rsidR="009509CD" w:rsidP="009A7DBE" w:rsidRDefault="009509CD" w14:paraId="3FD5F357" w14:textId="77777777">
      <w:pPr>
        <w:tabs>
          <w:tab w:val="right" w:pos="9360"/>
        </w:tabs>
        <w:rPr>
          <w:rFonts w:cs="Arial"/>
          <w:szCs w:val="22"/>
        </w:rPr>
      </w:pPr>
    </w:p>
    <w:p w:rsidR="00F71A64" w:rsidP="009A7DBE" w:rsidRDefault="00F71A64" w14:paraId="0DE52A86" w14:textId="77777777">
      <w:pPr>
        <w:tabs>
          <w:tab w:val="right" w:pos="9360"/>
        </w:tabs>
        <w:rPr>
          <w:rFonts w:cs="Arial"/>
          <w:b/>
          <w:bCs/>
          <w:sz w:val="36"/>
          <w:szCs w:val="36"/>
        </w:rPr>
      </w:pPr>
    </w:p>
    <w:p w:rsidRPr="003746D8" w:rsidR="009509CD" w:rsidP="0A5C8A02" w:rsidRDefault="00E641A0" w14:paraId="5A2087AE" w14:textId="2EF5DA30">
      <w:pPr>
        <w:tabs>
          <w:tab w:val="right" w:pos="9360"/>
        </w:tabs>
        <w:rPr>
          <w:ins w:author="LEE Simon [Pinjarra Senior High School]" w:date="2023-09-13T02:17:32.913Z" w:id="2060482284"/>
          <w:rFonts w:cs="Arial"/>
          <w:b w:val="1"/>
          <w:bCs w:val="1"/>
          <w:sz w:val="48"/>
          <w:szCs w:val="48"/>
        </w:rPr>
      </w:pPr>
      <w:r w:rsidRPr="0A5C8A02" w:rsidR="00B6040F">
        <w:rPr>
          <w:rFonts w:cs="Arial"/>
          <w:b w:val="1"/>
          <w:bCs w:val="1"/>
          <w:sz w:val="48"/>
          <w:szCs w:val="48"/>
        </w:rPr>
        <w:t>CHEMISTRY</w:t>
      </w:r>
    </w:p>
    <w:p w:rsidRPr="003746D8" w:rsidR="009509CD" w:rsidP="0037477C" w:rsidRDefault="00E641A0" w14:paraId="426D7446" w14:textId="330A65C1">
      <w:pPr>
        <w:tabs>
          <w:tab w:val="right" w:pos="9360"/>
        </w:tabs>
        <w:rPr>
          <w:del w:author="LEE Simon [Pinjarra Senior High School]" w:date="2023-09-13T02:17:56.572Z" w:id="1664322416"/>
          <w:rFonts w:cs="Arial"/>
          <w:b w:val="1"/>
          <w:bCs w:val="1"/>
          <w:sz w:val="48"/>
          <w:szCs w:val="48"/>
        </w:rPr>
      </w:pPr>
      <w:r w:rsidRPr="0A5C8A02" w:rsidR="2653ADEE">
        <w:rPr>
          <w:rFonts w:cs="Arial"/>
          <w:b w:val="1"/>
          <w:bCs w:val="1"/>
          <w:sz w:val="48"/>
          <w:szCs w:val="48"/>
        </w:rPr>
        <w:t>UN</w:t>
      </w:r>
      <w:r w:rsidRPr="0A5C8A02" w:rsidR="2653ADEE">
        <w:rPr>
          <w:rFonts w:cs="Arial"/>
          <w:b w:val="1"/>
          <w:bCs w:val="1"/>
          <w:sz w:val="48"/>
          <w:szCs w:val="48"/>
        </w:rPr>
        <w:t>ITS 3 &amp; 4</w:t>
      </w:r>
    </w:p>
    <w:p w:rsidR="002236ED" w:rsidP="009A7DBE" w:rsidRDefault="002236ED" w14:paraId="7C127007" w14:textId="26803298">
      <w:pPr>
        <w:tabs>
          <w:tab w:val="right" w:pos="9360"/>
        </w:tabs>
        <w:rPr>
          <w:rFonts w:cs="Arial"/>
          <w:b/>
          <w:bCs/>
          <w:sz w:val="36"/>
          <w:szCs w:val="36"/>
        </w:rPr>
      </w:pPr>
    </w:p>
    <w:p w:rsidRPr="007936BA" w:rsidR="00B6040F" w:rsidP="009A7DBE" w:rsidRDefault="00B6040F" w14:paraId="1F21AD04" w14:textId="77777777" w14:noSpellErr="1">
      <w:pPr>
        <w:tabs>
          <w:tab w:val="right" w:pos="9360"/>
        </w:tabs>
        <w:rPr>
          <w:del w:author="LEE Simon [Pinjarra Senior High School]" w:date="2023-09-13T02:17:36.781Z" w:id="897095978"/>
          <w:rFonts w:cs="Arial"/>
          <w:b w:val="1"/>
          <w:bCs w:val="1"/>
          <w:sz w:val="36"/>
          <w:szCs w:val="36"/>
        </w:rPr>
      </w:pPr>
    </w:p>
    <w:p w:rsidRPr="00FB2CCE" w:rsidR="008D0C24" w:rsidP="008D0C24" w:rsidRDefault="008D0C24" w14:paraId="48E65B2D" w14:textId="61F99760">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r w:rsidR="00B6040F">
        <w:rPr>
          <w:rFonts w:cs="Arial"/>
          <w:sz w:val="16"/>
        </w:rPr>
        <w:t>___________________________________</w:t>
      </w:r>
    </w:p>
    <w:p w:rsidRPr="00FB2CCE" w:rsidR="008D0C24" w:rsidP="008D0C24" w:rsidRDefault="008D0C24" w14:paraId="4844A816" w14:textId="77777777">
      <w:pPr>
        <w:tabs>
          <w:tab w:val="left" w:pos="7371"/>
        </w:tabs>
        <w:jc w:val="both"/>
        <w:rPr>
          <w:rFonts w:cs="Arial"/>
          <w:sz w:val="16"/>
        </w:rPr>
      </w:pPr>
    </w:p>
    <w:p w:rsidRPr="00FB2CCE" w:rsidR="008D0C24" w:rsidP="008D0C24" w:rsidRDefault="008D0C24" w14:paraId="0CF12C90" w14:textId="77777777">
      <w:pPr>
        <w:tabs>
          <w:tab w:val="left" w:pos="7371"/>
        </w:tabs>
        <w:jc w:val="both"/>
        <w:rPr>
          <w:rFonts w:cs="Arial"/>
          <w:sz w:val="16"/>
        </w:rPr>
      </w:pPr>
    </w:p>
    <w:p w:rsidR="008D0C24" w:rsidP="008D0C24" w:rsidRDefault="008D0C24" w14:paraId="1B473840" w14:textId="120B9902">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r w:rsidR="00B6040F">
        <w:rPr>
          <w:rFonts w:cs="Arial"/>
          <w:sz w:val="16"/>
        </w:rPr>
        <w:t>____________________________________</w:t>
      </w:r>
    </w:p>
    <w:p w:rsidR="008D0C24" w:rsidP="008D0C24" w:rsidRDefault="008D0C24" w14:paraId="34930AAF" w14:textId="69F73AFB">
      <w:pPr>
        <w:tabs>
          <w:tab w:val="left" w:pos="1701"/>
          <w:tab w:val="left" w:pos="7371"/>
        </w:tabs>
        <w:jc w:val="both"/>
        <w:rPr>
          <w:rFonts w:cs="Arial"/>
        </w:rPr>
      </w:pPr>
    </w:p>
    <w:p w:rsidRPr="00FB2CCE" w:rsidR="00B6040F" w:rsidP="008D0C24" w:rsidRDefault="00B6040F" w14:paraId="4C9EA8CB" w14:textId="77777777">
      <w:pPr>
        <w:tabs>
          <w:tab w:val="left" w:pos="1701"/>
          <w:tab w:val="left" w:pos="7371"/>
        </w:tabs>
        <w:jc w:val="both"/>
        <w:rPr>
          <w:rFonts w:cs="Arial"/>
        </w:rPr>
      </w:pPr>
    </w:p>
    <w:p w:rsidRPr="00FB2CCE" w:rsidR="008D0C24" w:rsidP="008D0C24" w:rsidRDefault="008D0C24" w14:paraId="1645C1F9" w14:textId="77777777">
      <w:pPr>
        <w:keepNext/>
        <w:tabs>
          <w:tab w:val="right" w:pos="9360"/>
        </w:tabs>
        <w:outlineLvl w:val="0"/>
        <w:rPr>
          <w:rFonts w:cs="Arial"/>
          <w:b/>
          <w:bCs/>
          <w:i/>
          <w:iCs/>
          <w:spacing w:val="-3"/>
        </w:rPr>
      </w:pPr>
    </w:p>
    <w:p w:rsidRPr="00FB2CCE" w:rsidR="008D0C24" w:rsidP="008D0C24" w:rsidRDefault="008D0C24" w14:paraId="0D2F3551" w14:textId="77777777">
      <w:pPr>
        <w:keepNext/>
        <w:tabs>
          <w:tab w:val="right" w:pos="9360"/>
        </w:tabs>
        <w:outlineLvl w:val="0"/>
        <w:rPr>
          <w:rFonts w:cs="Arial"/>
          <w:b/>
          <w:bCs/>
          <w:i/>
          <w:iCs/>
          <w:spacing w:val="-3"/>
        </w:rPr>
      </w:pPr>
      <w:r w:rsidRPr="00FB2CCE">
        <w:rPr>
          <w:rFonts w:cs="Arial"/>
          <w:b/>
          <w:bCs/>
          <w:i/>
          <w:iCs/>
          <w:spacing w:val="-3"/>
        </w:rPr>
        <w:t>TIME ALLOWED FOR THIS PAPER</w:t>
      </w:r>
    </w:p>
    <w:p w:rsidRPr="00FB2CCE" w:rsidR="008D0C24" w:rsidP="008D0C24" w:rsidRDefault="008D0C24" w14:paraId="671D1F51" w14:textId="77777777">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r>
      <w:r w:rsidRPr="00FB2CCE">
        <w:rPr>
          <w:rFonts w:cs="Arial"/>
          <w:bCs/>
          <w:szCs w:val="22"/>
        </w:rPr>
        <w:t>Ten minutes</w:t>
      </w:r>
    </w:p>
    <w:p w:rsidRPr="00FB2CCE" w:rsidR="008D0C24" w:rsidP="008D0C24" w:rsidRDefault="008D0C24" w14:paraId="63475DC9" w14:textId="77777777">
      <w:pPr>
        <w:tabs>
          <w:tab w:val="left" w:pos="4320"/>
        </w:tabs>
        <w:rPr>
          <w:rFonts w:cs="Arial"/>
          <w:szCs w:val="22"/>
        </w:rPr>
      </w:pPr>
      <w:r w:rsidRPr="00FB2CCE">
        <w:rPr>
          <w:rFonts w:cs="Arial"/>
          <w:szCs w:val="22"/>
        </w:rPr>
        <w:t>Working time for the paper:</w:t>
      </w:r>
      <w:r w:rsidRPr="00FB2CCE">
        <w:rPr>
          <w:rFonts w:cs="Arial"/>
          <w:szCs w:val="22"/>
        </w:rPr>
        <w:tab/>
      </w:r>
      <w:r w:rsidRPr="00FB2CCE">
        <w:rPr>
          <w:rFonts w:cs="Arial"/>
          <w:szCs w:val="22"/>
        </w:rPr>
        <w:t>Three hours</w:t>
      </w:r>
    </w:p>
    <w:p w:rsidR="008D0C24" w:rsidP="008D0C24" w:rsidRDefault="008D0C24" w14:paraId="43E5CF6C" w14:textId="4044E1A7">
      <w:pPr>
        <w:keepNext/>
        <w:tabs>
          <w:tab w:val="right" w:pos="9360"/>
        </w:tabs>
        <w:outlineLvl w:val="0"/>
        <w:rPr>
          <w:rFonts w:cs="Arial"/>
          <w:b/>
          <w:bCs/>
          <w:spacing w:val="-3"/>
        </w:rPr>
      </w:pPr>
    </w:p>
    <w:p w:rsidRPr="00FB2CCE" w:rsidR="005E58F2" w:rsidP="008D0C24" w:rsidRDefault="005E58F2" w14:paraId="2D9191F8" w14:textId="77777777">
      <w:pPr>
        <w:keepNext/>
        <w:tabs>
          <w:tab w:val="right" w:pos="9360"/>
        </w:tabs>
        <w:outlineLvl w:val="0"/>
        <w:rPr>
          <w:rFonts w:cs="Arial"/>
          <w:b/>
          <w:bCs/>
          <w:spacing w:val="-3"/>
        </w:rPr>
      </w:pPr>
    </w:p>
    <w:p w:rsidRPr="00FB2CCE" w:rsidR="008D0C24" w:rsidP="008D0C24" w:rsidRDefault="008D0C24" w14:paraId="62532F2F" w14:textId="77777777">
      <w:pPr>
        <w:keepNext/>
        <w:tabs>
          <w:tab w:val="right" w:pos="9360"/>
        </w:tabs>
        <w:outlineLvl w:val="0"/>
        <w:rPr>
          <w:rFonts w:cs="Arial"/>
          <w:b/>
          <w:bCs/>
          <w:i/>
          <w:iCs/>
          <w:spacing w:val="-3"/>
        </w:rPr>
      </w:pPr>
      <w:r w:rsidRPr="00FB2CCE">
        <w:rPr>
          <w:rFonts w:cs="Arial"/>
          <w:b/>
          <w:bCs/>
          <w:i/>
          <w:iCs/>
          <w:spacing w:val="-3"/>
        </w:rPr>
        <w:t>MATERIALS REQUIRED/RECOMMENDED FOR THIS PAPER</w:t>
      </w:r>
    </w:p>
    <w:p w:rsidRPr="00FB2CCE" w:rsidR="008D0C24" w:rsidP="008D0C24" w:rsidRDefault="008D0C24" w14:paraId="2C460CD2" w14:textId="77777777">
      <w:pPr>
        <w:rPr>
          <w:rFonts w:cs="Arial"/>
          <w:b/>
        </w:rPr>
      </w:pPr>
    </w:p>
    <w:p w:rsidRPr="00FB2CCE" w:rsidR="008D0C24" w:rsidP="008D0C24" w:rsidRDefault="008D0C24" w14:paraId="1666999A" w14:textId="77777777">
      <w:pPr>
        <w:rPr>
          <w:rFonts w:cs="Arial"/>
          <w:b/>
        </w:rPr>
      </w:pPr>
      <w:r w:rsidRPr="00FB2CCE">
        <w:rPr>
          <w:rFonts w:cs="Arial"/>
          <w:b/>
        </w:rPr>
        <w:t>To be provided by the supervisor:</w:t>
      </w:r>
    </w:p>
    <w:p w:rsidR="00B6040F" w:rsidP="00B6040F" w:rsidRDefault="00B6040F" w14:paraId="37182154" w14:textId="77777777">
      <w:pPr>
        <w:rPr>
          <w:rFonts w:cs="Arial"/>
        </w:rPr>
      </w:pPr>
      <w:r>
        <w:rPr>
          <w:rFonts w:cs="Arial"/>
        </w:rPr>
        <w:t>This Question/Answer Booklet</w:t>
      </w:r>
    </w:p>
    <w:p w:rsidR="00B6040F" w:rsidP="00B6040F" w:rsidRDefault="00B6040F" w14:paraId="33C375F9" w14:textId="77777777">
      <w:pPr>
        <w:rPr>
          <w:rFonts w:cs="Arial"/>
        </w:rPr>
      </w:pPr>
      <w:r>
        <w:rPr>
          <w:rFonts w:cs="Arial"/>
        </w:rPr>
        <w:t>Multiple-choice Answer Sheet</w:t>
      </w:r>
    </w:p>
    <w:p w:rsidR="008D0C24" w:rsidP="00B6040F" w:rsidRDefault="00B6040F" w14:paraId="43434BBE" w14:textId="5F00F26C">
      <w:pPr>
        <w:rPr>
          <w:rFonts w:cs="Arial"/>
        </w:rPr>
      </w:pPr>
      <w:r>
        <w:rPr>
          <w:rFonts w:cs="Arial"/>
        </w:rPr>
        <w:t>Chemistry Data Book</w:t>
      </w:r>
    </w:p>
    <w:p w:rsidRPr="00FB2CCE" w:rsidR="00B6040F" w:rsidP="00B6040F" w:rsidRDefault="00B6040F" w14:paraId="4261147E" w14:textId="77777777">
      <w:pPr>
        <w:rPr>
          <w:rFonts w:cs="Arial"/>
        </w:rPr>
      </w:pPr>
    </w:p>
    <w:p w:rsidRPr="00FB2CCE" w:rsidR="008D0C24" w:rsidP="008D0C24" w:rsidRDefault="008D0C24" w14:paraId="07BD92C4" w14:textId="77777777">
      <w:pPr>
        <w:rPr>
          <w:rFonts w:cs="Arial"/>
        </w:rPr>
      </w:pPr>
      <w:r w:rsidRPr="00FB2CCE">
        <w:rPr>
          <w:rFonts w:cs="Arial"/>
          <w:b/>
        </w:rPr>
        <w:t>To be provided by the candidate:</w:t>
      </w:r>
    </w:p>
    <w:p w:rsidRPr="00FB2CCE" w:rsidR="008D0C24" w:rsidP="00B6040F" w:rsidRDefault="008D0C24" w14:paraId="0EB41B69" w14:textId="77777777">
      <w:pPr>
        <w:tabs>
          <w:tab w:val="left" w:pos="360"/>
        </w:tabs>
        <w:rPr>
          <w:rFonts w:cs="Arial"/>
        </w:rPr>
      </w:pPr>
      <w:r w:rsidRPr="00FB2CCE">
        <w:rPr>
          <w:rFonts w:cs="Arial"/>
        </w:rPr>
        <w:t>Standard items:</w:t>
      </w:r>
      <w:r w:rsidRPr="00FB2CCE">
        <w:rPr>
          <w:rFonts w:cs="Arial"/>
        </w:rPr>
        <w:tab/>
      </w:r>
      <w:r w:rsidRPr="00FB2CCE">
        <w:rPr>
          <w:rFonts w:cs="Arial"/>
        </w:rPr>
        <w:t>pens, pencils, eraser or correction fluid, ruler, highlighter.</w:t>
      </w:r>
    </w:p>
    <w:p w:rsidRPr="00FB2CCE" w:rsidR="008D0C24" w:rsidP="008D0C24" w:rsidRDefault="008D0C24" w14:paraId="2E8C3315" w14:textId="77777777">
      <w:pPr>
        <w:tabs>
          <w:tab w:val="left" w:pos="360"/>
        </w:tabs>
        <w:rPr>
          <w:rFonts w:cs="Arial"/>
        </w:rPr>
      </w:pPr>
    </w:p>
    <w:p w:rsidRPr="00FB2CCE" w:rsidR="008D0C24" w:rsidP="00B6040F" w:rsidRDefault="008D0C24" w14:paraId="53907F59" w14:textId="52DC50E4">
      <w:pPr>
        <w:tabs>
          <w:tab w:val="left" w:pos="360"/>
        </w:tabs>
        <w:rPr>
          <w:rFonts w:cs="Arial"/>
        </w:rPr>
      </w:pPr>
      <w:r w:rsidRPr="00FB2CCE">
        <w:rPr>
          <w:rFonts w:cs="Arial"/>
        </w:rPr>
        <w:t>Special items:</w:t>
      </w:r>
      <w:r w:rsidRPr="00FB2CCE">
        <w:rPr>
          <w:rFonts w:cs="Arial"/>
        </w:rPr>
        <w:tab/>
      </w:r>
      <w:r w:rsidR="00B6040F">
        <w:rPr>
          <w:rFonts w:cs="Arial"/>
        </w:rPr>
        <w:tab/>
      </w:r>
      <w:r w:rsidR="00B6040F">
        <w:rPr>
          <w:rFonts w:cs="Arial"/>
        </w:rPr>
        <w:t>c</w:t>
      </w:r>
      <w:r w:rsidRPr="00FB2CCE">
        <w:rPr>
          <w:rFonts w:cs="Arial"/>
        </w:rPr>
        <w:t>alculators satisfying the conditions set by the SCSA for this subject.</w:t>
      </w:r>
    </w:p>
    <w:p w:rsidR="008D0C24" w:rsidP="008D0C24" w:rsidRDefault="008D0C24" w14:paraId="6972678D" w14:textId="2A75860F">
      <w:pPr>
        <w:rPr>
          <w:rFonts w:cs="Arial"/>
        </w:rPr>
      </w:pPr>
    </w:p>
    <w:p w:rsidRPr="00FB2CCE" w:rsidR="005E58F2" w:rsidP="008D0C24" w:rsidRDefault="005E58F2" w14:paraId="79A4BF1E" w14:textId="77777777">
      <w:pPr>
        <w:rPr>
          <w:rFonts w:cs="Arial"/>
        </w:rPr>
      </w:pPr>
    </w:p>
    <w:p w:rsidRPr="00FB2CCE" w:rsidR="008D0C24" w:rsidP="008D0C24" w:rsidRDefault="008D0C24" w14:paraId="64FB6D7A" w14:textId="77777777">
      <w:pPr>
        <w:keepNext/>
        <w:tabs>
          <w:tab w:val="right" w:pos="9360"/>
        </w:tabs>
        <w:outlineLvl w:val="0"/>
        <w:rPr>
          <w:rFonts w:cs="Arial"/>
          <w:b/>
          <w:bCs/>
          <w:i/>
          <w:iCs/>
          <w:spacing w:val="-3"/>
        </w:rPr>
      </w:pPr>
      <w:r w:rsidRPr="00FB2CCE">
        <w:rPr>
          <w:rFonts w:cs="Arial"/>
          <w:b/>
          <w:bCs/>
          <w:i/>
          <w:iCs/>
          <w:spacing w:val="-3"/>
        </w:rPr>
        <w:t>IMPORTANT NOTE TO CANDIDATES</w:t>
      </w:r>
    </w:p>
    <w:p w:rsidRPr="00FB2CCE" w:rsidR="008D0C24" w:rsidP="008D0C24" w:rsidRDefault="008D0C24" w14:paraId="1CA3D8AF" w14:textId="77777777">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rsidR="00246664" w:rsidP="009A7DBE" w:rsidRDefault="00246664" w14:paraId="72D88A90" w14:textId="77777777">
      <w:pPr>
        <w:tabs>
          <w:tab w:val="left" w:pos="-720"/>
        </w:tabs>
        <w:suppressAutoHyphens/>
        <w:jc w:val="both"/>
        <w:rPr>
          <w:rFonts w:cs="Arial"/>
          <w:spacing w:val="-2"/>
          <w:szCs w:val="22"/>
        </w:rPr>
      </w:pPr>
    </w:p>
    <w:p w:rsidRPr="00246664" w:rsidR="00246664" w:rsidP="009A7DBE" w:rsidRDefault="00246664" w14:paraId="7848A2A8" w14:textId="77777777">
      <w:pPr>
        <w:tabs>
          <w:tab w:val="left" w:pos="-720"/>
        </w:tabs>
        <w:suppressAutoHyphens/>
        <w:jc w:val="both"/>
        <w:rPr>
          <w:rFonts w:cs="Arial"/>
          <w:spacing w:val="-2"/>
          <w:szCs w:val="22"/>
        </w:rPr>
        <w:sectPr w:rsidRPr="00246664" w:rsidR="00246664" w:rsidSect="008F2848">
          <w:headerReference w:type="even" r:id="rId13"/>
          <w:headerReference w:type="default" r:id="rId14"/>
          <w:footerReference w:type="even" r:id="rId15"/>
          <w:footerReference w:type="default" r:id="rId16"/>
          <w:headerReference w:type="first" r:id="rId17"/>
          <w:footerReference w:type="first" r:id="rId18"/>
          <w:pgSz w:w="11907" w:h="16840" w:orient="portrait" w:code="9"/>
          <w:pgMar w:top="862" w:right="1298" w:bottom="862" w:left="1298" w:header="720" w:footer="720" w:gutter="0"/>
          <w:pgNumType w:start="1"/>
          <w:cols w:space="720"/>
          <w:noEndnote/>
          <w:titlePg/>
        </w:sectPr>
      </w:pPr>
    </w:p>
    <w:p w:rsidR="005E58F2" w:rsidRDefault="005E58F2" w14:paraId="21112999" w14:textId="77777777">
      <w:pPr>
        <w:rPr>
          <w:rFonts w:cs="Arial"/>
          <w:b/>
          <w:bCs/>
          <w:sz w:val="28"/>
          <w:szCs w:val="28"/>
        </w:rPr>
      </w:pPr>
      <w:r>
        <w:rPr>
          <w:rFonts w:cs="Arial"/>
          <w:b/>
          <w:bCs/>
          <w:sz w:val="28"/>
          <w:szCs w:val="28"/>
        </w:rPr>
        <w:br w:type="page"/>
      </w:r>
    </w:p>
    <w:p w:rsidRPr="00FB2CCE" w:rsidR="00E51E6F" w:rsidP="00E51E6F" w:rsidRDefault="00E51E6F" w14:paraId="43251B58" w14:textId="7C4C9586">
      <w:pPr>
        <w:ind w:left="720" w:hanging="720"/>
        <w:rPr>
          <w:rFonts w:cs="Arial"/>
          <w:b/>
          <w:bCs/>
          <w:sz w:val="28"/>
          <w:szCs w:val="28"/>
        </w:rPr>
      </w:pPr>
      <w:r w:rsidRPr="00FB2CCE">
        <w:rPr>
          <w:rFonts w:cs="Arial"/>
          <w:b/>
          <w:bCs/>
          <w:sz w:val="28"/>
          <w:szCs w:val="28"/>
        </w:rPr>
        <w:t xml:space="preserve">Structure of this paper </w:t>
      </w:r>
    </w:p>
    <w:p w:rsidR="00E51E6F" w:rsidP="00E51E6F" w:rsidRDefault="00E51E6F" w14:paraId="0196E134" w14:textId="77777777">
      <w:pPr>
        <w:tabs>
          <w:tab w:val="center" w:pos="4513"/>
        </w:tabs>
        <w:suppressAutoHyphens/>
        <w:ind w:left="720" w:hanging="720"/>
        <w:jc w:val="both"/>
        <w:rPr>
          <w:rFonts w:cs="Arial"/>
          <w:spacing w:val="-2"/>
          <w:szCs w:val="22"/>
        </w:rPr>
      </w:pPr>
    </w:p>
    <w:tbl>
      <w:tblPr>
        <w:tblW w:w="0" w:type="auto"/>
        <w:jc w:val="center"/>
        <w:tblBorders>
          <w:top w:val="single" w:color="auto" w:sz="6" w:space="0"/>
          <w:left w:val="single" w:color="auto" w:sz="6" w:space="0"/>
          <w:bottom w:val="single" w:color="auto" w:sz="6" w:space="0"/>
          <w:right w:val="single" w:color="auto" w:sz="6" w:space="0"/>
        </w:tblBorders>
        <w:tblLayout w:type="fixed"/>
        <w:tblLook w:val="0000" w:firstRow="0" w:lastRow="0" w:firstColumn="0" w:lastColumn="0" w:noHBand="0" w:noVBand="0"/>
      </w:tblPr>
      <w:tblGrid>
        <w:gridCol w:w="1976"/>
        <w:gridCol w:w="1325"/>
        <w:gridCol w:w="1508"/>
        <w:gridCol w:w="1509"/>
        <w:gridCol w:w="1508"/>
        <w:gridCol w:w="1509"/>
      </w:tblGrid>
      <w:tr w:rsidRPr="00FB2CCE" w:rsidR="00D82E4A" w:rsidTr="00684BFC" w14:paraId="335DAEB7" w14:textId="77777777">
        <w:trPr>
          <w:jc w:val="center"/>
        </w:trPr>
        <w:tc>
          <w:tcPr>
            <w:tcW w:w="1976" w:type="dxa"/>
            <w:tcBorders>
              <w:top w:val="single" w:color="auto" w:sz="6" w:space="0"/>
              <w:bottom w:val="single" w:color="auto" w:sz="4" w:space="0"/>
              <w:right w:val="single" w:color="auto" w:sz="4" w:space="0"/>
            </w:tcBorders>
            <w:vAlign w:val="center"/>
          </w:tcPr>
          <w:p w:rsidRPr="00FB2CCE" w:rsidR="00D82E4A" w:rsidP="00684BFC" w:rsidRDefault="00D82E4A" w14:paraId="2C0EE636" w14:textId="77777777">
            <w:pPr>
              <w:tabs>
                <w:tab w:val="center" w:pos="4513"/>
              </w:tabs>
              <w:suppressAutoHyphens/>
              <w:ind w:left="720" w:hanging="720"/>
              <w:jc w:val="center"/>
              <w:rPr>
                <w:spacing w:val="-2"/>
              </w:rPr>
            </w:pPr>
            <w:r w:rsidRPr="00FB2CCE">
              <w:rPr>
                <w:spacing w:val="-2"/>
              </w:rPr>
              <w:t>Section</w:t>
            </w:r>
          </w:p>
        </w:tc>
        <w:tc>
          <w:tcPr>
            <w:tcW w:w="1325"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52A271E5" w14:textId="77777777">
            <w:pPr>
              <w:tabs>
                <w:tab w:val="center" w:pos="4513"/>
              </w:tabs>
              <w:suppressAutoHyphens/>
              <w:jc w:val="center"/>
              <w:rPr>
                <w:spacing w:val="-2"/>
              </w:rPr>
            </w:pPr>
            <w:r w:rsidRPr="00FB2CCE">
              <w:rPr>
                <w:spacing w:val="-2"/>
              </w:rPr>
              <w:t>Number of questions available</w:t>
            </w:r>
          </w:p>
        </w:tc>
        <w:tc>
          <w:tcPr>
            <w:tcW w:w="1508" w:type="dxa"/>
            <w:tcBorders>
              <w:top w:val="single" w:color="auto" w:sz="6" w:space="0"/>
              <w:left w:val="single" w:color="auto" w:sz="4" w:space="0"/>
              <w:bottom w:val="single" w:color="auto" w:sz="4" w:space="0"/>
              <w:right w:val="single" w:color="auto" w:sz="6" w:space="0"/>
            </w:tcBorders>
            <w:vAlign w:val="center"/>
          </w:tcPr>
          <w:p w:rsidRPr="00FB2CCE" w:rsidR="00D82E4A" w:rsidP="00684BFC" w:rsidRDefault="00D82E4A" w14:paraId="3CF83496" w14:textId="77777777">
            <w:pPr>
              <w:tabs>
                <w:tab w:val="center" w:pos="4513"/>
              </w:tabs>
              <w:suppressAutoHyphens/>
              <w:jc w:val="center"/>
              <w:rPr>
                <w:spacing w:val="-2"/>
              </w:rPr>
            </w:pPr>
            <w:r w:rsidRPr="00FB2CCE">
              <w:rPr>
                <w:spacing w:val="-2"/>
              </w:rPr>
              <w:t>Number of questions to be answered</w:t>
            </w:r>
          </w:p>
        </w:tc>
        <w:tc>
          <w:tcPr>
            <w:tcW w:w="1509" w:type="dxa"/>
            <w:tcBorders>
              <w:top w:val="single" w:color="auto" w:sz="6" w:space="0"/>
              <w:left w:val="nil"/>
              <w:bottom w:val="single" w:color="auto" w:sz="4" w:space="0"/>
              <w:right w:val="single" w:color="auto" w:sz="6" w:space="0"/>
            </w:tcBorders>
            <w:vAlign w:val="center"/>
          </w:tcPr>
          <w:p w:rsidRPr="00FB2CCE" w:rsidR="00D82E4A" w:rsidP="00684BFC" w:rsidRDefault="00D82E4A" w14:paraId="19062288" w14:textId="77777777">
            <w:pPr>
              <w:tabs>
                <w:tab w:val="center" w:pos="4513"/>
              </w:tabs>
              <w:suppressAutoHyphens/>
              <w:jc w:val="center"/>
              <w:rPr>
                <w:spacing w:val="-2"/>
              </w:rPr>
            </w:pPr>
            <w:r w:rsidRPr="00FB2CCE">
              <w:rPr>
                <w:spacing w:val="-2"/>
              </w:rPr>
              <w:t>Suggested working time</w:t>
            </w:r>
          </w:p>
          <w:p w:rsidRPr="00FB2CCE" w:rsidR="00D82E4A" w:rsidP="00684BFC" w:rsidRDefault="00D82E4A" w14:paraId="1B676C30" w14:textId="77777777">
            <w:pPr>
              <w:tabs>
                <w:tab w:val="center" w:pos="4513"/>
              </w:tabs>
              <w:suppressAutoHyphens/>
              <w:ind w:left="720" w:hanging="720"/>
              <w:jc w:val="center"/>
              <w:rPr>
                <w:spacing w:val="-2"/>
              </w:rPr>
            </w:pPr>
            <w:r w:rsidRPr="00FB2CCE">
              <w:rPr>
                <w:spacing w:val="-2"/>
              </w:rPr>
              <w:t>(minutes)</w:t>
            </w:r>
          </w:p>
        </w:tc>
        <w:tc>
          <w:tcPr>
            <w:tcW w:w="1508" w:type="dxa"/>
            <w:tcBorders>
              <w:top w:val="single" w:color="auto" w:sz="6" w:space="0"/>
              <w:left w:val="nil"/>
              <w:bottom w:val="single" w:color="auto" w:sz="4" w:space="0"/>
              <w:right w:val="single" w:color="auto" w:sz="6" w:space="0"/>
            </w:tcBorders>
            <w:vAlign w:val="center"/>
          </w:tcPr>
          <w:p w:rsidRPr="00FB2CCE" w:rsidR="00D82E4A" w:rsidP="00684BFC" w:rsidRDefault="00D82E4A" w14:paraId="69AE2A6D" w14:textId="77777777">
            <w:pPr>
              <w:tabs>
                <w:tab w:val="center" w:pos="4513"/>
              </w:tabs>
              <w:suppressAutoHyphens/>
              <w:jc w:val="center"/>
              <w:rPr>
                <w:spacing w:val="-2"/>
              </w:rPr>
            </w:pPr>
            <w:r w:rsidRPr="00FB2CCE">
              <w:rPr>
                <w:spacing w:val="-2"/>
              </w:rPr>
              <w:t>Marks available</w:t>
            </w:r>
          </w:p>
        </w:tc>
        <w:tc>
          <w:tcPr>
            <w:tcW w:w="1509" w:type="dxa"/>
            <w:tcBorders>
              <w:top w:val="single" w:color="auto" w:sz="6" w:space="0"/>
              <w:left w:val="nil"/>
              <w:bottom w:val="single" w:color="auto" w:sz="4" w:space="0"/>
            </w:tcBorders>
            <w:vAlign w:val="center"/>
          </w:tcPr>
          <w:p w:rsidRPr="00FB2CCE" w:rsidR="00D82E4A" w:rsidP="00684BFC" w:rsidRDefault="00D82E4A" w14:paraId="599E9241" w14:textId="77777777">
            <w:pPr>
              <w:tabs>
                <w:tab w:val="center" w:pos="4513"/>
              </w:tabs>
              <w:suppressAutoHyphens/>
              <w:ind w:left="-3" w:firstLine="3"/>
              <w:jc w:val="center"/>
              <w:rPr>
                <w:spacing w:val="-2"/>
              </w:rPr>
            </w:pPr>
            <w:r w:rsidRPr="00FB2CCE">
              <w:rPr>
                <w:spacing w:val="-2"/>
              </w:rPr>
              <w:t>Percentage of exam</w:t>
            </w:r>
          </w:p>
        </w:tc>
      </w:tr>
      <w:tr w:rsidRPr="00FB2CCE" w:rsidR="00D82E4A" w:rsidTr="00684BFC" w14:paraId="41BBD056" w14:textId="77777777">
        <w:trPr>
          <w:trHeight w:val="796"/>
          <w:jc w:val="center"/>
        </w:trPr>
        <w:tc>
          <w:tcPr>
            <w:tcW w:w="1976"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2C0479EC" w14:textId="77777777">
            <w:pPr>
              <w:tabs>
                <w:tab w:val="left" w:pos="900"/>
              </w:tabs>
              <w:suppressAutoHyphens/>
              <w:ind w:left="720" w:hanging="720"/>
              <w:rPr>
                <w:spacing w:val="-2"/>
              </w:rPr>
            </w:pPr>
            <w:r w:rsidRPr="00FB2CCE">
              <w:rPr>
                <w:spacing w:val="-2"/>
              </w:rPr>
              <w:t>Section One:</w:t>
            </w:r>
          </w:p>
          <w:p w:rsidRPr="00FB2CCE" w:rsidR="00D82E4A" w:rsidP="00684BFC" w:rsidRDefault="00D82E4A" w14:paraId="42C62B99" w14:textId="77777777">
            <w:pPr>
              <w:tabs>
                <w:tab w:val="left" w:pos="900"/>
              </w:tabs>
              <w:suppressAutoHyphens/>
              <w:ind w:left="720" w:hanging="720"/>
              <w:rPr>
                <w:spacing w:val="-2"/>
              </w:rPr>
            </w:pPr>
            <w:r>
              <w:rPr>
                <w:spacing w:val="-2"/>
              </w:rPr>
              <w:t>Multiple-choice</w:t>
            </w:r>
          </w:p>
        </w:tc>
        <w:tc>
          <w:tcPr>
            <w:tcW w:w="1325"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478376C1" w14:textId="77777777">
            <w:pPr>
              <w:tabs>
                <w:tab w:val="left" w:pos="-720"/>
              </w:tabs>
              <w:suppressAutoHyphens/>
              <w:spacing w:before="80"/>
              <w:ind w:left="720" w:hanging="720"/>
              <w:jc w:val="center"/>
              <w:rPr>
                <w:spacing w:val="-2"/>
              </w:rPr>
            </w:pPr>
            <w:r>
              <w:rPr>
                <w:spacing w:val="-2"/>
              </w:rPr>
              <w:t>25</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196FB2B7" w14:textId="77777777">
            <w:pPr>
              <w:tabs>
                <w:tab w:val="left" w:pos="-720"/>
              </w:tabs>
              <w:suppressAutoHyphens/>
              <w:spacing w:before="80"/>
              <w:ind w:left="720" w:hanging="720"/>
              <w:jc w:val="center"/>
              <w:rPr>
                <w:spacing w:val="-2"/>
              </w:rPr>
            </w:pPr>
            <w:r>
              <w:rPr>
                <w:spacing w:val="-2"/>
              </w:rPr>
              <w:t>25</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6D27DFD5" w14:textId="77777777">
            <w:pPr>
              <w:tabs>
                <w:tab w:val="left" w:pos="-720"/>
              </w:tabs>
              <w:suppressAutoHyphens/>
              <w:spacing w:before="80"/>
              <w:ind w:left="720" w:hanging="720"/>
              <w:jc w:val="center"/>
              <w:rPr>
                <w:spacing w:val="-2"/>
              </w:rPr>
            </w:pPr>
            <w:r w:rsidRPr="00FB2CCE">
              <w:rPr>
                <w:spacing w:val="-2"/>
              </w:rPr>
              <w:t>50</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2DC2E7EA" w14:textId="77777777">
            <w:pPr>
              <w:tabs>
                <w:tab w:val="left" w:pos="-720"/>
              </w:tabs>
              <w:suppressAutoHyphens/>
              <w:spacing w:before="80"/>
              <w:ind w:left="720" w:hanging="720"/>
              <w:jc w:val="center"/>
              <w:rPr>
                <w:spacing w:val="-2"/>
              </w:rPr>
            </w:pPr>
            <w:r>
              <w:rPr>
                <w:spacing w:val="-2"/>
              </w:rPr>
              <w:t>25</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2947C776" w14:textId="77777777">
            <w:pPr>
              <w:tabs>
                <w:tab w:val="left" w:pos="-720"/>
              </w:tabs>
              <w:suppressAutoHyphens/>
              <w:spacing w:before="80"/>
              <w:ind w:left="720" w:hanging="720"/>
              <w:jc w:val="center"/>
              <w:rPr>
                <w:spacing w:val="-2"/>
              </w:rPr>
            </w:pPr>
            <w:r>
              <w:rPr>
                <w:spacing w:val="-2"/>
              </w:rPr>
              <w:t>25</w:t>
            </w:r>
          </w:p>
        </w:tc>
      </w:tr>
      <w:tr w:rsidRPr="00FB2CCE" w:rsidR="00D82E4A" w:rsidTr="00684BFC" w14:paraId="6AAAA63E" w14:textId="77777777">
        <w:trPr>
          <w:trHeight w:val="771"/>
          <w:jc w:val="center"/>
        </w:trPr>
        <w:tc>
          <w:tcPr>
            <w:tcW w:w="1976"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5D343E3E" w14:textId="77777777">
            <w:pPr>
              <w:tabs>
                <w:tab w:val="left" w:pos="900"/>
              </w:tabs>
              <w:suppressAutoHyphens/>
              <w:ind w:left="720" w:hanging="720"/>
              <w:rPr>
                <w:spacing w:val="-2"/>
              </w:rPr>
            </w:pPr>
            <w:r w:rsidRPr="00FB2CCE">
              <w:rPr>
                <w:spacing w:val="-2"/>
              </w:rPr>
              <w:t>Section Two:</w:t>
            </w:r>
          </w:p>
          <w:p w:rsidRPr="00FB2CCE" w:rsidR="00D82E4A" w:rsidP="00684BFC" w:rsidRDefault="00D82E4A" w14:paraId="3844C9E8" w14:textId="77777777">
            <w:pPr>
              <w:tabs>
                <w:tab w:val="left" w:pos="900"/>
              </w:tabs>
              <w:suppressAutoHyphens/>
              <w:ind w:left="720" w:hanging="720"/>
              <w:rPr>
                <w:spacing w:val="-2"/>
              </w:rPr>
            </w:pPr>
            <w:r>
              <w:rPr>
                <w:spacing w:val="-2"/>
              </w:rPr>
              <w:t>Short</w:t>
            </w:r>
            <w:r w:rsidRPr="00FB2CCE">
              <w:rPr>
                <w:spacing w:val="-2"/>
              </w:rPr>
              <w:t xml:space="preserve"> answer</w:t>
            </w:r>
          </w:p>
        </w:tc>
        <w:tc>
          <w:tcPr>
            <w:tcW w:w="1325"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4202AD03" w14:textId="4AF34F43">
            <w:pPr>
              <w:tabs>
                <w:tab w:val="left" w:pos="-720"/>
              </w:tabs>
              <w:suppressAutoHyphens/>
              <w:spacing w:before="80"/>
              <w:ind w:left="720" w:hanging="720"/>
              <w:jc w:val="center"/>
              <w:rPr>
                <w:spacing w:val="-2"/>
              </w:rPr>
            </w:pPr>
            <w:r>
              <w:rPr>
                <w:spacing w:val="-2"/>
              </w:rPr>
              <w:t>9</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7BB41CDC" w14:textId="44C943AD">
            <w:pPr>
              <w:tabs>
                <w:tab w:val="left" w:pos="-720"/>
              </w:tabs>
              <w:suppressAutoHyphens/>
              <w:spacing w:before="80"/>
              <w:ind w:left="720" w:hanging="720"/>
              <w:jc w:val="center"/>
              <w:rPr>
                <w:spacing w:val="-2"/>
              </w:rPr>
            </w:pPr>
            <w:r>
              <w:rPr>
                <w:spacing w:val="-2"/>
              </w:rPr>
              <w:t>9</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47C41CC8" w14:textId="77777777">
            <w:pPr>
              <w:tabs>
                <w:tab w:val="left" w:pos="-720"/>
              </w:tabs>
              <w:suppressAutoHyphens/>
              <w:spacing w:before="80"/>
              <w:ind w:left="720" w:hanging="720"/>
              <w:jc w:val="center"/>
              <w:rPr>
                <w:spacing w:val="-2"/>
              </w:rPr>
            </w:pPr>
            <w:r>
              <w:rPr>
                <w:spacing w:val="-2"/>
              </w:rPr>
              <w:t>60</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4990FE0C" w14:textId="4CD354FE">
            <w:pPr>
              <w:tabs>
                <w:tab w:val="left" w:pos="-720"/>
              </w:tabs>
              <w:suppressAutoHyphens/>
              <w:spacing w:before="80"/>
              <w:ind w:left="720" w:hanging="720"/>
              <w:jc w:val="center"/>
              <w:rPr>
                <w:spacing w:val="-2"/>
              </w:rPr>
            </w:pPr>
            <w:r>
              <w:rPr>
                <w:spacing w:val="-2"/>
              </w:rPr>
              <w:t>78</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5A6EE095" w14:textId="77777777">
            <w:pPr>
              <w:tabs>
                <w:tab w:val="left" w:pos="-720"/>
              </w:tabs>
              <w:suppressAutoHyphens/>
              <w:spacing w:before="80"/>
              <w:ind w:left="720" w:hanging="720"/>
              <w:jc w:val="center"/>
              <w:rPr>
                <w:spacing w:val="-2"/>
              </w:rPr>
            </w:pPr>
            <w:r>
              <w:rPr>
                <w:spacing w:val="-2"/>
              </w:rPr>
              <w:t>35</w:t>
            </w:r>
          </w:p>
        </w:tc>
      </w:tr>
      <w:tr w:rsidRPr="00FB2CCE" w:rsidR="00D82E4A" w:rsidTr="00684BFC" w14:paraId="273433D6" w14:textId="77777777">
        <w:trPr>
          <w:trHeight w:val="881"/>
          <w:jc w:val="center"/>
        </w:trPr>
        <w:tc>
          <w:tcPr>
            <w:tcW w:w="1976"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2FB88ADE" w14:textId="77777777">
            <w:pPr>
              <w:tabs>
                <w:tab w:val="left" w:pos="900"/>
              </w:tabs>
              <w:suppressAutoHyphens/>
              <w:ind w:left="720" w:hanging="720"/>
              <w:rPr>
                <w:spacing w:val="-2"/>
              </w:rPr>
            </w:pPr>
            <w:r w:rsidRPr="00FB2CCE">
              <w:rPr>
                <w:spacing w:val="-2"/>
              </w:rPr>
              <w:t>Section Three:</w:t>
            </w:r>
          </w:p>
          <w:p w:rsidRPr="00FB2CCE" w:rsidR="00D82E4A" w:rsidP="00684BFC" w:rsidRDefault="00D82E4A" w14:paraId="55B4212B" w14:textId="77777777">
            <w:pPr>
              <w:tabs>
                <w:tab w:val="left" w:pos="900"/>
              </w:tabs>
              <w:suppressAutoHyphens/>
              <w:ind w:left="720" w:hanging="720"/>
              <w:rPr>
                <w:spacing w:val="-2"/>
              </w:rPr>
            </w:pPr>
            <w:r>
              <w:rPr>
                <w:spacing w:val="-2"/>
              </w:rPr>
              <w:t>Extended answer</w:t>
            </w:r>
          </w:p>
        </w:tc>
        <w:tc>
          <w:tcPr>
            <w:tcW w:w="1325"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7A694323" w14:textId="77777777">
            <w:pPr>
              <w:tabs>
                <w:tab w:val="left" w:pos="-720"/>
              </w:tabs>
              <w:suppressAutoHyphens/>
              <w:spacing w:before="80"/>
              <w:ind w:left="720" w:hanging="720"/>
              <w:jc w:val="center"/>
              <w:rPr>
                <w:spacing w:val="-2"/>
              </w:rPr>
            </w:pPr>
            <w:r>
              <w:rPr>
                <w:spacing w:val="-2"/>
              </w:rPr>
              <w:t>5</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334191B9" w14:textId="77777777">
            <w:pPr>
              <w:tabs>
                <w:tab w:val="left" w:pos="-720"/>
              </w:tabs>
              <w:suppressAutoHyphens/>
              <w:spacing w:before="80"/>
              <w:ind w:left="720" w:hanging="720"/>
              <w:jc w:val="center"/>
              <w:rPr>
                <w:spacing w:val="-2"/>
              </w:rPr>
            </w:pPr>
            <w:r>
              <w:rPr>
                <w:spacing w:val="-2"/>
              </w:rPr>
              <w:t>5</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7580315B" w14:textId="77777777">
            <w:pPr>
              <w:tabs>
                <w:tab w:val="left" w:pos="-720"/>
              </w:tabs>
              <w:suppressAutoHyphens/>
              <w:spacing w:before="80"/>
              <w:ind w:left="720" w:hanging="720"/>
              <w:jc w:val="center"/>
              <w:rPr>
                <w:spacing w:val="-2"/>
              </w:rPr>
            </w:pPr>
            <w:r>
              <w:rPr>
                <w:spacing w:val="-2"/>
              </w:rPr>
              <w:t>70</w:t>
            </w:r>
          </w:p>
        </w:tc>
        <w:tc>
          <w:tcPr>
            <w:tcW w:w="1508"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51F27761" w14:textId="0DB3266B">
            <w:pPr>
              <w:tabs>
                <w:tab w:val="left" w:pos="-720"/>
              </w:tabs>
              <w:suppressAutoHyphens/>
              <w:spacing w:before="80"/>
              <w:ind w:left="720" w:hanging="720"/>
              <w:jc w:val="center"/>
              <w:rPr>
                <w:spacing w:val="-2"/>
              </w:rPr>
            </w:pPr>
            <w:r>
              <w:rPr>
                <w:spacing w:val="-2"/>
              </w:rPr>
              <w:t>86</w:t>
            </w:r>
          </w:p>
        </w:tc>
        <w:tc>
          <w:tcPr>
            <w:tcW w:w="1509" w:type="dxa"/>
            <w:tcBorders>
              <w:top w:val="single" w:color="auto" w:sz="4" w:space="0"/>
              <w:left w:val="single" w:color="auto" w:sz="4" w:space="0"/>
              <w:bottom w:val="single" w:color="auto" w:sz="4" w:space="0"/>
              <w:right w:val="single" w:color="auto" w:sz="4" w:space="0"/>
            </w:tcBorders>
            <w:vAlign w:val="center"/>
          </w:tcPr>
          <w:p w:rsidRPr="00FB2CCE" w:rsidR="00D82E4A" w:rsidP="00684BFC" w:rsidRDefault="00D82E4A" w14:paraId="5DDA9FE0" w14:textId="77777777">
            <w:pPr>
              <w:tabs>
                <w:tab w:val="left" w:pos="-720"/>
              </w:tabs>
              <w:suppressAutoHyphens/>
              <w:spacing w:before="80"/>
              <w:ind w:left="720" w:hanging="720"/>
              <w:jc w:val="center"/>
              <w:rPr>
                <w:spacing w:val="-2"/>
              </w:rPr>
            </w:pPr>
            <w:r>
              <w:rPr>
                <w:spacing w:val="-2"/>
              </w:rPr>
              <w:t>40</w:t>
            </w:r>
          </w:p>
        </w:tc>
      </w:tr>
      <w:tr w:rsidRPr="00FB2CCE" w:rsidR="00D82E4A" w:rsidTr="00684BFC" w14:paraId="2F58A012" w14:textId="77777777">
        <w:trPr>
          <w:trHeight w:val="821"/>
          <w:jc w:val="center"/>
        </w:trPr>
        <w:tc>
          <w:tcPr>
            <w:tcW w:w="1976" w:type="dxa"/>
            <w:tcBorders>
              <w:top w:val="single" w:color="auto" w:sz="4" w:space="0"/>
              <w:left w:val="nil"/>
              <w:bottom w:val="nil"/>
              <w:right w:val="nil"/>
            </w:tcBorders>
            <w:vAlign w:val="center"/>
          </w:tcPr>
          <w:p w:rsidRPr="00FB2CCE" w:rsidR="00D82E4A" w:rsidP="00684BFC" w:rsidRDefault="00D82E4A" w14:paraId="18B55BF5" w14:textId="77777777">
            <w:pPr>
              <w:tabs>
                <w:tab w:val="left" w:pos="900"/>
              </w:tabs>
              <w:suppressAutoHyphens/>
              <w:spacing w:before="80"/>
              <w:ind w:left="720" w:hanging="720"/>
              <w:rPr>
                <w:spacing w:val="-2"/>
                <w:highlight w:val="lightGray"/>
              </w:rPr>
            </w:pPr>
          </w:p>
        </w:tc>
        <w:tc>
          <w:tcPr>
            <w:tcW w:w="1325" w:type="dxa"/>
            <w:tcBorders>
              <w:top w:val="single" w:color="auto" w:sz="4" w:space="0"/>
              <w:left w:val="nil"/>
              <w:bottom w:val="nil"/>
              <w:right w:val="nil"/>
            </w:tcBorders>
            <w:vAlign w:val="center"/>
          </w:tcPr>
          <w:p w:rsidRPr="00FB2CCE" w:rsidR="00D82E4A" w:rsidP="00684BFC" w:rsidRDefault="00D82E4A" w14:paraId="009576DD" w14:textId="77777777">
            <w:pPr>
              <w:tabs>
                <w:tab w:val="left" w:pos="-720"/>
              </w:tabs>
              <w:suppressAutoHyphens/>
              <w:spacing w:before="80"/>
              <w:ind w:left="720" w:hanging="720"/>
              <w:jc w:val="center"/>
              <w:rPr>
                <w:spacing w:val="-2"/>
              </w:rPr>
            </w:pPr>
          </w:p>
        </w:tc>
        <w:tc>
          <w:tcPr>
            <w:tcW w:w="1508" w:type="dxa"/>
            <w:tcBorders>
              <w:top w:val="single" w:color="auto" w:sz="4" w:space="0"/>
              <w:left w:val="nil"/>
              <w:bottom w:val="nil"/>
              <w:right w:val="nil"/>
            </w:tcBorders>
            <w:vAlign w:val="center"/>
          </w:tcPr>
          <w:p w:rsidRPr="00FB2CCE" w:rsidR="00D82E4A" w:rsidP="00684BFC" w:rsidRDefault="00D82E4A" w14:paraId="00FD99E3" w14:textId="77777777">
            <w:pPr>
              <w:tabs>
                <w:tab w:val="left" w:pos="-720"/>
              </w:tabs>
              <w:suppressAutoHyphens/>
              <w:spacing w:before="80"/>
              <w:ind w:left="720" w:hanging="720"/>
              <w:jc w:val="center"/>
              <w:rPr>
                <w:spacing w:val="-2"/>
              </w:rPr>
            </w:pPr>
          </w:p>
        </w:tc>
        <w:tc>
          <w:tcPr>
            <w:tcW w:w="1509" w:type="dxa"/>
            <w:tcBorders>
              <w:top w:val="single" w:color="auto" w:sz="4" w:space="0"/>
              <w:left w:val="nil"/>
              <w:bottom w:val="nil"/>
              <w:right w:val="nil"/>
            </w:tcBorders>
            <w:vAlign w:val="center"/>
          </w:tcPr>
          <w:p w:rsidRPr="00FB2CCE" w:rsidR="00D82E4A" w:rsidP="00684BFC" w:rsidRDefault="00D82E4A" w14:paraId="1C054347" w14:textId="77777777">
            <w:pPr>
              <w:tabs>
                <w:tab w:val="left" w:pos="-720"/>
              </w:tabs>
              <w:suppressAutoHyphens/>
              <w:ind w:left="720" w:hanging="720"/>
              <w:jc w:val="center"/>
              <w:rPr>
                <w:b/>
                <w:bCs/>
                <w:spacing w:val="-2"/>
              </w:rPr>
            </w:pPr>
          </w:p>
        </w:tc>
        <w:tc>
          <w:tcPr>
            <w:tcW w:w="1508" w:type="dxa"/>
            <w:tcBorders>
              <w:top w:val="single" w:color="auto" w:sz="4" w:space="0"/>
              <w:left w:val="nil"/>
              <w:bottom w:val="nil"/>
              <w:right w:val="single" w:color="auto" w:sz="4" w:space="0"/>
            </w:tcBorders>
            <w:shd w:val="clear" w:color="auto" w:fill="auto"/>
            <w:vAlign w:val="center"/>
          </w:tcPr>
          <w:p w:rsidRPr="00FB2CCE" w:rsidR="00D82E4A" w:rsidP="00684BFC" w:rsidRDefault="00D82E4A" w14:paraId="10F2C768" w14:textId="77777777">
            <w:pPr>
              <w:tabs>
                <w:tab w:val="left" w:pos="-720"/>
              </w:tabs>
              <w:suppressAutoHyphens/>
              <w:spacing w:before="80"/>
              <w:ind w:left="720" w:hanging="720"/>
              <w:jc w:val="center"/>
              <w:rPr>
                <w:spacing w:val="-2"/>
                <w:highlight w:val="lightGray"/>
              </w:rPr>
            </w:pPr>
            <w:r w:rsidRPr="00FB2CCE">
              <w:rPr>
                <w:b/>
                <w:bCs/>
                <w:spacing w:val="-2"/>
              </w:rPr>
              <w:t>Total</w:t>
            </w:r>
          </w:p>
        </w:tc>
        <w:tc>
          <w:tcPr>
            <w:tcW w:w="1509" w:type="dxa"/>
            <w:tcBorders>
              <w:top w:val="single" w:color="auto" w:sz="4" w:space="0"/>
              <w:left w:val="single" w:color="auto" w:sz="4" w:space="0"/>
              <w:bottom w:val="single" w:color="auto" w:sz="4" w:space="0"/>
            </w:tcBorders>
            <w:vAlign w:val="center"/>
          </w:tcPr>
          <w:p w:rsidRPr="00FB2CCE" w:rsidR="00D82E4A" w:rsidP="00684BFC" w:rsidRDefault="00D82E4A" w14:paraId="4CD8AC59" w14:textId="77777777">
            <w:pPr>
              <w:tabs>
                <w:tab w:val="left" w:pos="-720"/>
              </w:tabs>
              <w:suppressAutoHyphens/>
              <w:spacing w:before="80"/>
              <w:ind w:left="720" w:hanging="720"/>
              <w:jc w:val="center"/>
              <w:rPr>
                <w:spacing w:val="-2"/>
                <w:highlight w:val="lightGray"/>
              </w:rPr>
            </w:pPr>
            <w:r w:rsidRPr="00FB2CCE">
              <w:rPr>
                <w:spacing w:val="-2"/>
              </w:rPr>
              <w:t>100</w:t>
            </w:r>
          </w:p>
        </w:tc>
      </w:tr>
      <w:tr w:rsidRPr="00FB2CCE" w:rsidR="00D82E4A" w:rsidTr="00684BFC" w14:paraId="40636C4C" w14:textId="77777777">
        <w:trPr>
          <w:trHeight w:val="821"/>
          <w:jc w:val="center"/>
        </w:trPr>
        <w:tc>
          <w:tcPr>
            <w:tcW w:w="3301" w:type="dxa"/>
            <w:gridSpan w:val="2"/>
            <w:tcBorders>
              <w:top w:val="nil"/>
              <w:left w:val="nil"/>
              <w:bottom w:val="nil"/>
              <w:right w:val="nil"/>
            </w:tcBorders>
            <w:vAlign w:val="center"/>
          </w:tcPr>
          <w:p w:rsidRPr="00FB2CCE" w:rsidR="00D82E4A" w:rsidP="00684BFC" w:rsidRDefault="00D82E4A" w14:paraId="7601AA80" w14:textId="77777777">
            <w:pPr>
              <w:tabs>
                <w:tab w:val="left" w:pos="-720"/>
              </w:tabs>
              <w:suppressAutoHyphens/>
              <w:spacing w:before="80"/>
              <w:ind w:left="720" w:hanging="720"/>
              <w:jc w:val="right"/>
              <w:rPr>
                <w:spacing w:val="-2"/>
              </w:rPr>
            </w:pPr>
            <w:r>
              <w:rPr>
                <w:spacing w:val="-2"/>
              </w:rPr>
              <w:t>Final percentage</w:t>
            </w:r>
          </w:p>
        </w:tc>
        <w:tc>
          <w:tcPr>
            <w:tcW w:w="4525" w:type="dxa"/>
            <w:gridSpan w:val="3"/>
            <w:tcBorders>
              <w:top w:val="nil"/>
              <w:left w:val="nil"/>
              <w:bottom w:val="nil"/>
              <w:right w:val="single" w:color="auto" w:sz="4" w:space="0"/>
            </w:tcBorders>
            <w:vAlign w:val="center"/>
          </w:tcPr>
          <w:p w:rsidRPr="00D6355F" w:rsidR="00D82E4A" w:rsidP="00684BFC" w:rsidRDefault="00C43CA0" w14:paraId="38F6FA25" w14:textId="31D8A658">
            <w:pPr>
              <w:tabs>
                <w:tab w:val="left" w:pos="-720"/>
              </w:tabs>
              <w:suppressAutoHyphens/>
              <w:spacing w:before="80"/>
              <w:ind w:left="720" w:hanging="720"/>
              <w:jc w:val="center"/>
              <w:rPr>
                <w:spacing w:val="-2"/>
              </w:rPr>
            </w:pPr>
            <m:oMath>
              <m:f>
                <m:fPr>
                  <m:ctrlPr>
                    <w:rPr>
                      <w:rFonts w:ascii="Cambria Math" w:hAnsi="Cambria Math"/>
                      <w:i/>
                      <w:spacing w:val="-2"/>
                      <w:sz w:val="32"/>
                      <w:szCs w:val="32"/>
                    </w:rPr>
                  </m:ctrlPr>
                </m:fPr>
                <m:num/>
                <m:den>
                  <m:r>
                    <m:rPr>
                      <m:nor/>
                    </m:rPr>
                    <w:rPr>
                      <w:spacing w:val="-2"/>
                      <w:sz w:val="32"/>
                      <w:szCs w:val="32"/>
                    </w:rPr>
                    <m:t>25</m:t>
                  </m:r>
                </m:den>
              </m:f>
            </m:oMath>
            <w:r w:rsidRPr="00D6355F" w:rsidR="00D82E4A">
              <w:rPr>
                <w:spacing w:val="-2"/>
              </w:rPr>
              <w:t xml:space="preserve"> </w:t>
            </w:r>
            <w:r w:rsidR="00D82E4A">
              <w:rPr>
                <w:spacing w:val="-2"/>
              </w:rPr>
              <w:t xml:space="preserve"> </w:t>
            </w:r>
            <w:r w:rsidRPr="00D6355F" w:rsidR="00D82E4A">
              <w:rPr>
                <w:spacing w:val="-2"/>
              </w:rPr>
              <w:t xml:space="preserve">x </w:t>
            </w:r>
            <w:r w:rsidR="00D82E4A">
              <w:rPr>
                <w:spacing w:val="-2"/>
              </w:rPr>
              <w:t xml:space="preserve"> </w:t>
            </w:r>
            <w:r w:rsidRPr="00D6355F" w:rsidR="00D82E4A">
              <w:rPr>
                <w:spacing w:val="-2"/>
              </w:rPr>
              <w:t xml:space="preserve">25  </w:t>
            </w:r>
            <w:r w:rsidR="00D82E4A">
              <w:rPr>
                <w:spacing w:val="-2"/>
              </w:rPr>
              <w:t xml:space="preserve"> </w:t>
            </w:r>
            <w:r w:rsidRPr="00D6355F" w:rsidR="00D82E4A">
              <w:rPr>
                <w:spacing w:val="-2"/>
              </w:rPr>
              <w:t>+</w:t>
            </w:r>
            <w:r w:rsidR="00D82E4A">
              <w:rPr>
                <w:spacing w:val="-2"/>
              </w:rPr>
              <w:t xml:space="preserve"> </w:t>
            </w:r>
            <w:r w:rsidRPr="00D6355F" w:rsidR="00D82E4A">
              <w:rPr>
                <w:spacing w:val="-2"/>
              </w:rPr>
              <w:t xml:space="preserve">  </w:t>
            </w:r>
            <m:oMath>
              <m:f>
                <m:fPr>
                  <m:ctrlPr>
                    <w:rPr>
                      <w:rFonts w:ascii="Cambria Math" w:hAnsi="Cambria Math"/>
                      <w:i/>
                      <w:spacing w:val="-2"/>
                      <w:sz w:val="32"/>
                      <w:szCs w:val="32"/>
                    </w:rPr>
                  </m:ctrlPr>
                </m:fPr>
                <m:num/>
                <m:den>
                  <m:r>
                    <m:rPr>
                      <m:nor/>
                    </m:rPr>
                    <w:rPr>
                      <w:spacing w:val="-2"/>
                      <w:sz w:val="32"/>
                      <w:szCs w:val="32"/>
                    </w:rPr>
                    <m:t>78</m:t>
                  </m:r>
                </m:den>
              </m:f>
            </m:oMath>
            <w:r w:rsidRPr="00D6355F" w:rsidR="00D82E4A">
              <w:rPr>
                <w:spacing w:val="-2"/>
              </w:rPr>
              <w:t xml:space="preserve"> </w:t>
            </w:r>
            <w:r w:rsidR="00D82E4A">
              <w:rPr>
                <w:spacing w:val="-2"/>
              </w:rPr>
              <w:t xml:space="preserve"> </w:t>
            </w:r>
            <w:r w:rsidRPr="00D6355F" w:rsidR="00D82E4A">
              <w:rPr>
                <w:spacing w:val="-2"/>
              </w:rPr>
              <w:t>x</w:t>
            </w:r>
            <w:r w:rsidR="00D82E4A">
              <w:rPr>
                <w:spacing w:val="-2"/>
              </w:rPr>
              <w:t xml:space="preserve"> </w:t>
            </w:r>
            <w:r w:rsidRPr="00D6355F" w:rsidR="00D82E4A">
              <w:rPr>
                <w:spacing w:val="-2"/>
              </w:rPr>
              <w:t xml:space="preserve"> 35</w:t>
            </w:r>
            <w:r w:rsidR="00D82E4A">
              <w:rPr>
                <w:spacing w:val="-2"/>
              </w:rPr>
              <w:t xml:space="preserve"> </w:t>
            </w:r>
            <w:r w:rsidRPr="00D6355F" w:rsidR="00D82E4A">
              <w:rPr>
                <w:spacing w:val="-2"/>
              </w:rPr>
              <w:t xml:space="preserve">  +</w:t>
            </w:r>
            <w:r w:rsidR="00D82E4A">
              <w:rPr>
                <w:spacing w:val="-2"/>
              </w:rPr>
              <w:t xml:space="preserve"> </w:t>
            </w:r>
            <w:r w:rsidRPr="00D6355F" w:rsidR="00D82E4A">
              <w:rPr>
                <w:spacing w:val="-2"/>
              </w:rPr>
              <w:t xml:space="preserve">  </w:t>
            </w:r>
            <m:oMath>
              <m:f>
                <m:fPr>
                  <m:ctrlPr>
                    <w:rPr>
                      <w:rFonts w:ascii="Cambria Math" w:hAnsi="Cambria Math"/>
                      <w:i/>
                      <w:spacing w:val="-2"/>
                      <w:sz w:val="32"/>
                      <w:szCs w:val="32"/>
                    </w:rPr>
                  </m:ctrlPr>
                </m:fPr>
                <m:num/>
                <m:den>
                  <m:r>
                    <m:rPr>
                      <m:nor/>
                    </m:rPr>
                    <w:rPr>
                      <w:spacing w:val="-2"/>
                      <w:sz w:val="32"/>
                      <w:szCs w:val="32"/>
                    </w:rPr>
                    <m:t>86</m:t>
                  </m:r>
                </m:den>
              </m:f>
            </m:oMath>
            <w:r w:rsidRPr="00D6355F" w:rsidR="00D82E4A">
              <w:rPr>
                <w:spacing w:val="-2"/>
              </w:rPr>
              <w:t xml:space="preserve"> </w:t>
            </w:r>
            <w:r w:rsidR="00D82E4A">
              <w:rPr>
                <w:spacing w:val="-2"/>
              </w:rPr>
              <w:t xml:space="preserve"> </w:t>
            </w:r>
            <w:r w:rsidRPr="00D6355F" w:rsidR="00D82E4A">
              <w:rPr>
                <w:spacing w:val="-2"/>
              </w:rPr>
              <w:t>x</w:t>
            </w:r>
            <w:r w:rsidR="00D82E4A">
              <w:rPr>
                <w:spacing w:val="-2"/>
              </w:rPr>
              <w:t xml:space="preserve"> </w:t>
            </w:r>
            <w:r w:rsidRPr="00D6355F" w:rsidR="00D82E4A">
              <w:rPr>
                <w:spacing w:val="-2"/>
              </w:rPr>
              <w:t xml:space="preserve"> 40  </w:t>
            </w:r>
            <w:r w:rsidR="00D82E4A">
              <w:rPr>
                <w:spacing w:val="-2"/>
              </w:rPr>
              <w:t xml:space="preserve"> </w:t>
            </w:r>
            <w:r w:rsidRPr="00D6355F" w:rsidR="00D82E4A">
              <w:rPr>
                <w:spacing w:val="-2"/>
              </w:rPr>
              <w:t>=</w:t>
            </w:r>
          </w:p>
        </w:tc>
        <w:tc>
          <w:tcPr>
            <w:tcW w:w="1509" w:type="dxa"/>
            <w:tcBorders>
              <w:top w:val="single" w:color="auto" w:sz="4" w:space="0"/>
              <w:left w:val="single" w:color="auto" w:sz="4" w:space="0"/>
              <w:bottom w:val="single" w:color="auto" w:sz="4" w:space="0"/>
            </w:tcBorders>
            <w:vAlign w:val="center"/>
          </w:tcPr>
          <w:p w:rsidRPr="00FB2CCE" w:rsidR="00D82E4A" w:rsidP="00684BFC" w:rsidRDefault="00D82E4A" w14:paraId="75E72AD7" w14:textId="77777777">
            <w:pPr>
              <w:tabs>
                <w:tab w:val="left" w:pos="-720"/>
              </w:tabs>
              <w:suppressAutoHyphens/>
              <w:spacing w:before="80"/>
              <w:ind w:left="720" w:hanging="720"/>
              <w:jc w:val="center"/>
              <w:rPr>
                <w:spacing w:val="-2"/>
              </w:rPr>
            </w:pPr>
            <w:r>
              <w:rPr>
                <w:spacing w:val="-2"/>
              </w:rPr>
              <w:t xml:space="preserve">              %</w:t>
            </w:r>
          </w:p>
        </w:tc>
      </w:tr>
    </w:tbl>
    <w:p w:rsidR="00D82E4A" w:rsidP="00E51E6F" w:rsidRDefault="00D82E4A" w14:paraId="42C21E3D" w14:textId="77777777">
      <w:pPr>
        <w:tabs>
          <w:tab w:val="center" w:pos="4513"/>
        </w:tabs>
        <w:suppressAutoHyphens/>
        <w:ind w:left="720" w:hanging="720"/>
        <w:jc w:val="both"/>
        <w:rPr>
          <w:rFonts w:cs="Arial"/>
          <w:spacing w:val="-2"/>
          <w:szCs w:val="22"/>
        </w:rPr>
      </w:pPr>
    </w:p>
    <w:p w:rsidRPr="00FB2CCE" w:rsidR="00E51E6F" w:rsidP="00D82E4A" w:rsidRDefault="00E51E6F" w14:paraId="5D2D8212" w14:textId="77777777">
      <w:pPr>
        <w:rPr>
          <w:rFonts w:cs="Arial"/>
          <w:b/>
          <w:bCs/>
          <w:sz w:val="28"/>
          <w:szCs w:val="28"/>
        </w:rPr>
      </w:pPr>
    </w:p>
    <w:p w:rsidRPr="00FB2CCE" w:rsidR="00E51E6F" w:rsidP="00E51E6F" w:rsidRDefault="00E51E6F" w14:paraId="35E3E45A" w14:textId="77777777">
      <w:pPr>
        <w:suppressAutoHyphens/>
        <w:ind w:left="720" w:hanging="720"/>
        <w:rPr>
          <w:rFonts w:cs="Arial"/>
          <w:spacing w:val="-2"/>
          <w:szCs w:val="22"/>
        </w:rPr>
      </w:pPr>
    </w:p>
    <w:p w:rsidRPr="00FB2CCE" w:rsidR="00E51E6F" w:rsidP="00E51E6F" w:rsidRDefault="00E51E6F" w14:paraId="02BC152F" w14:textId="77777777">
      <w:pPr>
        <w:ind w:left="720" w:hanging="720"/>
        <w:rPr>
          <w:rFonts w:cs="Arial"/>
          <w:b/>
          <w:bCs/>
          <w:sz w:val="28"/>
          <w:szCs w:val="28"/>
        </w:rPr>
      </w:pPr>
      <w:r w:rsidRPr="00FB2CCE">
        <w:rPr>
          <w:rFonts w:cs="Arial"/>
          <w:b/>
          <w:bCs/>
          <w:sz w:val="28"/>
          <w:szCs w:val="28"/>
        </w:rPr>
        <w:t>Instructions to candidates</w:t>
      </w:r>
    </w:p>
    <w:p w:rsidRPr="00FB2CCE" w:rsidR="00E51E6F" w:rsidP="00E51E6F" w:rsidRDefault="00E51E6F" w14:paraId="0485604E" w14:textId="77777777">
      <w:pPr>
        <w:suppressAutoHyphens/>
        <w:ind w:left="720" w:hanging="720"/>
        <w:rPr>
          <w:rFonts w:cs="Arial"/>
          <w:spacing w:val="-2"/>
          <w:szCs w:val="22"/>
        </w:rPr>
      </w:pPr>
    </w:p>
    <w:p w:rsidRPr="00641057" w:rsidR="00B6040F" w:rsidP="00B6040F" w:rsidRDefault="00B6040F" w14:paraId="56DA6093" w14:textId="77777777">
      <w:pPr>
        <w:suppressAutoHyphens/>
        <w:ind w:left="720" w:hanging="720"/>
        <w:rPr>
          <w:rFonts w:cs="Arial"/>
          <w:spacing w:val="-2"/>
          <w:szCs w:val="22"/>
        </w:rPr>
      </w:pPr>
      <w:r w:rsidRPr="00641057">
        <w:rPr>
          <w:rFonts w:cs="Arial"/>
          <w:spacing w:val="-2"/>
          <w:szCs w:val="22"/>
        </w:rPr>
        <w:t>1.</w:t>
      </w:r>
      <w:r w:rsidRPr="00641057">
        <w:rPr>
          <w:rFonts w:cs="Arial"/>
          <w:spacing w:val="-2"/>
          <w:szCs w:val="22"/>
        </w:rPr>
        <w:tab/>
      </w:r>
      <w:r w:rsidRPr="00641057">
        <w:rPr>
          <w:rFonts w:cs="Arial"/>
          <w:spacing w:val="-2"/>
          <w:szCs w:val="22"/>
        </w:rPr>
        <w:t>Answer the questions according to the following instructions.</w:t>
      </w:r>
    </w:p>
    <w:p w:rsidRPr="00641057" w:rsidR="00B6040F" w:rsidP="00B6040F" w:rsidRDefault="00B6040F" w14:paraId="12B7D3FA" w14:textId="77777777">
      <w:pPr>
        <w:suppressAutoHyphens/>
        <w:rPr>
          <w:rFonts w:cs="Arial"/>
          <w:spacing w:val="-2"/>
          <w:szCs w:val="22"/>
        </w:rPr>
      </w:pPr>
    </w:p>
    <w:p w:rsidRPr="00641057" w:rsidR="00B6040F" w:rsidP="00B6040F" w:rsidRDefault="00B6040F" w14:paraId="314BD8DD" w14:textId="77777777">
      <w:pPr>
        <w:suppressAutoHyphens/>
        <w:ind w:left="2040" w:hanging="1320"/>
        <w:rPr>
          <w:rFonts w:cs="Arial"/>
          <w:bCs/>
          <w:spacing w:val="-2"/>
          <w:szCs w:val="22"/>
        </w:rPr>
      </w:pPr>
      <w:r w:rsidRPr="00641057">
        <w:rPr>
          <w:rFonts w:cs="Arial"/>
          <w:bCs/>
          <w:spacing w:val="-2"/>
          <w:szCs w:val="22"/>
        </w:rPr>
        <w:t xml:space="preserve">Section One: Answer all questions on the separate Multiple-choice Answer Sheet provided. </w:t>
      </w:r>
      <w:r>
        <w:rPr>
          <w:rFonts w:cs="Arial"/>
          <w:bCs/>
          <w:spacing w:val="-2"/>
          <w:szCs w:val="22"/>
        </w:rPr>
        <w:t>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rsidRPr="00641057" w:rsidR="00B6040F" w:rsidP="00B6040F" w:rsidRDefault="00B6040F" w14:paraId="45CB7538" w14:textId="77777777">
      <w:pPr>
        <w:suppressAutoHyphens/>
        <w:ind w:left="3330" w:hanging="2610"/>
        <w:rPr>
          <w:rFonts w:cs="Arial"/>
          <w:spacing w:val="-2"/>
          <w:szCs w:val="22"/>
        </w:rPr>
      </w:pPr>
    </w:p>
    <w:p w:rsidRPr="00641057" w:rsidR="00B6040F" w:rsidP="00B6040F" w:rsidRDefault="00B6040F" w14:paraId="295CC481" w14:textId="77777777">
      <w:pPr>
        <w:suppressAutoHyphens/>
        <w:ind w:left="3330" w:hanging="2610"/>
        <w:rPr>
          <w:rFonts w:cs="Arial"/>
          <w:spacing w:val="-2"/>
          <w:szCs w:val="22"/>
          <w:u w:val="single"/>
        </w:rPr>
      </w:pPr>
      <w:r w:rsidRPr="00641057">
        <w:rPr>
          <w:rFonts w:cs="Arial"/>
          <w:spacing w:val="-2"/>
          <w:szCs w:val="22"/>
        </w:rPr>
        <w:t xml:space="preserve">Sections Two and Three: Write </w:t>
      </w:r>
      <w:r>
        <w:rPr>
          <w:rFonts w:cs="Arial"/>
          <w:spacing w:val="-2"/>
          <w:szCs w:val="22"/>
        </w:rPr>
        <w:t xml:space="preserve">your </w:t>
      </w:r>
      <w:r w:rsidRPr="00641057">
        <w:rPr>
          <w:rFonts w:cs="Arial"/>
          <w:spacing w:val="-2"/>
          <w:szCs w:val="22"/>
        </w:rPr>
        <w:t>answers in this Question/Answer Booklet</w:t>
      </w:r>
      <w:r>
        <w:rPr>
          <w:rFonts w:cs="Arial"/>
          <w:spacing w:val="-2"/>
          <w:szCs w:val="22"/>
        </w:rPr>
        <w:t>.</w:t>
      </w:r>
    </w:p>
    <w:p w:rsidRPr="00641057" w:rsidR="00B6040F" w:rsidP="00B6040F" w:rsidRDefault="00B6040F" w14:paraId="66EB5690" w14:textId="77777777">
      <w:pPr>
        <w:suppressAutoHyphens/>
        <w:ind w:left="720" w:hanging="720"/>
        <w:rPr>
          <w:rFonts w:cs="Arial"/>
          <w:spacing w:val="-2"/>
          <w:szCs w:val="22"/>
        </w:rPr>
      </w:pPr>
    </w:p>
    <w:p w:rsidRPr="00641057" w:rsidR="00B6040F" w:rsidP="00B6040F" w:rsidRDefault="00B6040F" w14:paraId="6D64BA03" w14:textId="77777777">
      <w:pPr>
        <w:suppressAutoHyphens/>
        <w:ind w:left="720" w:hanging="720"/>
        <w:rPr>
          <w:rFonts w:cs="Arial"/>
          <w:spacing w:val="-2"/>
          <w:szCs w:val="22"/>
        </w:rPr>
      </w:pPr>
      <w:r w:rsidRPr="00641057">
        <w:rPr>
          <w:rFonts w:cs="Arial"/>
          <w:spacing w:val="-2"/>
          <w:szCs w:val="22"/>
        </w:rPr>
        <w:t>2.</w:t>
      </w:r>
      <w:r w:rsidRPr="00641057">
        <w:rPr>
          <w:rFonts w:cs="Arial"/>
          <w:spacing w:val="-2"/>
          <w:szCs w:val="22"/>
        </w:rPr>
        <w:tab/>
      </w:r>
      <w:r w:rsidRPr="00641057">
        <w:rPr>
          <w:rFonts w:cs="Arial"/>
          <w:spacing w:val="-2"/>
          <w:szCs w:val="22"/>
        </w:rPr>
        <w:t>When calculating numerical answers, show your working or reasoning cle</w:t>
      </w:r>
      <w:r>
        <w:rPr>
          <w:rFonts w:cs="Arial"/>
          <w:spacing w:val="-2"/>
          <w:szCs w:val="22"/>
        </w:rPr>
        <w:t>arly</w:t>
      </w:r>
      <w:r w:rsidRPr="00641057">
        <w:rPr>
          <w:rFonts w:cs="Arial"/>
          <w:spacing w:val="-2"/>
          <w:szCs w:val="22"/>
        </w:rPr>
        <w:t>.</w:t>
      </w:r>
      <w:r>
        <w:rPr>
          <w:rFonts w:cs="Arial"/>
          <w:spacing w:val="-2"/>
          <w:szCs w:val="22"/>
        </w:rPr>
        <w:t xml:space="preserve"> Express numerical answers to the appropriate number of significant figures and include appropriate units where applicable.</w:t>
      </w:r>
    </w:p>
    <w:p w:rsidRPr="00641057" w:rsidR="00B6040F" w:rsidP="00B6040F" w:rsidRDefault="00B6040F" w14:paraId="4C40EDEA" w14:textId="77777777">
      <w:pPr>
        <w:suppressAutoHyphens/>
        <w:ind w:left="720" w:hanging="720"/>
        <w:rPr>
          <w:rFonts w:cs="Arial"/>
          <w:spacing w:val="-2"/>
          <w:szCs w:val="22"/>
        </w:rPr>
      </w:pPr>
    </w:p>
    <w:p w:rsidRPr="00641057" w:rsidR="00B6040F" w:rsidP="00B6040F" w:rsidRDefault="00B6040F" w14:paraId="71F40857" w14:textId="77777777">
      <w:pPr>
        <w:suppressAutoHyphens/>
        <w:ind w:left="720" w:hanging="720"/>
        <w:rPr>
          <w:rFonts w:cs="Arial"/>
          <w:spacing w:val="-2"/>
          <w:szCs w:val="22"/>
        </w:rPr>
      </w:pPr>
      <w:r w:rsidRPr="00641057">
        <w:rPr>
          <w:rFonts w:cs="Arial"/>
          <w:spacing w:val="-2"/>
          <w:szCs w:val="22"/>
        </w:rPr>
        <w:t>3.</w:t>
      </w:r>
      <w:r w:rsidRPr="00641057">
        <w:rPr>
          <w:rFonts w:cs="Arial"/>
          <w:spacing w:val="-2"/>
          <w:szCs w:val="22"/>
        </w:rPr>
        <w:tab/>
      </w:r>
      <w:r w:rsidRPr="00641057">
        <w:rPr>
          <w:rFonts w:cs="Arial"/>
          <w:spacing w:val="-2"/>
          <w:szCs w:val="22"/>
        </w:rPr>
        <w:t>You must be careful to confine your responses to the specific questions asked and to follow any instructions that are specific to a particular question.</w:t>
      </w:r>
    </w:p>
    <w:p w:rsidRPr="00641057" w:rsidR="00B6040F" w:rsidP="00B6040F" w:rsidRDefault="00B6040F" w14:paraId="39F0E5BF" w14:textId="77777777">
      <w:pPr>
        <w:suppressAutoHyphens/>
        <w:ind w:left="720" w:hanging="720"/>
        <w:rPr>
          <w:rFonts w:cs="Arial"/>
          <w:spacing w:val="-2"/>
          <w:szCs w:val="22"/>
        </w:rPr>
      </w:pPr>
    </w:p>
    <w:p w:rsidRPr="00641057" w:rsidR="00B6040F" w:rsidP="00B6040F" w:rsidRDefault="00B6040F" w14:paraId="69AA98D7" w14:textId="77777777">
      <w:pPr>
        <w:suppressAutoHyphens/>
        <w:ind w:left="720" w:hanging="720"/>
        <w:rPr>
          <w:rFonts w:cs="Arial"/>
          <w:spacing w:val="-2"/>
          <w:szCs w:val="22"/>
        </w:rPr>
      </w:pPr>
      <w:r w:rsidRPr="00641057">
        <w:rPr>
          <w:rFonts w:cs="Arial"/>
          <w:spacing w:val="-2"/>
          <w:szCs w:val="22"/>
        </w:rPr>
        <w:t>4.</w:t>
      </w:r>
      <w:r w:rsidRPr="00641057">
        <w:rPr>
          <w:rFonts w:cs="Arial"/>
          <w:spacing w:val="-2"/>
          <w:szCs w:val="22"/>
        </w:rPr>
        <w:tab/>
      </w:r>
      <w:r w:rsidRPr="00641057">
        <w:rPr>
          <w:rFonts w:cs="Arial"/>
          <w:spacing w:val="-2"/>
          <w:szCs w:val="22"/>
        </w:rPr>
        <w:t xml:space="preserve">Spare pages are included at the end of this booklet.  They can be used for planning your responses and/or as additional space if required to continue an answer. </w:t>
      </w:r>
    </w:p>
    <w:p w:rsidR="00B6040F" w:rsidP="00753898" w:rsidRDefault="00B6040F" w14:paraId="50B662BF" w14:textId="77777777">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Planning: If you use the spare pages for planning, indicate this clearly at the top of the page.</w:t>
      </w:r>
    </w:p>
    <w:p w:rsidR="00B6040F" w:rsidP="00753898" w:rsidRDefault="00B6040F" w14:paraId="7FF70FC7" w14:textId="77777777">
      <w:pPr>
        <w:numPr>
          <w:ilvl w:val="1"/>
          <w:numId w:val="2"/>
        </w:numPr>
        <w:tabs>
          <w:tab w:val="clear" w:pos="4320"/>
          <w:tab w:val="num" w:pos="360"/>
          <w:tab w:val="num" w:pos="1080"/>
        </w:tabs>
        <w:suppressAutoHyphens/>
        <w:ind w:left="1080"/>
        <w:rPr>
          <w:rFonts w:cs="Arial"/>
          <w:spacing w:val="-2"/>
          <w:szCs w:val="22"/>
        </w:rPr>
      </w:pPr>
      <w:r w:rsidRPr="00641057">
        <w:rPr>
          <w:rFonts w:cs="Arial"/>
          <w:spacing w:val="-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B6040F" w:rsidP="00B6040F" w:rsidRDefault="00B6040F" w14:paraId="44252FB1" w14:textId="77777777">
      <w:pPr>
        <w:tabs>
          <w:tab w:val="num" w:pos="3600"/>
        </w:tabs>
        <w:suppressAutoHyphens/>
        <w:rPr>
          <w:rFonts w:cs="Arial"/>
          <w:spacing w:val="-2"/>
          <w:szCs w:val="22"/>
        </w:rPr>
      </w:pPr>
    </w:p>
    <w:p w:rsidRPr="00B028A0" w:rsidR="00B6040F" w:rsidP="00B6040F" w:rsidRDefault="00B6040F" w14:paraId="61A37071" w14:textId="77777777">
      <w:pPr>
        <w:tabs>
          <w:tab w:val="num" w:pos="3600"/>
        </w:tabs>
        <w:suppressAutoHyphens/>
        <w:ind w:left="709" w:hanging="709"/>
        <w:rPr>
          <w:rFonts w:cs="Arial"/>
          <w:spacing w:val="-2"/>
          <w:szCs w:val="22"/>
        </w:rPr>
      </w:pPr>
      <w:r>
        <w:rPr>
          <w:rFonts w:cs="Arial"/>
          <w:spacing w:val="-2"/>
          <w:szCs w:val="22"/>
        </w:rPr>
        <w:t xml:space="preserve">5. </w:t>
      </w:r>
      <w:r>
        <w:rPr>
          <w:rFonts w:cs="Arial"/>
          <w:spacing w:val="-2"/>
          <w:szCs w:val="22"/>
        </w:rPr>
        <w:tab/>
      </w:r>
      <w:r>
        <w:rPr>
          <w:rFonts w:cs="Arial"/>
          <w:spacing w:val="-2"/>
          <w:szCs w:val="22"/>
        </w:rPr>
        <w:t xml:space="preserve">The Chemistry Data Book is </w:t>
      </w:r>
      <w:r>
        <w:rPr>
          <w:rFonts w:cs="Arial"/>
          <w:b/>
          <w:spacing w:val="-2"/>
          <w:szCs w:val="22"/>
        </w:rPr>
        <w:t>not</w:t>
      </w:r>
      <w:r>
        <w:rPr>
          <w:rFonts w:cs="Arial"/>
          <w:spacing w:val="-2"/>
          <w:szCs w:val="22"/>
        </w:rPr>
        <w:t xml:space="preserve"> handed in with your Question/Answer Booklet.</w:t>
      </w:r>
    </w:p>
    <w:p w:rsidRPr="00FB2CCE" w:rsidR="00E51E6F" w:rsidP="00E51E6F" w:rsidRDefault="00E51E6F" w14:paraId="1873E34D" w14:textId="77777777">
      <w:pPr>
        <w:ind w:left="720" w:hanging="720"/>
        <w:rPr>
          <w:rFonts w:cs="Arial"/>
          <w:b/>
          <w:bCs/>
          <w:szCs w:val="22"/>
        </w:rPr>
      </w:pPr>
    </w:p>
    <w:p w:rsidRPr="00FB2CCE" w:rsidR="00E51E6F" w:rsidP="00E51E6F" w:rsidRDefault="00E51E6F" w14:paraId="30E3CB74" w14:textId="77777777">
      <w:pPr>
        <w:ind w:left="720" w:hanging="720"/>
        <w:rPr>
          <w:rFonts w:cs="Arial"/>
          <w:b/>
          <w:bCs/>
          <w:szCs w:val="22"/>
        </w:rPr>
      </w:pPr>
    </w:p>
    <w:p w:rsidRPr="004657C6" w:rsidR="00B6040F" w:rsidP="00B6040F" w:rsidRDefault="00943B04" w14:paraId="4C828187" w14:textId="77777777">
      <w:pPr>
        <w:rPr>
          <w:rFonts w:cs="Arial"/>
          <w:szCs w:val="22"/>
        </w:rPr>
      </w:pPr>
      <w:r w:rsidRPr="00780109">
        <w:br w:type="page"/>
      </w:r>
      <w:r w:rsidRPr="00641057" w:rsidR="00B6040F">
        <w:rPr>
          <w:rFonts w:cs="Arial"/>
          <w:b/>
          <w:szCs w:val="22"/>
        </w:rPr>
        <w:t xml:space="preserve">Section One: </w:t>
      </w:r>
      <w:r w:rsidR="00B6040F">
        <w:rPr>
          <w:rFonts w:cs="Arial"/>
          <w:b/>
          <w:szCs w:val="22"/>
        </w:rPr>
        <w:t>Multiple-choice</w:t>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ab/>
      </w:r>
      <w:r w:rsidR="00B6040F">
        <w:rPr>
          <w:rFonts w:cs="Arial"/>
          <w:b/>
          <w:szCs w:val="22"/>
        </w:rPr>
        <w:t xml:space="preserve">           </w:t>
      </w:r>
      <w:r w:rsidRPr="00641057" w:rsidR="00B6040F">
        <w:rPr>
          <w:rFonts w:cs="Arial"/>
          <w:b/>
          <w:szCs w:val="22"/>
        </w:rPr>
        <w:t>25%   (</w:t>
      </w:r>
      <w:r w:rsidR="00B6040F">
        <w:rPr>
          <w:rFonts w:cs="Arial"/>
          <w:b/>
          <w:szCs w:val="22"/>
        </w:rPr>
        <w:t>25</w:t>
      </w:r>
      <w:r w:rsidRPr="00641057" w:rsidR="00B6040F">
        <w:rPr>
          <w:rFonts w:cs="Arial"/>
          <w:b/>
          <w:szCs w:val="22"/>
        </w:rPr>
        <w:t xml:space="preserve"> marks)</w:t>
      </w:r>
    </w:p>
    <w:p w:rsidRPr="00641057" w:rsidR="00B6040F" w:rsidP="00B6040F" w:rsidRDefault="00B6040F" w14:paraId="45AFE538" w14:textId="77777777">
      <w:pPr>
        <w:tabs>
          <w:tab w:val="left" w:pos="4560"/>
          <w:tab w:val="left" w:pos="6700"/>
        </w:tabs>
        <w:rPr>
          <w:rFonts w:cs="Arial"/>
          <w:b/>
          <w:szCs w:val="22"/>
        </w:rPr>
      </w:pPr>
    </w:p>
    <w:p w:rsidRPr="00641057" w:rsidR="00B6040F" w:rsidP="00B6040F" w:rsidRDefault="00B6040F" w14:paraId="07F972A2" w14:textId="77777777">
      <w:pPr>
        <w:tabs>
          <w:tab w:val="left" w:pos="4560"/>
          <w:tab w:val="left" w:pos="6700"/>
        </w:tabs>
        <w:rPr>
          <w:rFonts w:cs="Arial"/>
          <w:szCs w:val="22"/>
        </w:rPr>
      </w:pPr>
      <w:r w:rsidRPr="00641057">
        <w:rPr>
          <w:rFonts w:cs="Arial"/>
          <w:szCs w:val="22"/>
        </w:rPr>
        <w:t xml:space="preserve">This section has </w:t>
      </w:r>
      <w:r w:rsidRPr="00D560F7">
        <w:rPr>
          <w:rFonts w:cs="Arial"/>
          <w:b/>
          <w:szCs w:val="22"/>
        </w:rPr>
        <w:t>25</w:t>
      </w:r>
      <w:r w:rsidRPr="00641057">
        <w:rPr>
          <w:rFonts w:cs="Arial"/>
          <w:szCs w:val="22"/>
        </w:rPr>
        <w:t xml:space="preserve"> questions. Answer </w:t>
      </w:r>
      <w:r w:rsidRPr="00D560F7">
        <w:rPr>
          <w:rFonts w:cs="Arial"/>
          <w:b/>
          <w:szCs w:val="22"/>
        </w:rPr>
        <w:t>all</w:t>
      </w:r>
      <w:r w:rsidRPr="00641057">
        <w:rPr>
          <w:rFonts w:cs="Arial"/>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rsidRPr="00641057" w:rsidR="00B6040F" w:rsidP="00B6040F" w:rsidRDefault="00B6040F" w14:paraId="07AF69CD" w14:textId="77777777">
      <w:pPr>
        <w:tabs>
          <w:tab w:val="left" w:pos="4560"/>
          <w:tab w:val="left" w:pos="6700"/>
        </w:tabs>
        <w:rPr>
          <w:rFonts w:cs="Arial"/>
          <w:szCs w:val="22"/>
        </w:rPr>
      </w:pPr>
    </w:p>
    <w:p w:rsidRPr="00641057" w:rsidR="00B6040F" w:rsidP="00B6040F" w:rsidRDefault="00B6040F" w14:paraId="6F7A92BE" w14:textId="77777777">
      <w:pPr>
        <w:tabs>
          <w:tab w:val="left" w:pos="4560"/>
          <w:tab w:val="left" w:pos="6700"/>
        </w:tabs>
        <w:rPr>
          <w:rFonts w:cs="Arial"/>
          <w:szCs w:val="22"/>
        </w:rPr>
      </w:pPr>
      <w:r w:rsidRPr="00641057">
        <w:rPr>
          <w:rFonts w:cs="Arial"/>
          <w:szCs w:val="22"/>
        </w:rPr>
        <w:t xml:space="preserve">Suggested working time: </w:t>
      </w:r>
      <w:r>
        <w:rPr>
          <w:rFonts w:cs="Arial"/>
          <w:szCs w:val="22"/>
        </w:rPr>
        <w:t>5</w:t>
      </w:r>
      <w:r w:rsidRPr="00641057">
        <w:rPr>
          <w:rFonts w:cs="Arial"/>
          <w:szCs w:val="22"/>
        </w:rPr>
        <w:t>0 minutes.</w:t>
      </w:r>
    </w:p>
    <w:p w:rsidRPr="00FB2CCE" w:rsidR="0086501F" w:rsidP="0086501F" w:rsidRDefault="0086501F" w14:paraId="649A8F30" w14:textId="77777777">
      <w:pPr>
        <w:pBdr>
          <w:bottom w:val="single" w:color="auto" w:sz="4" w:space="1"/>
        </w:pBdr>
        <w:tabs>
          <w:tab w:val="right" w:pos="9356"/>
        </w:tabs>
        <w:autoSpaceDE w:val="0"/>
        <w:autoSpaceDN w:val="0"/>
        <w:adjustRightInd w:val="0"/>
        <w:ind w:left="567" w:hanging="567"/>
        <w:rPr>
          <w:rFonts w:cs="Arial"/>
          <w:szCs w:val="22"/>
        </w:rPr>
      </w:pPr>
    </w:p>
    <w:p w:rsidR="0086501F" w:rsidP="0086501F" w:rsidRDefault="0086501F" w14:paraId="18741FD9" w14:textId="77777777">
      <w:pPr>
        <w:tabs>
          <w:tab w:val="left" w:pos="8647"/>
          <w:tab w:val="right" w:pos="9356"/>
        </w:tabs>
        <w:spacing w:after="120"/>
        <w:rPr>
          <w:rFonts w:cs="Arial"/>
          <w:szCs w:val="22"/>
        </w:rPr>
      </w:pPr>
    </w:p>
    <w:p w:rsidR="005E58F2" w:rsidP="00386714" w:rsidRDefault="005E58F2" w14:paraId="6D663CF3" w14:textId="22CB460A">
      <w:pPr>
        <w:ind w:left="720" w:hanging="720"/>
        <w:rPr>
          <w:rFonts w:cs="Arial"/>
          <w:szCs w:val="22"/>
        </w:rPr>
      </w:pPr>
      <w:r>
        <w:rPr>
          <w:rFonts w:cs="Arial"/>
          <w:szCs w:val="22"/>
        </w:rPr>
        <w:t>1.</w:t>
      </w:r>
      <w:r>
        <w:rPr>
          <w:rFonts w:cs="Arial"/>
          <w:szCs w:val="22"/>
        </w:rPr>
        <w:tab/>
      </w:r>
      <w:r w:rsidR="008A22A9">
        <w:rPr>
          <w:rFonts w:cs="Arial"/>
          <w:szCs w:val="22"/>
        </w:rPr>
        <w:t>Many aquatic species use the process of calcification to form calcium carbonate from the free calcium and carbonate ions present in seawater. The chemical equation below represents this reversible process.</w:t>
      </w:r>
    </w:p>
    <w:p w:rsidR="008A22A9" w:rsidP="00386714" w:rsidRDefault="008A22A9" w14:paraId="7C3C617C" w14:textId="6E5899D9">
      <w:pPr>
        <w:ind w:left="720" w:hanging="720"/>
        <w:rPr>
          <w:rFonts w:cs="Arial"/>
          <w:szCs w:val="22"/>
        </w:rPr>
      </w:pPr>
    </w:p>
    <w:p w:rsidR="008A22A9" w:rsidP="00386714" w:rsidRDefault="008A22A9" w14:paraId="58131D7B" w14:textId="1D6FC332">
      <w:pPr>
        <w:ind w:left="720" w:hanging="720"/>
        <w:jc w:val="center"/>
        <w:rPr>
          <w:rFonts w:cs="Arial"/>
          <w:szCs w:val="22"/>
        </w:rPr>
      </w:pPr>
      <w:r>
        <w:rPr>
          <w:rFonts w:cs="Arial"/>
          <w:szCs w:val="22"/>
        </w:rPr>
        <w:t>CaCO</w:t>
      </w:r>
      <w:r>
        <w:rPr>
          <w:rFonts w:cs="Arial"/>
          <w:szCs w:val="22"/>
          <w:vertAlign w:val="subscript"/>
        </w:rPr>
        <w:t>3</w:t>
      </w:r>
      <w:r>
        <w:rPr>
          <w:rFonts w:cs="Arial"/>
          <w:szCs w:val="22"/>
        </w:rPr>
        <w:t xml:space="preserve">(s)   </w:t>
      </w:r>
      <w:r w:rsidRPr="005C29FB">
        <w:rPr>
          <w:rFonts w:ascii="Cambria Math" w:hAnsi="Cambria Math" w:cs="Cambria Math"/>
          <w:spacing w:val="-4"/>
          <w:position w:val="-3"/>
          <w:szCs w:val="22"/>
        </w:rPr>
        <w:t>⇌</w:t>
      </w:r>
      <w:r>
        <w:rPr>
          <w:rFonts w:cs="Arial"/>
          <w:szCs w:val="22"/>
        </w:rPr>
        <w:t xml:space="preserve">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CO</w:t>
      </w:r>
      <w:r>
        <w:rPr>
          <w:rFonts w:cs="Arial"/>
          <w:szCs w:val="22"/>
          <w:vertAlign w:val="subscript"/>
        </w:rPr>
        <w:t>3</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w:t>
      </w:r>
    </w:p>
    <w:p w:rsidR="008A22A9" w:rsidP="00386714" w:rsidRDefault="008A22A9" w14:paraId="122877F5" w14:textId="358E9E10">
      <w:pPr>
        <w:ind w:left="720" w:hanging="720"/>
        <w:rPr>
          <w:rFonts w:cs="Arial"/>
          <w:szCs w:val="22"/>
        </w:rPr>
      </w:pPr>
    </w:p>
    <w:p w:rsidR="008A22A9" w:rsidP="20A936C3" w:rsidRDefault="008A22A9" w14:paraId="3B529E29" w14:textId="2D2AC9BF">
      <w:pPr>
        <w:ind w:left="720" w:hanging="720"/>
        <w:rPr>
          <w:rFonts w:cs="Arial"/>
        </w:rPr>
      </w:pPr>
      <w:r w:rsidRPr="20A936C3" w:rsidR="008A22A9">
        <w:rPr>
          <w:rFonts w:cs="Arial"/>
        </w:rPr>
        <w:t xml:space="preserve">Consider the effect of ocean acidification on this equilibrium and </w:t>
      </w:r>
      <w:r w:rsidRPr="20A936C3" w:rsidR="008A22A9">
        <w:rPr>
          <w:rFonts w:cs="Arial"/>
        </w:rPr>
        <w:t>identify</w:t>
      </w:r>
      <w:r w:rsidRPr="20A936C3" w:rsidR="008A22A9">
        <w:rPr>
          <w:rFonts w:cs="Arial"/>
        </w:rPr>
        <w:t xml:space="preserve"> which of the following statements are correct.</w:t>
      </w:r>
    </w:p>
    <w:p w:rsidR="008A22A9" w:rsidP="00386714" w:rsidRDefault="008A22A9" w14:paraId="6BE94664" w14:textId="6F3E4C55">
      <w:pPr>
        <w:ind w:left="720" w:hanging="720"/>
        <w:rPr>
          <w:rFonts w:cs="Arial"/>
          <w:szCs w:val="22"/>
        </w:rPr>
      </w:pPr>
    </w:p>
    <w:p w:rsidR="008A22A9" w:rsidP="00386714" w:rsidRDefault="008A22A9" w14:paraId="44034932" w14:textId="58F191D9">
      <w:pPr>
        <w:pStyle w:val="ListParagraph"/>
        <w:numPr>
          <w:ilvl w:val="0"/>
          <w:numId w:val="30"/>
        </w:numPr>
        <w:rPr>
          <w:rFonts w:cs="Arial"/>
          <w:szCs w:val="22"/>
        </w:rPr>
      </w:pPr>
      <w:r>
        <w:rPr>
          <w:rFonts w:cs="Arial"/>
          <w:szCs w:val="22"/>
        </w:rPr>
        <w:t>The rate of the forward reaction would increase.</w:t>
      </w:r>
    </w:p>
    <w:p w:rsidR="008A22A9" w:rsidP="00386714" w:rsidRDefault="008A22A9" w14:paraId="56C8781F" w14:textId="46751D21">
      <w:pPr>
        <w:pStyle w:val="ListParagraph"/>
        <w:numPr>
          <w:ilvl w:val="0"/>
          <w:numId w:val="30"/>
        </w:numPr>
        <w:rPr>
          <w:rFonts w:cs="Arial"/>
          <w:szCs w:val="22"/>
        </w:rPr>
      </w:pPr>
      <w:r>
        <w:rPr>
          <w:rFonts w:cs="Arial"/>
          <w:szCs w:val="22"/>
        </w:rPr>
        <w:t>The rate of the reverse reaction would increase.</w:t>
      </w:r>
    </w:p>
    <w:p w:rsidRPr="008A22A9" w:rsidR="008A22A9" w:rsidP="00386714" w:rsidRDefault="008A22A9" w14:paraId="287F4EDF" w14:textId="15EB5907">
      <w:pPr>
        <w:pStyle w:val="ListParagraph"/>
        <w:numPr>
          <w:ilvl w:val="0"/>
          <w:numId w:val="30"/>
        </w:numPr>
        <w:rPr>
          <w:rFonts w:cs="Arial"/>
          <w:szCs w:val="22"/>
        </w:rPr>
      </w:pPr>
      <w:r>
        <w:rPr>
          <w:rFonts w:cs="Arial"/>
          <w:szCs w:val="22"/>
        </w:rPr>
        <w:t>The position of equilibrium would shift to the right.</w:t>
      </w:r>
    </w:p>
    <w:p w:rsidR="005E58F2" w:rsidP="00386714" w:rsidRDefault="005E58F2" w14:paraId="063D39B5" w14:textId="77777777">
      <w:pPr>
        <w:ind w:left="720" w:hanging="720"/>
        <w:rPr>
          <w:rFonts w:cs="Arial"/>
          <w:szCs w:val="22"/>
        </w:rPr>
      </w:pPr>
    </w:p>
    <w:p w:rsidRPr="001A6F02" w:rsidR="005E58F2" w:rsidP="00386714" w:rsidRDefault="008A22A9" w14:paraId="44C5E2CB" w14:textId="6CB3AA46">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only</w:t>
      </w:r>
      <w:r w:rsidR="00E91763">
        <w:rPr>
          <w:rFonts w:cs="Arial"/>
          <w:szCs w:val="22"/>
        </w:rPr>
        <w:t>.</w:t>
      </w:r>
    </w:p>
    <w:p w:rsidRPr="001A6F02" w:rsidR="005E58F2" w:rsidP="00386714" w:rsidRDefault="008A22A9" w14:paraId="769A5970" w14:textId="43983B36">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and (ii) only</w:t>
      </w:r>
      <w:r w:rsidR="00E91763">
        <w:rPr>
          <w:rFonts w:cs="Arial"/>
          <w:szCs w:val="22"/>
        </w:rPr>
        <w:t>.</w:t>
      </w:r>
    </w:p>
    <w:p w:rsidRPr="001A6F02" w:rsidR="005E58F2" w:rsidP="00386714" w:rsidRDefault="008A22A9" w14:paraId="1A6619C5" w14:textId="42246327">
      <w:pPr>
        <w:pStyle w:val="ListParagraph"/>
        <w:numPr>
          <w:ilvl w:val="0"/>
          <w:numId w:val="4"/>
        </w:numPr>
        <w:contextualSpacing/>
        <w:rPr>
          <w:rFonts w:cs="Arial"/>
          <w:szCs w:val="22"/>
        </w:rPr>
      </w:pPr>
      <w:r>
        <w:rPr>
          <w:rFonts w:cs="Arial"/>
          <w:szCs w:val="22"/>
        </w:rPr>
        <w:t>(iii) only</w:t>
      </w:r>
      <w:r w:rsidR="00E91763">
        <w:rPr>
          <w:rFonts w:cs="Arial"/>
          <w:szCs w:val="22"/>
        </w:rPr>
        <w:t>.</w:t>
      </w:r>
    </w:p>
    <w:p w:rsidR="005E58F2" w:rsidP="00386714" w:rsidRDefault="008A22A9" w14:paraId="59F76C9D" w14:textId="08FCB586">
      <w:pPr>
        <w:pStyle w:val="ListParagraph"/>
        <w:numPr>
          <w:ilvl w:val="0"/>
          <w:numId w:val="4"/>
        </w:numPr>
        <w:contextualSpacing/>
        <w:rPr>
          <w:rFonts w:cs="Arial"/>
          <w:szCs w:val="22"/>
        </w:rPr>
      </w:pPr>
      <w:r>
        <w:rPr>
          <w:rFonts w:cs="Arial"/>
          <w:szCs w:val="22"/>
        </w:rPr>
        <w:t>(</w:t>
      </w:r>
      <w:proofErr w:type="spellStart"/>
      <w:r>
        <w:rPr>
          <w:rFonts w:cs="Arial"/>
          <w:szCs w:val="22"/>
        </w:rPr>
        <w:t>i</w:t>
      </w:r>
      <w:proofErr w:type="spellEnd"/>
      <w:r>
        <w:rPr>
          <w:rFonts w:cs="Arial"/>
          <w:szCs w:val="22"/>
        </w:rPr>
        <w:t>) and (iii) only</w:t>
      </w:r>
      <w:r w:rsidR="00E91763">
        <w:rPr>
          <w:rFonts w:cs="Arial"/>
          <w:szCs w:val="22"/>
        </w:rPr>
        <w:t>.</w:t>
      </w:r>
    </w:p>
    <w:p w:rsidR="005E58F2" w:rsidP="00386714" w:rsidRDefault="005E58F2" w14:paraId="7184DB63" w14:textId="77777777">
      <w:pPr>
        <w:rPr>
          <w:rFonts w:cs="Arial"/>
          <w:szCs w:val="22"/>
        </w:rPr>
      </w:pPr>
    </w:p>
    <w:p w:rsidR="005E58F2" w:rsidP="00386714" w:rsidRDefault="005E58F2" w14:paraId="1BC62F80" w14:textId="77777777">
      <w:pPr>
        <w:rPr>
          <w:rFonts w:cs="Arial"/>
          <w:szCs w:val="22"/>
        </w:rPr>
      </w:pPr>
    </w:p>
    <w:p w:rsidRPr="008A22A9" w:rsidR="005E58F2" w:rsidP="00386714" w:rsidRDefault="005E58F2" w14:paraId="1D191067" w14:textId="55FE5EA5">
      <w:pPr>
        <w:ind w:left="720" w:hanging="720"/>
        <w:rPr>
          <w:rFonts w:cs="Arial"/>
          <w:szCs w:val="22"/>
        </w:rPr>
      </w:pPr>
      <w:r>
        <w:rPr>
          <w:rFonts w:cs="Arial"/>
          <w:szCs w:val="22"/>
        </w:rPr>
        <w:t>2.</w:t>
      </w:r>
      <w:r>
        <w:rPr>
          <w:rFonts w:cs="Arial"/>
          <w:szCs w:val="22"/>
        </w:rPr>
        <w:tab/>
      </w:r>
      <w:r w:rsidR="008A22A9">
        <w:rPr>
          <w:rFonts w:cs="Arial"/>
          <w:szCs w:val="22"/>
        </w:rPr>
        <w:t>Consider a 0.5 mol L</w:t>
      </w:r>
      <w:r w:rsidR="008A22A9">
        <w:rPr>
          <w:rFonts w:cs="Arial"/>
          <w:szCs w:val="22"/>
          <w:vertAlign w:val="superscript"/>
        </w:rPr>
        <w:t>-1</w:t>
      </w:r>
      <w:r w:rsidR="008A22A9">
        <w:rPr>
          <w:rFonts w:cs="Arial"/>
          <w:szCs w:val="22"/>
        </w:rPr>
        <w:t xml:space="preserve"> solution of sodium ethanoate, NaCH</w:t>
      </w:r>
      <w:r w:rsidR="008A22A9">
        <w:rPr>
          <w:rFonts w:cs="Arial"/>
          <w:szCs w:val="22"/>
          <w:vertAlign w:val="subscript"/>
        </w:rPr>
        <w:t>3</w:t>
      </w:r>
      <w:r w:rsidR="008A22A9">
        <w:rPr>
          <w:rFonts w:cs="Arial"/>
          <w:szCs w:val="22"/>
        </w:rPr>
        <w:t>COO(</w:t>
      </w:r>
      <w:proofErr w:type="spellStart"/>
      <w:r w:rsidR="008A22A9">
        <w:rPr>
          <w:rFonts w:cs="Arial"/>
          <w:szCs w:val="22"/>
        </w:rPr>
        <w:t>aq</w:t>
      </w:r>
      <w:proofErr w:type="spellEnd"/>
      <w:r w:rsidR="008A22A9">
        <w:rPr>
          <w:rFonts w:cs="Arial"/>
          <w:szCs w:val="22"/>
        </w:rPr>
        <w:t>). After water, the species present in the highest concentration would be</w:t>
      </w:r>
    </w:p>
    <w:p w:rsidR="005E58F2" w:rsidP="00386714" w:rsidRDefault="005E58F2" w14:paraId="6596FD28" w14:textId="77777777">
      <w:pPr>
        <w:rPr>
          <w:rFonts w:cs="Arial"/>
          <w:szCs w:val="22"/>
        </w:rPr>
      </w:pPr>
    </w:p>
    <w:p w:rsidRPr="00220B6F" w:rsidR="005E58F2" w:rsidP="00386714" w:rsidRDefault="008A22A9" w14:paraId="6C7ADB25" w14:textId="280BCFF1">
      <w:pPr>
        <w:pStyle w:val="ListParagraph"/>
        <w:numPr>
          <w:ilvl w:val="0"/>
          <w:numId w:val="3"/>
        </w:numPr>
        <w:contextualSpacing/>
        <w:rPr>
          <w:rFonts w:cs="Arial"/>
          <w:szCs w:val="22"/>
        </w:rPr>
      </w:pPr>
      <w:r>
        <w:rPr>
          <w:rFonts w:cs="Arial"/>
          <w:szCs w:val="22"/>
        </w:rPr>
        <w:t>Na</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rsidR="005E58F2" w:rsidP="00386714" w:rsidRDefault="008A22A9" w14:paraId="4035FEB2" w14:textId="40F0AD6D">
      <w:pPr>
        <w:pStyle w:val="ListParagraph"/>
        <w:numPr>
          <w:ilvl w:val="0"/>
          <w:numId w:val="3"/>
        </w:numPr>
        <w:contextualSpacing/>
        <w:rPr>
          <w:rFonts w:cs="Arial"/>
          <w:szCs w:val="22"/>
        </w:rPr>
      </w:pPr>
      <w:r>
        <w:rPr>
          <w:rFonts w:cs="Arial"/>
          <w:szCs w:val="22"/>
        </w:rPr>
        <w:t>CH</w:t>
      </w:r>
      <w:r>
        <w:rPr>
          <w:rFonts w:cs="Arial"/>
          <w:szCs w:val="22"/>
          <w:vertAlign w:val="subscript"/>
        </w:rPr>
        <w:t>3</w:t>
      </w:r>
      <w:r>
        <w:rPr>
          <w:rFonts w:cs="Arial"/>
          <w:szCs w:val="22"/>
        </w:rPr>
        <w:t>COO</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rsidR="005E58F2" w:rsidP="00386714" w:rsidRDefault="008A22A9" w14:paraId="7278CE00" w14:textId="693D7A56">
      <w:pPr>
        <w:pStyle w:val="ListParagraph"/>
        <w:numPr>
          <w:ilvl w:val="0"/>
          <w:numId w:val="3"/>
        </w:numPr>
        <w:contextualSpacing/>
        <w:rPr>
          <w:rFonts w:cs="Arial"/>
          <w:szCs w:val="22"/>
        </w:rPr>
      </w:pPr>
      <w:r>
        <w:rPr>
          <w:rFonts w:cs="Arial"/>
          <w:szCs w:val="22"/>
        </w:rPr>
        <w:t>H</w:t>
      </w:r>
      <w:r>
        <w:rPr>
          <w:rFonts w:cs="Arial"/>
          <w:szCs w:val="22"/>
          <w:vertAlign w:val="subscript"/>
        </w:rPr>
        <w:t>3</w:t>
      </w:r>
      <w:r>
        <w:rPr>
          <w:rFonts w:cs="Arial"/>
          <w:szCs w:val="22"/>
        </w:rPr>
        <w:t>O</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rsidRPr="00FC39B1" w:rsidR="005E58F2" w:rsidP="00386714" w:rsidRDefault="008A22A9" w14:paraId="1F83BFF3" w14:textId="01741262">
      <w:pPr>
        <w:pStyle w:val="ListParagraph"/>
        <w:numPr>
          <w:ilvl w:val="0"/>
          <w:numId w:val="3"/>
        </w:numPr>
        <w:contextualSpacing/>
        <w:rPr>
          <w:rFonts w:cs="Arial"/>
          <w:szCs w:val="22"/>
        </w:rPr>
      </w:pPr>
      <w:r>
        <w:rPr>
          <w:rFonts w:cs="Arial"/>
          <w:szCs w:val="22"/>
        </w:rPr>
        <w:t>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2A706B">
        <w:rPr>
          <w:rFonts w:cs="Arial"/>
          <w:szCs w:val="22"/>
        </w:rPr>
        <w:t>.</w:t>
      </w:r>
    </w:p>
    <w:p w:rsidR="005E58F2" w:rsidP="00386714" w:rsidRDefault="005E58F2" w14:paraId="1C67A120" w14:textId="5A78634F">
      <w:pPr>
        <w:rPr>
          <w:rFonts w:cs="Arial"/>
          <w:b/>
          <w:szCs w:val="22"/>
        </w:rPr>
      </w:pPr>
    </w:p>
    <w:p w:rsidR="002A706B" w:rsidP="00386714" w:rsidRDefault="002A706B" w14:paraId="221F84EB" w14:textId="4927DF9B">
      <w:pPr>
        <w:rPr>
          <w:rFonts w:cs="Arial"/>
          <w:b/>
          <w:szCs w:val="22"/>
        </w:rPr>
      </w:pPr>
    </w:p>
    <w:p w:rsidR="005E58F2" w:rsidP="00386714" w:rsidRDefault="005E58F2" w14:paraId="4E9D05EA" w14:textId="168EAFA6">
      <w:pPr>
        <w:rPr>
          <w:rFonts w:cs="Arial"/>
          <w:szCs w:val="22"/>
        </w:rPr>
      </w:pPr>
      <w:r>
        <w:rPr>
          <w:rFonts w:cs="Arial"/>
          <w:szCs w:val="22"/>
        </w:rPr>
        <w:t>3.</w:t>
      </w:r>
      <w:r>
        <w:rPr>
          <w:rFonts w:cs="Arial"/>
          <w:szCs w:val="22"/>
        </w:rPr>
        <w:tab/>
      </w:r>
      <w:r>
        <w:rPr>
          <w:rFonts w:cs="Arial"/>
          <w:szCs w:val="22"/>
        </w:rPr>
        <w:t xml:space="preserve">Consider the </w:t>
      </w:r>
      <w:r w:rsidR="002A706B">
        <w:rPr>
          <w:rFonts w:cs="Arial"/>
          <w:szCs w:val="22"/>
        </w:rPr>
        <w:t xml:space="preserve">following </w:t>
      </w:r>
      <w:r w:rsidR="00386714">
        <w:rPr>
          <w:rFonts w:cs="Arial"/>
          <w:szCs w:val="22"/>
        </w:rPr>
        <w:t>chemical reaction</w:t>
      </w:r>
      <w:r>
        <w:rPr>
          <w:rFonts w:cs="Arial"/>
          <w:szCs w:val="22"/>
        </w:rPr>
        <w:t>.</w:t>
      </w:r>
    </w:p>
    <w:p w:rsidR="005E58F2" w:rsidP="00386714" w:rsidRDefault="005E58F2" w14:paraId="78F8D22C" w14:textId="7AF5401A">
      <w:pPr>
        <w:rPr>
          <w:rFonts w:cs="Arial"/>
          <w:szCs w:val="22"/>
        </w:rPr>
      </w:pPr>
    </w:p>
    <w:p w:rsidRPr="00386714" w:rsidR="00A24138" w:rsidP="00386714" w:rsidRDefault="00386714" w14:paraId="14E30F37" w14:textId="1DCEB47A">
      <w:pPr>
        <w:jc w:val="center"/>
        <w:rPr>
          <w:rFonts w:cs="Arial"/>
          <w:szCs w:val="22"/>
        </w:rPr>
      </w:pPr>
      <w:r>
        <w:rPr>
          <w:rFonts w:cs="Arial"/>
          <w:szCs w:val="22"/>
        </w:rPr>
        <w:t>2 MnO</w:t>
      </w:r>
      <w:r>
        <w:rPr>
          <w:rFonts w:cs="Arial"/>
          <w:szCs w:val="22"/>
          <w:vertAlign w:val="subscript"/>
        </w:rPr>
        <w:t>2</w:t>
      </w:r>
      <w:r>
        <w:rPr>
          <w:rFonts w:cs="Arial"/>
          <w:szCs w:val="22"/>
        </w:rPr>
        <w:t>(</w:t>
      </w:r>
      <w:proofErr w:type="spellStart"/>
      <w:r>
        <w:rPr>
          <w:rFonts w:cs="Arial"/>
          <w:szCs w:val="22"/>
        </w:rPr>
        <w:t>aq</w:t>
      </w:r>
      <w:proofErr w:type="spellEnd"/>
      <w:r>
        <w:rPr>
          <w:rFonts w:cs="Arial"/>
          <w:szCs w:val="22"/>
        </w:rPr>
        <w:t>)   +   4 KOH(</w:t>
      </w:r>
      <w:proofErr w:type="spellStart"/>
      <w:r>
        <w:rPr>
          <w:rFonts w:cs="Arial"/>
          <w:szCs w:val="22"/>
        </w:rPr>
        <w:t>aq</w:t>
      </w:r>
      <w:proofErr w:type="spellEnd"/>
      <w:r>
        <w:rPr>
          <w:rFonts w:cs="Arial"/>
          <w:szCs w:val="22"/>
        </w:rPr>
        <w:t>)   +   O</w:t>
      </w:r>
      <w:r>
        <w:rPr>
          <w:rFonts w:cs="Arial"/>
          <w:szCs w:val="22"/>
          <w:vertAlign w:val="subscript"/>
        </w:rPr>
        <w:t>2</w:t>
      </w:r>
      <w:r>
        <w:rPr>
          <w:rFonts w:cs="Arial"/>
          <w:szCs w:val="22"/>
        </w:rPr>
        <w:t xml:space="preserve">(g)   </w:t>
      </w:r>
      <w:r w:rsidRPr="00F43BA1">
        <w:rPr>
          <w:rFonts w:ascii="Symbol" w:hAnsi="Symbol" w:eastAsia="Symbol" w:cs="Symbol"/>
          <w:szCs w:val="22"/>
        </w:rPr>
        <w:t>®</w:t>
      </w:r>
      <w:r>
        <w:rPr>
          <w:rFonts w:cs="Arial"/>
          <w:szCs w:val="22"/>
        </w:rPr>
        <w:t xml:space="preserve">   2 K</w:t>
      </w:r>
      <w:r>
        <w:rPr>
          <w:rFonts w:cs="Arial"/>
          <w:szCs w:val="22"/>
          <w:vertAlign w:val="subscript"/>
        </w:rPr>
        <w:t>2</w:t>
      </w:r>
      <w:r>
        <w:rPr>
          <w:rFonts w:cs="Arial"/>
          <w:szCs w:val="22"/>
        </w:rPr>
        <w:t>MnO</w:t>
      </w:r>
      <w:r>
        <w:rPr>
          <w:rFonts w:cs="Arial"/>
          <w:szCs w:val="22"/>
          <w:vertAlign w:val="subscript"/>
        </w:rPr>
        <w:t>4</w:t>
      </w:r>
      <w:r>
        <w:rPr>
          <w:rFonts w:cs="Arial"/>
          <w:szCs w:val="22"/>
        </w:rPr>
        <w:t>(</w:t>
      </w:r>
      <w:proofErr w:type="spellStart"/>
      <w:r>
        <w:rPr>
          <w:rFonts w:cs="Arial"/>
          <w:szCs w:val="22"/>
        </w:rPr>
        <w:t>aq</w:t>
      </w:r>
      <w:proofErr w:type="spellEnd"/>
      <w:r>
        <w:rPr>
          <w:rFonts w:cs="Arial"/>
          <w:szCs w:val="22"/>
        </w:rPr>
        <w:t>)  +  2 H</w:t>
      </w:r>
      <w:r>
        <w:rPr>
          <w:rFonts w:cs="Arial"/>
          <w:szCs w:val="22"/>
          <w:vertAlign w:val="subscript"/>
        </w:rPr>
        <w:t>2</w:t>
      </w:r>
      <w:r>
        <w:rPr>
          <w:rFonts w:cs="Arial"/>
          <w:szCs w:val="22"/>
        </w:rPr>
        <w:t>O(</w:t>
      </w:r>
      <w:r w:rsidRPr="00C6707E">
        <w:rPr>
          <w:rFonts w:ascii="PT Sans" w:hAnsi="PT Sans" w:cs="Arial"/>
          <w:sz w:val="23"/>
          <w:szCs w:val="23"/>
        </w:rPr>
        <w:t>l</w:t>
      </w:r>
      <w:r>
        <w:rPr>
          <w:rFonts w:cs="Arial"/>
          <w:szCs w:val="22"/>
        </w:rPr>
        <w:t>)</w:t>
      </w:r>
    </w:p>
    <w:p w:rsidR="00386714" w:rsidP="00386714" w:rsidRDefault="00386714" w14:paraId="5CBB6855" w14:textId="77777777">
      <w:pPr>
        <w:ind w:left="720"/>
        <w:rPr>
          <w:rFonts w:cs="Arial"/>
          <w:szCs w:val="22"/>
        </w:rPr>
      </w:pPr>
    </w:p>
    <w:p w:rsidR="005E58F2" w:rsidP="00386714" w:rsidRDefault="00386714" w14:paraId="5C7ACB56" w14:textId="28B47DA6">
      <w:pPr>
        <w:ind w:left="720"/>
        <w:rPr>
          <w:rFonts w:cs="Arial"/>
          <w:szCs w:val="22"/>
        </w:rPr>
      </w:pPr>
      <w:r>
        <w:rPr>
          <w:rFonts w:cs="Arial"/>
          <w:szCs w:val="22"/>
        </w:rPr>
        <w:t>Identify the oxidant and reductant in this reaction.</w:t>
      </w:r>
    </w:p>
    <w:p w:rsidRPr="001A6F02" w:rsidR="00386714" w:rsidP="00386714" w:rsidRDefault="00386714" w14:paraId="2F451F40" w14:textId="77777777">
      <w:pPr>
        <w:ind w:left="720"/>
        <w:rPr>
          <w:rFonts w:cs="Arial"/>
          <w:szCs w:val="22"/>
        </w:rPr>
      </w:pPr>
    </w:p>
    <w:p w:rsidRPr="00386714" w:rsidR="005E58F2" w:rsidP="00386714" w:rsidRDefault="00386714" w14:paraId="6DD78DB0" w14:textId="76A6C18F">
      <w:pPr>
        <w:spacing w:line="360" w:lineRule="auto"/>
        <w:rPr>
          <w:rFonts w:cs="Arial"/>
          <w:b/>
          <w:bCs/>
          <w:szCs w:val="22"/>
        </w:rPr>
      </w:pPr>
      <w:r w:rsidRPr="00386714">
        <w:rPr>
          <w:rFonts w:cs="Arial"/>
          <w:b/>
          <w:bCs/>
          <w:szCs w:val="22"/>
        </w:rPr>
        <w:tab/>
      </w:r>
      <w:r w:rsidRPr="00386714">
        <w:rPr>
          <w:rFonts w:cs="Arial"/>
          <w:b/>
          <w:bCs/>
          <w:szCs w:val="22"/>
        </w:rPr>
        <w:tab/>
      </w:r>
      <w:r w:rsidRPr="00386714">
        <w:rPr>
          <w:rFonts w:cs="Arial"/>
          <w:b/>
          <w:bCs/>
          <w:szCs w:val="22"/>
        </w:rPr>
        <w:t>Oxidant</w:t>
      </w:r>
      <w:r w:rsidRPr="00386714">
        <w:rPr>
          <w:rFonts w:cs="Arial"/>
          <w:b/>
          <w:bCs/>
          <w:szCs w:val="22"/>
        </w:rPr>
        <w:tab/>
      </w:r>
      <w:r w:rsidRPr="00386714">
        <w:rPr>
          <w:rFonts w:cs="Arial"/>
          <w:b/>
          <w:bCs/>
          <w:szCs w:val="22"/>
        </w:rPr>
        <w:tab/>
      </w:r>
      <w:r w:rsidRPr="00386714">
        <w:rPr>
          <w:rFonts w:cs="Arial"/>
          <w:b/>
          <w:bCs/>
          <w:szCs w:val="22"/>
        </w:rPr>
        <w:tab/>
      </w:r>
      <w:r w:rsidRPr="00386714">
        <w:rPr>
          <w:rFonts w:cs="Arial"/>
          <w:b/>
          <w:bCs/>
          <w:szCs w:val="22"/>
        </w:rPr>
        <w:t>Reductant</w:t>
      </w:r>
    </w:p>
    <w:p w:rsidRPr="001A6F02" w:rsidR="005E58F2" w:rsidP="00386714" w:rsidRDefault="00386714" w14:paraId="016384EA" w14:textId="6FE46316">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MnO</w:t>
      </w:r>
      <w:r>
        <w:rPr>
          <w:rFonts w:cs="Arial"/>
          <w:szCs w:val="22"/>
          <w:vertAlign w:val="subscript"/>
        </w:rPr>
        <w:t>2</w:t>
      </w:r>
      <w:r>
        <w:rPr>
          <w:rFonts w:cs="Arial"/>
          <w:szCs w:val="22"/>
        </w:rPr>
        <w:t xml:space="preserve"> </w:t>
      </w:r>
    </w:p>
    <w:p w:rsidRPr="001A6F02" w:rsidR="005E58F2" w:rsidP="00386714" w:rsidRDefault="00386714" w14:paraId="61EEAEBE" w14:textId="29CC3225">
      <w:pPr>
        <w:pStyle w:val="ListParagraph"/>
        <w:numPr>
          <w:ilvl w:val="0"/>
          <w:numId w:val="24"/>
        </w:numPr>
        <w:contextualSpacing/>
        <w:rPr>
          <w:rFonts w:cs="Arial"/>
          <w:szCs w:val="22"/>
        </w:rPr>
      </w:pPr>
      <w:r>
        <w:rPr>
          <w:rFonts w:cs="Arial"/>
          <w:szCs w:val="22"/>
        </w:rPr>
        <w:t>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KOH</w:t>
      </w:r>
    </w:p>
    <w:p w:rsidRPr="001A6F02" w:rsidR="005E58F2" w:rsidP="00386714" w:rsidRDefault="00386714" w14:paraId="1CB28F89" w14:textId="230919EF">
      <w:pPr>
        <w:pStyle w:val="ListParagraph"/>
        <w:numPr>
          <w:ilvl w:val="0"/>
          <w:numId w:val="24"/>
        </w:numPr>
        <w:contextualSpacing/>
        <w:rPr>
          <w:rFonts w:cs="Arial"/>
          <w:szCs w:val="22"/>
        </w:rPr>
      </w:pPr>
      <w:r>
        <w:rPr>
          <w:rFonts w:cs="Arial"/>
          <w:szCs w:val="22"/>
        </w:rPr>
        <w:t>KOH</w:t>
      </w:r>
      <w:r>
        <w:rPr>
          <w:rFonts w:cs="Arial"/>
          <w:szCs w:val="22"/>
        </w:rPr>
        <w:tab/>
      </w:r>
      <w:r>
        <w:rPr>
          <w:rFonts w:cs="Arial"/>
          <w:szCs w:val="22"/>
        </w:rPr>
        <w:tab/>
      </w:r>
      <w:r>
        <w:rPr>
          <w:rFonts w:cs="Arial"/>
          <w:szCs w:val="22"/>
        </w:rPr>
        <w:tab/>
      </w:r>
      <w:r>
        <w:rPr>
          <w:rFonts w:cs="Arial"/>
          <w:szCs w:val="22"/>
        </w:rPr>
        <w:tab/>
      </w:r>
      <w:r>
        <w:rPr>
          <w:rFonts w:cs="Arial"/>
          <w:szCs w:val="22"/>
        </w:rPr>
        <w:t>MnO</w:t>
      </w:r>
      <w:r>
        <w:rPr>
          <w:rFonts w:cs="Arial"/>
          <w:szCs w:val="22"/>
          <w:vertAlign w:val="subscript"/>
        </w:rPr>
        <w:t>2</w:t>
      </w:r>
      <w:r>
        <w:rPr>
          <w:rFonts w:cs="Arial"/>
          <w:szCs w:val="22"/>
        </w:rPr>
        <w:t xml:space="preserve"> </w:t>
      </w:r>
    </w:p>
    <w:p w:rsidR="005E58F2" w:rsidP="00386714" w:rsidRDefault="00386714" w14:paraId="093937EA" w14:textId="42E964A5">
      <w:pPr>
        <w:pStyle w:val="ListParagraph"/>
        <w:numPr>
          <w:ilvl w:val="0"/>
          <w:numId w:val="24"/>
        </w:numPr>
        <w:contextualSpacing/>
        <w:rPr>
          <w:rFonts w:cs="Arial"/>
          <w:szCs w:val="22"/>
        </w:rPr>
      </w:pPr>
      <w:r>
        <w:rPr>
          <w:rFonts w:cs="Arial"/>
          <w:szCs w:val="22"/>
        </w:rPr>
        <w:t>MnO</w:t>
      </w:r>
      <w:r>
        <w:rPr>
          <w:rFonts w:cs="Arial"/>
          <w:szCs w:val="22"/>
          <w:vertAlign w:val="subscript"/>
        </w:rPr>
        <w:t>2</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O</w:t>
      </w:r>
      <w:r>
        <w:rPr>
          <w:rFonts w:cs="Arial"/>
          <w:szCs w:val="22"/>
          <w:vertAlign w:val="subscript"/>
        </w:rPr>
        <w:t>2</w:t>
      </w:r>
      <w:r>
        <w:rPr>
          <w:rFonts w:cs="Arial"/>
          <w:szCs w:val="22"/>
        </w:rPr>
        <w:t xml:space="preserve"> </w:t>
      </w:r>
    </w:p>
    <w:p w:rsidR="002A706B" w:rsidRDefault="002A706B" w14:paraId="7391C3CD" w14:textId="77777777">
      <w:pPr>
        <w:rPr>
          <w:rFonts w:cs="Arial"/>
          <w:b/>
          <w:bCs/>
          <w:szCs w:val="22"/>
        </w:rPr>
      </w:pPr>
      <w:r>
        <w:rPr>
          <w:rFonts w:cs="Arial"/>
          <w:b/>
          <w:bCs/>
          <w:szCs w:val="22"/>
        </w:rPr>
        <w:br w:type="page"/>
      </w:r>
    </w:p>
    <w:p w:rsidRPr="00EF06F6" w:rsidR="005E58F2" w:rsidP="002172B6" w:rsidRDefault="005E58F2" w14:paraId="16BD7A9B" w14:textId="78E6C093">
      <w:pPr>
        <w:ind w:left="720" w:hanging="720"/>
        <w:rPr>
          <w:rFonts w:cs="Arial"/>
          <w:szCs w:val="22"/>
        </w:rPr>
      </w:pPr>
      <w:r>
        <w:rPr>
          <w:rFonts w:cs="Arial"/>
          <w:szCs w:val="22"/>
        </w:rPr>
        <w:t>4.</w:t>
      </w:r>
      <w:r>
        <w:rPr>
          <w:rFonts w:cs="Arial"/>
          <w:szCs w:val="22"/>
        </w:rPr>
        <w:tab/>
      </w:r>
      <w:r w:rsidR="00A24138">
        <w:rPr>
          <w:rFonts w:cs="Arial"/>
          <w:szCs w:val="22"/>
        </w:rPr>
        <w:t xml:space="preserve">In which of the following </w:t>
      </w:r>
      <w:r w:rsidR="002172B6">
        <w:rPr>
          <w:rFonts w:cs="Arial"/>
          <w:szCs w:val="22"/>
        </w:rPr>
        <w:t>does the structural diagram correctly match the IUPAC name given</w:t>
      </w:r>
      <w:r>
        <w:rPr>
          <w:rFonts w:cs="Arial"/>
          <w:szCs w:val="22"/>
        </w:rPr>
        <w:t>?</w:t>
      </w:r>
    </w:p>
    <w:p w:rsidR="005E58F2" w:rsidP="002172B6" w:rsidRDefault="005E58F2" w14:paraId="7E155429" w14:textId="77777777">
      <w:pPr>
        <w:rPr>
          <w:rFonts w:cs="Arial"/>
          <w:szCs w:val="22"/>
        </w:rPr>
      </w:pPr>
    </w:p>
    <w:tbl>
      <w:tblPr>
        <w:tblStyle w:val="TableGrid"/>
        <w:tblW w:w="0" w:type="auto"/>
        <w:tblInd w:w="704" w:type="dxa"/>
        <w:tblLook w:val="04A0" w:firstRow="1" w:lastRow="0" w:firstColumn="1" w:lastColumn="0" w:noHBand="0" w:noVBand="1"/>
      </w:tblPr>
      <w:tblGrid>
        <w:gridCol w:w="4394"/>
        <w:gridCol w:w="4395"/>
      </w:tblGrid>
      <w:tr w:rsidR="002172B6" w:rsidTr="1EB77BD1" w14:paraId="5C1F10DD" w14:textId="77777777">
        <w:tc>
          <w:tcPr>
            <w:tcW w:w="4394" w:type="dxa"/>
            <w:tcMar/>
          </w:tcPr>
          <w:p w:rsidRPr="002172B6" w:rsidR="002172B6" w:rsidP="002172B6" w:rsidRDefault="002172B6" w14:paraId="3483F3B8" w14:textId="77777777">
            <w:pPr>
              <w:rPr>
                <w:rFonts w:cs="Arial"/>
                <w:sz w:val="10"/>
                <w:szCs w:val="10"/>
              </w:rPr>
            </w:pPr>
          </w:p>
          <w:p w:rsidR="002172B6" w:rsidP="002172B6" w:rsidRDefault="002172B6" w14:paraId="1E613D55" w14:textId="435944CF">
            <w:pPr>
              <w:rPr>
                <w:rFonts w:cs="Arial"/>
                <w:szCs w:val="22"/>
              </w:rPr>
            </w:pPr>
            <w:r>
              <w:rPr>
                <w:rFonts w:cs="Arial"/>
                <w:szCs w:val="22"/>
              </w:rPr>
              <w:t>(a)     methyl pentanoate</w:t>
            </w:r>
          </w:p>
          <w:p w:rsidR="002172B6" w:rsidP="002172B6" w:rsidRDefault="002172B6" w14:paraId="64FA7FF5" w14:textId="77777777">
            <w:pPr>
              <w:rPr>
                <w:rFonts w:cs="Arial"/>
                <w:szCs w:val="22"/>
              </w:rPr>
            </w:pPr>
          </w:p>
          <w:p w:rsidR="002172B6" w:rsidP="1EB77BD1" w:rsidRDefault="002172B6" w14:paraId="52AB83DF" w14:textId="6A5DE197">
            <w:pPr>
              <w:jc w:val="center"/>
              <w:rPr>
                <w:rFonts w:cs="Arial"/>
              </w:rPr>
            </w:pPr>
            <w:r w:rsidRPr="002172B6">
              <w:rPr>
                <w:rFonts w:cs="Arial"/>
                <w:noProof/>
                <w:szCs w:val="22"/>
              </w:rPr>
              <w:drawing>
                <wp:inline distT="0" distB="0" distL="0" distR="0" wp14:anchorId="2EA43EAA" wp14:editId="2F8CFD4D">
                  <wp:extent cx="2635624" cy="1079211"/>
                  <wp:effectExtent l="0" t="0" r="0" b="63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6148" cy="1144941"/>
                          </a:xfrm>
                          <a:prstGeom prst="rect">
                            <a:avLst/>
                          </a:prstGeom>
                        </pic:spPr>
                      </pic:pic>
                    </a:graphicData>
                  </a:graphic>
                </wp:inline>
              </w:drawing>
            </w:r>
          </w:p>
          <w:p w:rsidR="002172B6" w:rsidP="002172B6" w:rsidRDefault="002172B6" w14:paraId="56A596D7" w14:textId="790BBF01">
            <w:pPr>
              <w:rPr>
                <w:rFonts w:cs="Arial"/>
                <w:szCs w:val="22"/>
              </w:rPr>
            </w:pPr>
          </w:p>
        </w:tc>
        <w:tc>
          <w:tcPr>
            <w:tcW w:w="4395" w:type="dxa"/>
            <w:tcMar/>
          </w:tcPr>
          <w:p w:rsidRPr="002172B6" w:rsidR="002172B6" w:rsidP="002172B6" w:rsidRDefault="002172B6" w14:paraId="7EDBF566" w14:textId="77777777">
            <w:pPr>
              <w:rPr>
                <w:rFonts w:cs="Arial"/>
                <w:sz w:val="10"/>
                <w:szCs w:val="10"/>
              </w:rPr>
            </w:pPr>
          </w:p>
          <w:p w:rsidR="002172B6" w:rsidP="002172B6" w:rsidRDefault="002172B6" w14:paraId="251FF57A" w14:textId="77777777">
            <w:pPr>
              <w:rPr>
                <w:rFonts w:cs="Arial"/>
                <w:szCs w:val="22"/>
              </w:rPr>
            </w:pPr>
            <w:r>
              <w:rPr>
                <w:rFonts w:cs="Arial"/>
                <w:szCs w:val="22"/>
              </w:rPr>
              <w:t>(b)     5-methylhexanamide</w:t>
            </w:r>
          </w:p>
          <w:p w:rsidR="002172B6" w:rsidP="002172B6" w:rsidRDefault="002172B6" w14:paraId="192DDE32" w14:textId="77777777">
            <w:pPr>
              <w:rPr>
                <w:rFonts w:cs="Arial"/>
                <w:szCs w:val="22"/>
              </w:rPr>
            </w:pPr>
          </w:p>
          <w:p w:rsidR="002172B6" w:rsidP="1EB77BD1" w:rsidRDefault="002172B6" w14:paraId="36D82729" w14:textId="4478658F">
            <w:pPr>
              <w:jc w:val="center"/>
              <w:rPr>
                <w:rFonts w:cs="Arial"/>
              </w:rPr>
            </w:pPr>
            <w:r w:rsidRPr="002172B6">
              <w:rPr>
                <w:rFonts w:cs="Arial"/>
                <w:noProof/>
                <w:szCs w:val="22"/>
              </w:rPr>
              <w:drawing>
                <wp:inline distT="0" distB="0" distL="0" distR="0" wp14:anchorId="59DD0B38" wp14:editId="4EDE2E51">
                  <wp:extent cx="2088777" cy="878727"/>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9595" cy="891692"/>
                          </a:xfrm>
                          <a:prstGeom prst="rect">
                            <a:avLst/>
                          </a:prstGeom>
                        </pic:spPr>
                      </pic:pic>
                    </a:graphicData>
                  </a:graphic>
                </wp:inline>
              </w:drawing>
            </w:r>
          </w:p>
          <w:p w:rsidR="002172B6" w:rsidP="002172B6" w:rsidRDefault="002172B6" w14:paraId="29988B27" w14:textId="0FB1E62E">
            <w:pPr>
              <w:rPr>
                <w:rFonts w:cs="Arial"/>
                <w:szCs w:val="22"/>
              </w:rPr>
            </w:pPr>
          </w:p>
        </w:tc>
      </w:tr>
      <w:tr w:rsidR="002172B6" w:rsidTr="1EB77BD1" w14:paraId="76D659A6" w14:textId="77777777">
        <w:tc>
          <w:tcPr>
            <w:tcW w:w="4394" w:type="dxa"/>
            <w:tcMar/>
          </w:tcPr>
          <w:p w:rsidRPr="002172B6" w:rsidR="002172B6" w:rsidP="002172B6" w:rsidRDefault="002172B6" w14:paraId="53CD9369" w14:textId="77777777">
            <w:pPr>
              <w:rPr>
                <w:rFonts w:cs="Arial"/>
                <w:sz w:val="10"/>
                <w:szCs w:val="10"/>
              </w:rPr>
            </w:pPr>
          </w:p>
          <w:p w:rsidR="002172B6" w:rsidP="002172B6" w:rsidRDefault="002172B6" w14:paraId="72F4CB02" w14:textId="1452959B">
            <w:pPr>
              <w:rPr>
                <w:rFonts w:cs="Arial"/>
                <w:szCs w:val="22"/>
              </w:rPr>
            </w:pPr>
            <w:r>
              <w:rPr>
                <w:rFonts w:cs="Arial"/>
                <w:szCs w:val="22"/>
              </w:rPr>
              <w:t>(c)     2,3-dichlorobutan-1-</w:t>
            </w:r>
            <w:r w:rsidR="00E91763">
              <w:rPr>
                <w:rFonts w:cs="Arial"/>
                <w:szCs w:val="22"/>
              </w:rPr>
              <w:t>a</w:t>
            </w:r>
            <w:r>
              <w:rPr>
                <w:rFonts w:cs="Arial"/>
                <w:szCs w:val="22"/>
              </w:rPr>
              <w:t>l</w:t>
            </w:r>
          </w:p>
          <w:p w:rsidR="002172B6" w:rsidP="002172B6" w:rsidRDefault="002172B6" w14:paraId="5800CAFC" w14:textId="77777777">
            <w:pPr>
              <w:rPr>
                <w:rFonts w:cs="Arial"/>
                <w:szCs w:val="22"/>
              </w:rPr>
            </w:pPr>
          </w:p>
          <w:p w:rsidR="002172B6" w:rsidP="002172B6" w:rsidRDefault="002172B6" w14:paraId="65229866" w14:textId="07CD0855">
            <w:pPr>
              <w:jc w:val="center"/>
              <w:rPr>
                <w:rFonts w:cs="Arial"/>
                <w:szCs w:val="22"/>
              </w:rPr>
            </w:pPr>
            <w:r w:rsidRPr="002172B6">
              <w:rPr>
                <w:rFonts w:cs="Arial"/>
                <w:noProof/>
                <w:szCs w:val="22"/>
              </w:rPr>
              <w:drawing>
                <wp:inline distT="0" distB="0" distL="0" distR="0" wp14:anchorId="5FC55F65" wp14:editId="3CA3ADDF">
                  <wp:extent cx="1685365" cy="853918"/>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9694" cy="866245"/>
                          </a:xfrm>
                          <a:prstGeom prst="rect">
                            <a:avLst/>
                          </a:prstGeom>
                        </pic:spPr>
                      </pic:pic>
                    </a:graphicData>
                  </a:graphic>
                </wp:inline>
              </w:drawing>
            </w:r>
          </w:p>
          <w:p w:rsidR="002172B6" w:rsidP="002172B6" w:rsidRDefault="002172B6" w14:paraId="2ED6C2E1" w14:textId="317809F4">
            <w:pPr>
              <w:rPr>
                <w:rFonts w:cs="Arial"/>
                <w:szCs w:val="22"/>
              </w:rPr>
            </w:pPr>
          </w:p>
        </w:tc>
        <w:tc>
          <w:tcPr>
            <w:tcW w:w="4395" w:type="dxa"/>
            <w:tcMar/>
          </w:tcPr>
          <w:p w:rsidRPr="002172B6" w:rsidR="002172B6" w:rsidP="002172B6" w:rsidRDefault="002172B6" w14:paraId="00ABBD21" w14:textId="77777777">
            <w:pPr>
              <w:rPr>
                <w:rFonts w:cs="Arial"/>
                <w:sz w:val="10"/>
                <w:szCs w:val="10"/>
              </w:rPr>
            </w:pPr>
          </w:p>
          <w:p w:rsidR="002172B6" w:rsidP="002172B6" w:rsidRDefault="002172B6" w14:paraId="6A499BD1" w14:textId="2DDCD0C2">
            <w:pPr>
              <w:rPr>
                <w:rFonts w:cs="Arial"/>
                <w:szCs w:val="22"/>
              </w:rPr>
            </w:pPr>
            <w:r>
              <w:rPr>
                <w:rFonts w:cs="Arial"/>
                <w:szCs w:val="22"/>
              </w:rPr>
              <w:t>(d)     1-bromopropanoic acid</w:t>
            </w:r>
          </w:p>
          <w:p w:rsidR="002172B6" w:rsidP="002172B6" w:rsidRDefault="002172B6" w14:paraId="7E8B80EA" w14:textId="77777777">
            <w:pPr>
              <w:rPr>
                <w:rFonts w:cs="Arial"/>
                <w:szCs w:val="22"/>
              </w:rPr>
            </w:pPr>
          </w:p>
          <w:p w:rsidR="002172B6" w:rsidP="1EB77BD1" w:rsidRDefault="002172B6" w14:paraId="784388E9" w14:textId="2AF328CD">
            <w:pPr>
              <w:jc w:val="center"/>
              <w:rPr>
                <w:rFonts w:cs="Arial"/>
              </w:rPr>
            </w:pPr>
            <w:r w:rsidRPr="002172B6">
              <w:rPr>
                <w:rFonts w:cs="Arial"/>
                <w:noProof/>
                <w:szCs w:val="22"/>
              </w:rPr>
              <w:drawing>
                <wp:inline distT="0" distB="0" distL="0" distR="0" wp14:anchorId="4D70F825" wp14:editId="6E5212AF">
                  <wp:extent cx="1443318" cy="832117"/>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8896" cy="846863"/>
                          </a:xfrm>
                          <a:prstGeom prst="rect">
                            <a:avLst/>
                          </a:prstGeom>
                        </pic:spPr>
                      </pic:pic>
                    </a:graphicData>
                  </a:graphic>
                </wp:inline>
              </w:drawing>
            </w:r>
          </w:p>
          <w:p w:rsidR="002172B6" w:rsidP="002172B6" w:rsidRDefault="002172B6" w14:paraId="7FFF0E59" w14:textId="48DD9901">
            <w:pPr>
              <w:rPr>
                <w:rFonts w:cs="Arial"/>
                <w:szCs w:val="22"/>
              </w:rPr>
            </w:pPr>
          </w:p>
        </w:tc>
      </w:tr>
    </w:tbl>
    <w:p w:rsidR="005E58F2" w:rsidP="002172B6" w:rsidRDefault="005E58F2" w14:paraId="08BD550C" w14:textId="77777777">
      <w:pPr>
        <w:rPr>
          <w:rFonts w:cs="Arial"/>
          <w:szCs w:val="22"/>
        </w:rPr>
      </w:pPr>
    </w:p>
    <w:p w:rsidR="005E58F2" w:rsidP="002172B6" w:rsidRDefault="005E58F2" w14:paraId="62746B9F" w14:textId="77777777">
      <w:pPr>
        <w:rPr>
          <w:rFonts w:cs="Arial"/>
          <w:szCs w:val="22"/>
        </w:rPr>
      </w:pPr>
    </w:p>
    <w:p w:rsidR="005E58F2" w:rsidP="002172B6" w:rsidRDefault="005E58F2" w14:paraId="2751B0CB" w14:textId="45F17863">
      <w:pPr>
        <w:ind w:left="720" w:hanging="720"/>
        <w:rPr>
          <w:rFonts w:cs="Arial"/>
          <w:szCs w:val="22"/>
        </w:rPr>
      </w:pPr>
      <w:r>
        <w:rPr>
          <w:rFonts w:cs="Arial"/>
          <w:szCs w:val="22"/>
        </w:rPr>
        <w:t>5.</w:t>
      </w:r>
      <w:r>
        <w:rPr>
          <w:rFonts w:cs="Arial"/>
          <w:szCs w:val="22"/>
        </w:rPr>
        <w:tab/>
      </w:r>
      <w:r w:rsidR="002172B6">
        <w:rPr>
          <w:rFonts w:cs="Arial"/>
          <w:szCs w:val="22"/>
        </w:rPr>
        <w:t>The function of a catalyst is to</w:t>
      </w:r>
    </w:p>
    <w:p w:rsidR="00A24138" w:rsidP="002172B6" w:rsidRDefault="00A24138" w14:paraId="0E328C30" w14:textId="557DAD88">
      <w:pPr>
        <w:ind w:left="720" w:hanging="720"/>
        <w:rPr>
          <w:rFonts w:cs="Arial"/>
          <w:szCs w:val="22"/>
        </w:rPr>
      </w:pPr>
    </w:p>
    <w:p w:rsidR="00A24138" w:rsidP="002172B6" w:rsidRDefault="002172B6" w14:paraId="517722A1" w14:textId="681BAE0A">
      <w:pPr>
        <w:pStyle w:val="ListParagraph"/>
        <w:numPr>
          <w:ilvl w:val="0"/>
          <w:numId w:val="26"/>
        </w:numPr>
        <w:rPr>
          <w:rFonts w:cs="Arial"/>
          <w:szCs w:val="22"/>
        </w:rPr>
      </w:pPr>
      <w:r>
        <w:rPr>
          <w:rFonts w:cs="Arial"/>
          <w:szCs w:val="22"/>
        </w:rPr>
        <w:t>increase the yield of the reaction</w:t>
      </w:r>
      <w:r w:rsidR="00A24138">
        <w:rPr>
          <w:rFonts w:cs="Arial"/>
          <w:szCs w:val="22"/>
        </w:rPr>
        <w:t>.</w:t>
      </w:r>
    </w:p>
    <w:p w:rsidR="00290F13" w:rsidP="002172B6" w:rsidRDefault="002172B6" w14:paraId="506C90B4" w14:textId="08F0B072">
      <w:pPr>
        <w:pStyle w:val="ListParagraph"/>
        <w:numPr>
          <w:ilvl w:val="0"/>
          <w:numId w:val="26"/>
        </w:numPr>
        <w:rPr>
          <w:rFonts w:cs="Arial"/>
          <w:szCs w:val="22"/>
        </w:rPr>
      </w:pPr>
      <w:r>
        <w:rPr>
          <w:rFonts w:cs="Arial"/>
          <w:szCs w:val="22"/>
        </w:rPr>
        <w:t>increase the rate of the reaction</w:t>
      </w:r>
      <w:r w:rsidR="00290F13">
        <w:rPr>
          <w:rFonts w:cs="Arial"/>
          <w:szCs w:val="22"/>
        </w:rPr>
        <w:t>.</w:t>
      </w:r>
    </w:p>
    <w:p w:rsidR="00290F13" w:rsidP="002172B6" w:rsidRDefault="002172B6" w14:paraId="462759A4" w14:textId="3CA030A3">
      <w:pPr>
        <w:pStyle w:val="ListParagraph"/>
        <w:numPr>
          <w:ilvl w:val="0"/>
          <w:numId w:val="26"/>
        </w:numPr>
        <w:rPr>
          <w:rFonts w:cs="Arial"/>
          <w:szCs w:val="22"/>
        </w:rPr>
      </w:pPr>
      <w:r>
        <w:rPr>
          <w:rFonts w:cs="Arial"/>
          <w:szCs w:val="22"/>
        </w:rPr>
        <w:t>increase the activation energy of the reaction</w:t>
      </w:r>
      <w:r w:rsidR="00290F13">
        <w:rPr>
          <w:rFonts w:cs="Arial"/>
          <w:szCs w:val="22"/>
        </w:rPr>
        <w:t>.</w:t>
      </w:r>
    </w:p>
    <w:p w:rsidRPr="00A24138" w:rsidR="002172B6" w:rsidP="002172B6" w:rsidRDefault="002172B6" w14:paraId="6876B88D" w14:textId="7CFD6B28">
      <w:pPr>
        <w:pStyle w:val="ListParagraph"/>
        <w:numPr>
          <w:ilvl w:val="0"/>
          <w:numId w:val="26"/>
        </w:numPr>
        <w:rPr>
          <w:rFonts w:cs="Arial"/>
          <w:szCs w:val="22"/>
        </w:rPr>
      </w:pPr>
      <w:r>
        <w:rPr>
          <w:rFonts w:cs="Arial"/>
          <w:szCs w:val="22"/>
        </w:rPr>
        <w:t>increase the kinetic energy of the reacting particles</w:t>
      </w:r>
    </w:p>
    <w:p w:rsidR="00290F13" w:rsidP="002172B6" w:rsidRDefault="00290F13" w14:paraId="2E5485BE" w14:textId="77777777">
      <w:pPr>
        <w:rPr>
          <w:rFonts w:cs="Arial"/>
          <w:szCs w:val="22"/>
        </w:rPr>
      </w:pPr>
    </w:p>
    <w:p w:rsidRPr="00220B6F" w:rsidR="005E58F2" w:rsidP="002172B6" w:rsidRDefault="008C2FCF" w14:paraId="61696CFA" w14:textId="6EB51BED">
      <w:pPr>
        <w:pStyle w:val="ListParagraph"/>
        <w:numPr>
          <w:ilvl w:val="0"/>
          <w:numId w:val="13"/>
        </w:numPr>
        <w:contextualSpacing/>
        <w:rPr>
          <w:rFonts w:cs="Arial"/>
          <w:szCs w:val="22"/>
        </w:rPr>
      </w:pPr>
      <w:r>
        <w:rPr>
          <w:rFonts w:cs="Arial"/>
          <w:szCs w:val="22"/>
        </w:rPr>
        <w:t>(</w:t>
      </w:r>
      <w:proofErr w:type="spellStart"/>
      <w:r>
        <w:rPr>
          <w:rFonts w:cs="Arial"/>
          <w:szCs w:val="22"/>
        </w:rPr>
        <w:t>i</w:t>
      </w:r>
      <w:proofErr w:type="spellEnd"/>
      <w:r>
        <w:rPr>
          <w:rFonts w:cs="Arial"/>
          <w:szCs w:val="22"/>
        </w:rPr>
        <w:t>) and (ii) only.</w:t>
      </w:r>
    </w:p>
    <w:p w:rsidR="005E58F2" w:rsidP="002172B6" w:rsidRDefault="008C2FCF" w14:paraId="24869C8C" w14:textId="540196CA">
      <w:pPr>
        <w:pStyle w:val="ListParagraph"/>
        <w:numPr>
          <w:ilvl w:val="0"/>
          <w:numId w:val="13"/>
        </w:numPr>
        <w:contextualSpacing/>
        <w:rPr>
          <w:rFonts w:cs="Arial"/>
          <w:szCs w:val="22"/>
        </w:rPr>
      </w:pPr>
      <w:r>
        <w:rPr>
          <w:rFonts w:cs="Arial"/>
          <w:szCs w:val="22"/>
        </w:rPr>
        <w:t>(ii) only.</w:t>
      </w:r>
    </w:p>
    <w:p w:rsidR="005E58F2" w:rsidP="002172B6" w:rsidRDefault="00290F13" w14:paraId="5B3065A6" w14:textId="5168EF02">
      <w:pPr>
        <w:pStyle w:val="ListParagraph"/>
        <w:numPr>
          <w:ilvl w:val="0"/>
          <w:numId w:val="13"/>
        </w:numPr>
        <w:contextualSpacing/>
        <w:rPr>
          <w:rFonts w:cs="Arial"/>
          <w:szCs w:val="22"/>
        </w:rPr>
      </w:pPr>
      <w:r>
        <w:rPr>
          <w:rFonts w:cs="Arial"/>
          <w:szCs w:val="22"/>
        </w:rPr>
        <w:t>(i</w:t>
      </w:r>
      <w:r w:rsidR="002172B6">
        <w:rPr>
          <w:rFonts w:cs="Arial"/>
          <w:szCs w:val="22"/>
        </w:rPr>
        <w:t>i</w:t>
      </w:r>
      <w:r>
        <w:rPr>
          <w:rFonts w:cs="Arial"/>
          <w:szCs w:val="22"/>
        </w:rPr>
        <w:t>) and (i</w:t>
      </w:r>
      <w:r w:rsidR="002172B6">
        <w:rPr>
          <w:rFonts w:cs="Arial"/>
          <w:szCs w:val="22"/>
        </w:rPr>
        <w:t>v</w:t>
      </w:r>
      <w:r>
        <w:rPr>
          <w:rFonts w:cs="Arial"/>
          <w:szCs w:val="22"/>
        </w:rPr>
        <w:t>) only</w:t>
      </w:r>
      <w:r w:rsidR="005E58F2">
        <w:rPr>
          <w:rFonts w:cs="Arial"/>
          <w:szCs w:val="22"/>
        </w:rPr>
        <w:t>.</w:t>
      </w:r>
    </w:p>
    <w:p w:rsidR="002A706B" w:rsidP="002172B6" w:rsidRDefault="008C2FCF" w14:paraId="35BC4C7A" w14:textId="39C95361">
      <w:pPr>
        <w:pStyle w:val="ListParagraph"/>
        <w:numPr>
          <w:ilvl w:val="0"/>
          <w:numId w:val="13"/>
        </w:numPr>
        <w:contextualSpacing/>
        <w:rPr>
          <w:rFonts w:cs="Arial"/>
          <w:szCs w:val="22"/>
        </w:rPr>
      </w:pPr>
      <w:r>
        <w:rPr>
          <w:rFonts w:cs="Arial"/>
          <w:szCs w:val="22"/>
        </w:rPr>
        <w:t>(ii</w:t>
      </w:r>
      <w:r w:rsidR="002172B6">
        <w:rPr>
          <w:rFonts w:cs="Arial"/>
          <w:szCs w:val="22"/>
        </w:rPr>
        <w:t>i</w:t>
      </w:r>
      <w:r>
        <w:rPr>
          <w:rFonts w:cs="Arial"/>
          <w:szCs w:val="22"/>
        </w:rPr>
        <w:t>)</w:t>
      </w:r>
      <w:r w:rsidR="00290F13">
        <w:rPr>
          <w:rFonts w:cs="Arial"/>
          <w:szCs w:val="22"/>
        </w:rPr>
        <w:t xml:space="preserve"> and (i</w:t>
      </w:r>
      <w:r w:rsidR="002172B6">
        <w:rPr>
          <w:rFonts w:cs="Arial"/>
          <w:szCs w:val="22"/>
        </w:rPr>
        <w:t>v</w:t>
      </w:r>
      <w:r w:rsidR="00290F13">
        <w:rPr>
          <w:rFonts w:cs="Arial"/>
          <w:szCs w:val="22"/>
        </w:rPr>
        <w:t>)</w:t>
      </w:r>
      <w:r w:rsidR="002172B6">
        <w:rPr>
          <w:rFonts w:cs="Arial"/>
          <w:szCs w:val="22"/>
        </w:rPr>
        <w:t xml:space="preserve"> only</w:t>
      </w:r>
      <w:r w:rsidR="005E58F2">
        <w:rPr>
          <w:rFonts w:cs="Arial"/>
          <w:szCs w:val="22"/>
        </w:rPr>
        <w:t>.</w:t>
      </w:r>
    </w:p>
    <w:p w:rsidR="002A706B" w:rsidP="002172B6" w:rsidRDefault="002A706B" w14:paraId="67D25749" w14:textId="77777777">
      <w:pPr>
        <w:contextualSpacing/>
        <w:rPr>
          <w:rFonts w:cs="Arial"/>
          <w:b/>
          <w:szCs w:val="22"/>
        </w:rPr>
      </w:pPr>
    </w:p>
    <w:p w:rsidR="002A706B" w:rsidP="002172B6" w:rsidRDefault="002A706B" w14:paraId="33BFF937" w14:textId="66C87225">
      <w:pPr>
        <w:contextualSpacing/>
        <w:rPr>
          <w:rFonts w:cs="Arial"/>
          <w:b/>
          <w:szCs w:val="22"/>
        </w:rPr>
      </w:pPr>
    </w:p>
    <w:p w:rsidR="005E58F2" w:rsidP="002172B6" w:rsidRDefault="005E58F2" w14:paraId="412F6DE3" w14:textId="58C6F3FF">
      <w:pPr>
        <w:contextualSpacing/>
        <w:rPr>
          <w:rFonts w:cs="Arial"/>
          <w:szCs w:val="22"/>
        </w:rPr>
      </w:pPr>
      <w:r>
        <w:rPr>
          <w:rFonts w:cs="Arial"/>
          <w:szCs w:val="22"/>
        </w:rPr>
        <w:t>6.</w:t>
      </w:r>
      <w:r>
        <w:rPr>
          <w:rFonts w:cs="Arial"/>
          <w:szCs w:val="22"/>
        </w:rPr>
        <w:tab/>
      </w:r>
      <w:r w:rsidR="002172B6">
        <w:rPr>
          <w:rFonts w:cs="Arial"/>
          <w:szCs w:val="22"/>
        </w:rPr>
        <w:t xml:space="preserve">In which of the following compounds is carbon in </w:t>
      </w:r>
      <w:r w:rsidR="00612268">
        <w:rPr>
          <w:rFonts w:cs="Arial"/>
          <w:szCs w:val="22"/>
        </w:rPr>
        <w:t>its</w:t>
      </w:r>
      <w:r w:rsidR="002172B6">
        <w:rPr>
          <w:rFonts w:cs="Arial"/>
          <w:szCs w:val="22"/>
        </w:rPr>
        <w:t xml:space="preserve"> highest oxidation state?</w:t>
      </w:r>
    </w:p>
    <w:p w:rsidRPr="002A706B" w:rsidR="00290F13" w:rsidP="002172B6" w:rsidRDefault="00290F13" w14:paraId="308E63A5" w14:textId="14644F0A">
      <w:pPr>
        <w:rPr>
          <w:rFonts w:cs="Arial"/>
          <w:b/>
          <w:bCs/>
          <w:szCs w:val="22"/>
        </w:rPr>
      </w:pPr>
    </w:p>
    <w:p w:rsidRPr="001A6F02" w:rsidR="00290F13" w:rsidP="002172B6" w:rsidRDefault="00E91763" w14:paraId="61916FF4" w14:textId="58362C4F">
      <w:pPr>
        <w:pStyle w:val="ListParagraph"/>
        <w:numPr>
          <w:ilvl w:val="0"/>
          <w:numId w:val="25"/>
        </w:numPr>
        <w:contextualSpacing/>
        <w:rPr>
          <w:rFonts w:cs="Arial"/>
          <w:szCs w:val="22"/>
        </w:rPr>
      </w:pPr>
      <w:r>
        <w:rPr>
          <w:rFonts w:cs="Arial"/>
          <w:szCs w:val="22"/>
        </w:rPr>
        <w:t>M</w:t>
      </w:r>
      <w:r w:rsidR="002172B6">
        <w:rPr>
          <w:rFonts w:cs="Arial"/>
          <w:szCs w:val="22"/>
        </w:rPr>
        <w:t>ethane</w:t>
      </w:r>
      <w:r>
        <w:rPr>
          <w:rFonts w:cs="Arial"/>
          <w:szCs w:val="22"/>
        </w:rPr>
        <w:t>.</w:t>
      </w:r>
    </w:p>
    <w:p w:rsidRPr="001A6F02" w:rsidR="00290F13" w:rsidP="002172B6" w:rsidRDefault="00E91763" w14:paraId="2380DAA1" w14:textId="314EA69F">
      <w:pPr>
        <w:pStyle w:val="ListParagraph"/>
        <w:numPr>
          <w:ilvl w:val="0"/>
          <w:numId w:val="25"/>
        </w:numPr>
        <w:contextualSpacing/>
        <w:rPr>
          <w:rFonts w:cs="Arial"/>
          <w:szCs w:val="22"/>
        </w:rPr>
      </w:pPr>
      <w:r>
        <w:rPr>
          <w:rFonts w:cs="Arial"/>
          <w:szCs w:val="22"/>
        </w:rPr>
        <w:t>M</w:t>
      </w:r>
      <w:r w:rsidR="002172B6">
        <w:rPr>
          <w:rFonts w:cs="Arial"/>
          <w:szCs w:val="22"/>
        </w:rPr>
        <w:t>ethanal</w:t>
      </w:r>
      <w:r>
        <w:rPr>
          <w:rFonts w:cs="Arial"/>
          <w:szCs w:val="22"/>
        </w:rPr>
        <w:t>.</w:t>
      </w:r>
    </w:p>
    <w:p w:rsidRPr="001A6F02" w:rsidR="00290F13" w:rsidP="002172B6" w:rsidRDefault="00E91763" w14:paraId="2150170D" w14:textId="315AE606">
      <w:pPr>
        <w:pStyle w:val="ListParagraph"/>
        <w:numPr>
          <w:ilvl w:val="0"/>
          <w:numId w:val="25"/>
        </w:numPr>
        <w:contextualSpacing/>
        <w:rPr>
          <w:rFonts w:cs="Arial"/>
          <w:szCs w:val="22"/>
        </w:rPr>
      </w:pPr>
      <w:proofErr w:type="spellStart"/>
      <w:r>
        <w:rPr>
          <w:rFonts w:cs="Arial"/>
          <w:szCs w:val="22"/>
        </w:rPr>
        <w:t>M</w:t>
      </w:r>
      <w:r w:rsidR="002172B6">
        <w:rPr>
          <w:rFonts w:cs="Arial"/>
          <w:szCs w:val="22"/>
        </w:rPr>
        <w:t>ethanoic</w:t>
      </w:r>
      <w:proofErr w:type="spellEnd"/>
      <w:r w:rsidR="002172B6">
        <w:rPr>
          <w:rFonts w:cs="Arial"/>
          <w:szCs w:val="22"/>
        </w:rPr>
        <w:t xml:space="preserve"> acid</w:t>
      </w:r>
      <w:r>
        <w:rPr>
          <w:rFonts w:cs="Arial"/>
          <w:szCs w:val="22"/>
        </w:rPr>
        <w:t>.</w:t>
      </w:r>
    </w:p>
    <w:p w:rsidR="00290F13" w:rsidP="002172B6" w:rsidRDefault="00E91763" w14:paraId="189108EB" w14:textId="073739DE">
      <w:pPr>
        <w:pStyle w:val="ListParagraph"/>
        <w:numPr>
          <w:ilvl w:val="0"/>
          <w:numId w:val="25"/>
        </w:numPr>
        <w:contextualSpacing/>
        <w:rPr>
          <w:rFonts w:cs="Arial"/>
          <w:szCs w:val="22"/>
        </w:rPr>
      </w:pPr>
      <w:r>
        <w:rPr>
          <w:rFonts w:cs="Arial"/>
          <w:szCs w:val="22"/>
        </w:rPr>
        <w:t>D</w:t>
      </w:r>
      <w:r w:rsidR="002172B6">
        <w:rPr>
          <w:rFonts w:cs="Arial"/>
          <w:szCs w:val="22"/>
        </w:rPr>
        <w:t>ifluoromethane</w:t>
      </w:r>
      <w:r>
        <w:rPr>
          <w:rFonts w:cs="Arial"/>
          <w:szCs w:val="22"/>
        </w:rPr>
        <w:t>.</w:t>
      </w:r>
    </w:p>
    <w:p w:rsidR="005E58F2" w:rsidP="002172B6" w:rsidRDefault="005E58F2" w14:paraId="4FB0477C" w14:textId="77777777">
      <w:pPr>
        <w:rPr>
          <w:rFonts w:cs="Arial"/>
          <w:szCs w:val="22"/>
        </w:rPr>
      </w:pPr>
    </w:p>
    <w:p w:rsidRPr="009948A1" w:rsidR="005E58F2" w:rsidP="002172B6" w:rsidRDefault="005E58F2" w14:paraId="38B34008" w14:textId="77777777">
      <w:pPr>
        <w:rPr>
          <w:rFonts w:cs="Arial"/>
          <w:szCs w:val="22"/>
        </w:rPr>
      </w:pPr>
    </w:p>
    <w:p w:rsidRPr="002D43FF" w:rsidR="005E58F2" w:rsidP="002172B6" w:rsidRDefault="005E58F2" w14:paraId="4FAC4088" w14:textId="075E094E">
      <w:pPr>
        <w:ind w:left="720" w:hanging="720"/>
        <w:rPr>
          <w:rFonts w:cs="Arial"/>
          <w:szCs w:val="22"/>
        </w:rPr>
      </w:pPr>
      <w:r>
        <w:rPr>
          <w:rFonts w:cs="Arial"/>
          <w:szCs w:val="22"/>
        </w:rPr>
        <w:t>7.</w:t>
      </w:r>
      <w:r>
        <w:rPr>
          <w:rFonts w:cs="Arial"/>
          <w:szCs w:val="22"/>
        </w:rPr>
        <w:tab/>
      </w:r>
      <w:r w:rsidR="002172B6">
        <w:rPr>
          <w:rFonts w:cs="Arial"/>
          <w:szCs w:val="22"/>
        </w:rPr>
        <w:t>The balanced chemical equation representing the complete combustion of propan</w:t>
      </w:r>
      <w:r w:rsidR="00612268">
        <w:rPr>
          <w:rFonts w:cs="Arial"/>
          <w:szCs w:val="22"/>
        </w:rPr>
        <w:t>-1-</w:t>
      </w:r>
      <w:r w:rsidR="002172B6">
        <w:rPr>
          <w:rFonts w:cs="Arial"/>
          <w:szCs w:val="22"/>
        </w:rPr>
        <w:t>ol in excess oxygen can be written as</w:t>
      </w:r>
      <w:r w:rsidR="00612268">
        <w:rPr>
          <w:rFonts w:cs="Arial"/>
          <w:szCs w:val="22"/>
        </w:rPr>
        <w:t>;</w:t>
      </w:r>
    </w:p>
    <w:p w:rsidR="005E58F2" w:rsidP="002172B6" w:rsidRDefault="005E58F2" w14:paraId="1E348224" w14:textId="77777777">
      <w:pPr>
        <w:rPr>
          <w:rFonts w:cs="Arial"/>
          <w:szCs w:val="22"/>
        </w:rPr>
      </w:pPr>
    </w:p>
    <w:p w:rsidRPr="00220B6F" w:rsidR="005E58F2" w:rsidP="002172B6" w:rsidRDefault="002172B6" w14:paraId="5F7165A9" w14:textId="5FB73546">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Pr="00C6707E" w:rsidR="00C6707E">
        <w:rPr>
          <w:rFonts w:ascii="PT Sans" w:hAnsi="PT Sans" w:cs="Arial"/>
          <w:sz w:val="23"/>
          <w:szCs w:val="23"/>
        </w:rPr>
        <w:t>l</w:t>
      </w:r>
      <w:r>
        <w:rPr>
          <w:rFonts w:cs="Arial"/>
          <w:szCs w:val="22"/>
        </w:rPr>
        <w:t>)   +   3 O</w:t>
      </w:r>
      <w:r>
        <w:rPr>
          <w:rFonts w:cs="Arial"/>
          <w:szCs w:val="22"/>
          <w:vertAlign w:val="subscript"/>
        </w:rPr>
        <w:t>2</w:t>
      </w:r>
      <w:r>
        <w:rPr>
          <w:rFonts w:cs="Arial"/>
          <w:szCs w:val="22"/>
        </w:rPr>
        <w:t xml:space="preserve">(g)   </w:t>
      </w:r>
      <w:r w:rsidRPr="00F43BA1">
        <w:rPr>
          <w:rFonts w:ascii="Symbol" w:hAnsi="Symbol" w:eastAsia="Symbol" w:cs="Symbol"/>
          <w:szCs w:val="22"/>
        </w:rPr>
        <w:t>®</w:t>
      </w:r>
      <w:r>
        <w:rPr>
          <w:rFonts w:cs="Arial"/>
          <w:szCs w:val="22"/>
        </w:rPr>
        <w:t xml:space="preserve">   3 CO</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rsidR="005E58F2" w:rsidP="002172B6" w:rsidRDefault="002172B6" w14:paraId="1C55E248" w14:textId="600A82FE">
      <w:pPr>
        <w:pStyle w:val="ListParagraph"/>
        <w:numPr>
          <w:ilvl w:val="0"/>
          <w:numId w:val="15"/>
        </w:numPr>
        <w:contextualSpacing/>
        <w:rPr>
          <w:rFonts w:cs="Arial"/>
          <w:szCs w:val="22"/>
        </w:rPr>
      </w:pPr>
      <w:r>
        <w:rPr>
          <w:rFonts w:cs="Arial"/>
          <w:szCs w:val="22"/>
        </w:rPr>
        <w:t>C</w:t>
      </w:r>
      <w:r>
        <w:rPr>
          <w:rFonts w:cs="Arial"/>
          <w:szCs w:val="22"/>
          <w:vertAlign w:val="subscript"/>
        </w:rPr>
        <w:t>3</w:t>
      </w:r>
      <w:r>
        <w:rPr>
          <w:rFonts w:cs="Arial"/>
          <w:szCs w:val="22"/>
        </w:rPr>
        <w:t>H</w:t>
      </w:r>
      <w:r>
        <w:rPr>
          <w:rFonts w:cs="Arial"/>
          <w:szCs w:val="22"/>
          <w:vertAlign w:val="subscript"/>
        </w:rPr>
        <w:t>7</w:t>
      </w:r>
      <w:r>
        <w:rPr>
          <w:rFonts w:cs="Arial"/>
          <w:szCs w:val="22"/>
        </w:rPr>
        <w:t>OH(</w:t>
      </w:r>
      <w:r w:rsidRPr="00C6707E" w:rsidR="00C6707E">
        <w:rPr>
          <w:rFonts w:ascii="PT Sans" w:hAnsi="PT Sans" w:cs="Arial"/>
          <w:sz w:val="23"/>
          <w:szCs w:val="23"/>
        </w:rPr>
        <w:t>l</w:t>
      </w:r>
      <w:r>
        <w:rPr>
          <w:rFonts w:cs="Arial"/>
          <w:szCs w:val="22"/>
        </w:rPr>
        <w:t>)   +   5 O</w:t>
      </w:r>
      <w:r>
        <w:rPr>
          <w:rFonts w:cs="Arial"/>
          <w:szCs w:val="22"/>
          <w:vertAlign w:val="subscript"/>
        </w:rPr>
        <w:t>2</w:t>
      </w:r>
      <w:r>
        <w:rPr>
          <w:rFonts w:cs="Arial"/>
          <w:szCs w:val="22"/>
        </w:rPr>
        <w:t xml:space="preserve">(g)   </w:t>
      </w:r>
      <w:r w:rsidRPr="00F43BA1">
        <w:rPr>
          <w:rFonts w:ascii="Symbol" w:hAnsi="Symbol" w:eastAsia="Symbol" w:cs="Symbol"/>
          <w:szCs w:val="22"/>
        </w:rPr>
        <w:t>®</w:t>
      </w:r>
      <w:r>
        <w:rPr>
          <w:rFonts w:cs="Arial"/>
          <w:szCs w:val="22"/>
        </w:rPr>
        <w:t xml:space="preserve">   3 CO</w:t>
      </w:r>
      <w:r>
        <w:rPr>
          <w:rFonts w:cs="Arial"/>
          <w:szCs w:val="22"/>
          <w:vertAlign w:val="subscript"/>
        </w:rPr>
        <w:t>2</w:t>
      </w:r>
      <w:r w:rsidRPr="002172B6">
        <w:rPr>
          <w:rFonts w:cs="Arial"/>
          <w:szCs w:val="22"/>
        </w:rPr>
        <w:t>(g)</w:t>
      </w:r>
      <w:r>
        <w:rPr>
          <w:rFonts w:cs="Arial"/>
          <w:szCs w:val="22"/>
        </w:rPr>
        <w:t xml:space="preserve">   +   4 H</w:t>
      </w:r>
      <w:r>
        <w:rPr>
          <w:rFonts w:cs="Arial"/>
          <w:szCs w:val="22"/>
          <w:vertAlign w:val="subscript"/>
        </w:rPr>
        <w:t>2</w:t>
      </w:r>
      <w:r>
        <w:rPr>
          <w:rFonts w:cs="Arial"/>
          <w:szCs w:val="22"/>
        </w:rPr>
        <w:t>O(</w:t>
      </w:r>
      <w:r w:rsidR="00CF1139">
        <w:rPr>
          <w:rFonts w:cs="Arial"/>
          <w:szCs w:val="22"/>
        </w:rPr>
        <w:t>g</w:t>
      </w:r>
      <w:r>
        <w:rPr>
          <w:rFonts w:cs="Arial"/>
          <w:szCs w:val="22"/>
        </w:rPr>
        <w:t>)</w:t>
      </w:r>
    </w:p>
    <w:p w:rsidR="005E58F2" w:rsidP="002172B6" w:rsidRDefault="002172B6" w14:paraId="25D6AE7D" w14:textId="35242B96">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Pr="00C6707E" w:rsidR="00C6707E">
        <w:rPr>
          <w:rFonts w:ascii="PT Sans" w:hAnsi="PT Sans" w:cs="Arial"/>
          <w:sz w:val="23"/>
          <w:szCs w:val="23"/>
        </w:rPr>
        <w:t>l</w:t>
      </w:r>
      <w:r>
        <w:rPr>
          <w:rFonts w:cs="Arial"/>
          <w:szCs w:val="22"/>
        </w:rPr>
        <w:t>)   +   9 O</w:t>
      </w:r>
      <w:r>
        <w:rPr>
          <w:rFonts w:cs="Arial"/>
          <w:szCs w:val="22"/>
          <w:vertAlign w:val="subscript"/>
        </w:rPr>
        <w:t>2</w:t>
      </w:r>
      <w:r>
        <w:rPr>
          <w:rFonts w:cs="Arial"/>
          <w:szCs w:val="22"/>
        </w:rPr>
        <w:t xml:space="preserve">(g)   </w:t>
      </w:r>
      <w:r w:rsidRPr="00F43BA1">
        <w:rPr>
          <w:rFonts w:ascii="Symbol" w:hAnsi="Symbol" w:eastAsia="Symbol" w:cs="Symbol"/>
          <w:szCs w:val="22"/>
        </w:rPr>
        <w:t>®</w:t>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rsidRPr="00E52C09" w:rsidR="005E58F2" w:rsidP="002172B6" w:rsidRDefault="002172B6" w14:paraId="37F0AC14" w14:textId="34C8B55E">
      <w:pPr>
        <w:pStyle w:val="ListParagraph"/>
        <w:numPr>
          <w:ilvl w:val="0"/>
          <w:numId w:val="15"/>
        </w:numPr>
        <w:contextualSpacing/>
        <w:rPr>
          <w:rFonts w:cs="Arial"/>
          <w:szCs w:val="22"/>
        </w:rPr>
      </w:pPr>
      <w:r>
        <w:rPr>
          <w:rFonts w:cs="Arial"/>
          <w:szCs w:val="22"/>
        </w:rPr>
        <w:t>2 C</w:t>
      </w:r>
      <w:r>
        <w:rPr>
          <w:rFonts w:cs="Arial"/>
          <w:szCs w:val="22"/>
          <w:vertAlign w:val="subscript"/>
        </w:rPr>
        <w:t>3</w:t>
      </w:r>
      <w:r>
        <w:rPr>
          <w:rFonts w:cs="Arial"/>
          <w:szCs w:val="22"/>
        </w:rPr>
        <w:t>H</w:t>
      </w:r>
      <w:r>
        <w:rPr>
          <w:rFonts w:cs="Arial"/>
          <w:szCs w:val="22"/>
          <w:vertAlign w:val="subscript"/>
        </w:rPr>
        <w:t>7</w:t>
      </w:r>
      <w:r>
        <w:rPr>
          <w:rFonts w:cs="Arial"/>
          <w:szCs w:val="22"/>
        </w:rPr>
        <w:t>OH(</w:t>
      </w:r>
      <w:r w:rsidRPr="00C6707E" w:rsidR="00C6707E">
        <w:rPr>
          <w:rFonts w:ascii="PT Sans" w:hAnsi="PT Sans" w:cs="Arial"/>
          <w:sz w:val="23"/>
          <w:szCs w:val="23"/>
        </w:rPr>
        <w:t>l</w:t>
      </w:r>
      <w:r>
        <w:rPr>
          <w:rFonts w:cs="Arial"/>
          <w:szCs w:val="22"/>
        </w:rPr>
        <w:t>)   +   10 O</w:t>
      </w:r>
      <w:r>
        <w:rPr>
          <w:rFonts w:cs="Arial"/>
          <w:szCs w:val="22"/>
          <w:vertAlign w:val="subscript"/>
        </w:rPr>
        <w:t>2</w:t>
      </w:r>
      <w:r>
        <w:rPr>
          <w:rFonts w:cs="Arial"/>
          <w:szCs w:val="22"/>
        </w:rPr>
        <w:t xml:space="preserve">(g)   </w:t>
      </w:r>
      <w:r w:rsidRPr="00F43BA1">
        <w:rPr>
          <w:rFonts w:ascii="Symbol" w:hAnsi="Symbol" w:eastAsia="Symbol" w:cs="Symbol"/>
          <w:szCs w:val="22"/>
        </w:rPr>
        <w:t>®</w:t>
      </w:r>
      <w:r>
        <w:rPr>
          <w:rFonts w:cs="Arial"/>
          <w:szCs w:val="22"/>
        </w:rPr>
        <w:t xml:space="preserve">   6 CO</w:t>
      </w:r>
      <w:r>
        <w:rPr>
          <w:rFonts w:cs="Arial"/>
          <w:szCs w:val="22"/>
          <w:vertAlign w:val="subscript"/>
        </w:rPr>
        <w:t>2</w:t>
      </w:r>
      <w:r w:rsidRPr="002172B6">
        <w:rPr>
          <w:rFonts w:cs="Arial"/>
          <w:szCs w:val="22"/>
        </w:rPr>
        <w:t>(g)</w:t>
      </w:r>
      <w:r>
        <w:rPr>
          <w:rFonts w:cs="Arial"/>
          <w:szCs w:val="22"/>
        </w:rPr>
        <w:t xml:space="preserve">   +   8 H</w:t>
      </w:r>
      <w:r>
        <w:rPr>
          <w:rFonts w:cs="Arial"/>
          <w:szCs w:val="22"/>
          <w:vertAlign w:val="subscript"/>
        </w:rPr>
        <w:t>2</w:t>
      </w:r>
      <w:r>
        <w:rPr>
          <w:rFonts w:cs="Arial"/>
          <w:szCs w:val="22"/>
        </w:rPr>
        <w:t>O(</w:t>
      </w:r>
      <w:r w:rsidR="00CF1139">
        <w:rPr>
          <w:rFonts w:cs="Arial"/>
          <w:szCs w:val="22"/>
        </w:rPr>
        <w:t>g</w:t>
      </w:r>
      <w:r>
        <w:rPr>
          <w:rFonts w:cs="Arial"/>
          <w:szCs w:val="22"/>
        </w:rPr>
        <w:t>)</w:t>
      </w:r>
    </w:p>
    <w:p w:rsidR="005E58F2" w:rsidP="002172B6" w:rsidRDefault="005E58F2" w14:paraId="27065DB9" w14:textId="77777777">
      <w:pPr>
        <w:rPr>
          <w:rFonts w:cs="Arial"/>
          <w:szCs w:val="22"/>
        </w:rPr>
      </w:pPr>
    </w:p>
    <w:p w:rsidR="0039281C" w:rsidP="002172B6" w:rsidRDefault="0039281C" w14:paraId="3A464F9C" w14:textId="2EE7C849">
      <w:pPr>
        <w:rPr>
          <w:rFonts w:cs="Arial"/>
          <w:szCs w:val="22"/>
        </w:rPr>
      </w:pPr>
      <w:r>
        <w:rPr>
          <w:rFonts w:cs="Arial"/>
          <w:szCs w:val="22"/>
        </w:rPr>
        <w:br w:type="page"/>
      </w:r>
    </w:p>
    <w:p w:rsidR="0039281C" w:rsidP="002172B6" w:rsidRDefault="0039281C" w14:paraId="2ED7A930" w14:textId="13E26BF6">
      <w:pPr>
        <w:rPr>
          <w:rFonts w:cs="Arial"/>
          <w:b/>
          <w:bCs/>
          <w:szCs w:val="22"/>
        </w:rPr>
      </w:pPr>
      <w:r>
        <w:rPr>
          <w:rFonts w:cs="Arial"/>
          <w:b/>
          <w:bCs/>
          <w:szCs w:val="22"/>
        </w:rPr>
        <w:t xml:space="preserve">Questions </w:t>
      </w:r>
      <w:r w:rsidR="002172B6">
        <w:rPr>
          <w:rFonts w:cs="Arial"/>
          <w:b/>
          <w:bCs/>
          <w:szCs w:val="22"/>
        </w:rPr>
        <w:t>8</w:t>
      </w:r>
      <w:r>
        <w:rPr>
          <w:rFonts w:cs="Arial"/>
          <w:b/>
          <w:bCs/>
          <w:szCs w:val="22"/>
        </w:rPr>
        <w:t xml:space="preserve"> and </w:t>
      </w:r>
      <w:r w:rsidR="002172B6">
        <w:rPr>
          <w:rFonts w:cs="Arial"/>
          <w:b/>
          <w:bCs/>
          <w:szCs w:val="22"/>
        </w:rPr>
        <w:t>9</w:t>
      </w:r>
      <w:r>
        <w:rPr>
          <w:rFonts w:cs="Arial"/>
          <w:b/>
          <w:bCs/>
          <w:szCs w:val="22"/>
        </w:rPr>
        <w:t xml:space="preserve"> refer to the following </w:t>
      </w:r>
      <w:r w:rsidR="002172B6">
        <w:rPr>
          <w:rFonts w:cs="Arial"/>
          <w:b/>
          <w:bCs/>
          <w:szCs w:val="22"/>
        </w:rPr>
        <w:t>information</w:t>
      </w:r>
      <w:r>
        <w:rPr>
          <w:rFonts w:cs="Arial"/>
          <w:b/>
          <w:bCs/>
          <w:szCs w:val="22"/>
        </w:rPr>
        <w:t>.</w:t>
      </w:r>
    </w:p>
    <w:p w:rsidR="005E58F2" w:rsidP="002172B6" w:rsidRDefault="005E58F2" w14:paraId="0CFB6733" w14:textId="15A23F26">
      <w:pPr>
        <w:rPr>
          <w:rFonts w:cs="Arial"/>
          <w:szCs w:val="22"/>
        </w:rPr>
      </w:pPr>
    </w:p>
    <w:p w:rsidR="0039281C" w:rsidP="002172B6" w:rsidRDefault="002172B6" w14:paraId="78044491" w14:textId="6167C2CA">
      <w:pPr>
        <w:rPr>
          <w:rFonts w:cs="Arial"/>
          <w:szCs w:val="22"/>
        </w:rPr>
      </w:pPr>
      <w:r>
        <w:rPr>
          <w:rFonts w:cs="Arial"/>
          <w:szCs w:val="22"/>
        </w:rPr>
        <w:t>The acid ionisation constants of three monoprotic acids are listed in the table below</w:t>
      </w:r>
      <w:r w:rsidR="0039281C">
        <w:rPr>
          <w:rFonts w:cs="Arial"/>
          <w:szCs w:val="22"/>
        </w:rPr>
        <w:t>.</w:t>
      </w:r>
    </w:p>
    <w:p w:rsidR="00304326" w:rsidP="002172B6" w:rsidRDefault="00304326" w14:paraId="27B08C81" w14:textId="77777777">
      <w:pPr>
        <w:spacing w:line="360" w:lineRule="auto"/>
        <w:rPr>
          <w:rFonts w:cs="Arial"/>
          <w:szCs w:val="22"/>
        </w:rPr>
      </w:pPr>
    </w:p>
    <w:tbl>
      <w:tblPr>
        <w:tblStyle w:val="TableGrid"/>
        <w:tblW w:w="0" w:type="auto"/>
        <w:jc w:val="center"/>
        <w:tblLook w:val="04A0" w:firstRow="1" w:lastRow="0" w:firstColumn="1" w:lastColumn="0" w:noHBand="0" w:noVBand="1"/>
      </w:tblPr>
      <w:tblGrid>
        <w:gridCol w:w="2554"/>
        <w:gridCol w:w="2261"/>
        <w:gridCol w:w="2268"/>
      </w:tblGrid>
      <w:tr w:rsidR="002172B6" w:rsidTr="002172B6" w14:paraId="11747863" w14:textId="77777777">
        <w:trPr>
          <w:trHeight w:val="567"/>
          <w:jc w:val="center"/>
        </w:trPr>
        <w:tc>
          <w:tcPr>
            <w:tcW w:w="2554" w:type="dxa"/>
            <w:vAlign w:val="center"/>
          </w:tcPr>
          <w:p w:rsidR="002172B6" w:rsidP="002172B6" w:rsidRDefault="002172B6" w14:paraId="6BC9A1E4" w14:textId="3CC28A67">
            <w:pPr>
              <w:jc w:val="center"/>
              <w:rPr>
                <w:rFonts w:cs="Arial"/>
                <w:szCs w:val="22"/>
              </w:rPr>
            </w:pPr>
            <w:r>
              <w:rPr>
                <w:rFonts w:cs="Arial"/>
                <w:szCs w:val="22"/>
              </w:rPr>
              <w:t>Name</w:t>
            </w:r>
          </w:p>
        </w:tc>
        <w:tc>
          <w:tcPr>
            <w:tcW w:w="2261" w:type="dxa"/>
            <w:vAlign w:val="center"/>
          </w:tcPr>
          <w:p w:rsidR="002172B6" w:rsidP="002172B6" w:rsidRDefault="002172B6" w14:paraId="31549DEB" w14:textId="199D3C0B">
            <w:pPr>
              <w:jc w:val="center"/>
              <w:rPr>
                <w:rFonts w:cs="Arial"/>
                <w:szCs w:val="22"/>
              </w:rPr>
            </w:pPr>
            <w:r>
              <w:rPr>
                <w:rFonts w:cs="Arial"/>
                <w:szCs w:val="22"/>
              </w:rPr>
              <w:t>Formula</w:t>
            </w:r>
          </w:p>
        </w:tc>
        <w:tc>
          <w:tcPr>
            <w:tcW w:w="2268" w:type="dxa"/>
            <w:vAlign w:val="center"/>
          </w:tcPr>
          <w:p w:rsidRPr="002172B6" w:rsidR="002172B6" w:rsidP="002172B6" w:rsidRDefault="002172B6" w14:paraId="163AFE0A" w14:textId="0A6285C3">
            <w:pPr>
              <w:jc w:val="center"/>
              <w:rPr>
                <w:rFonts w:cs="Arial"/>
                <w:szCs w:val="22"/>
              </w:rPr>
            </w:pPr>
            <w:r>
              <w:rPr>
                <w:rFonts w:cs="Arial"/>
                <w:szCs w:val="22"/>
              </w:rPr>
              <w:t>K</w:t>
            </w:r>
            <w:r>
              <w:rPr>
                <w:rFonts w:cs="Arial"/>
                <w:szCs w:val="22"/>
                <w:vertAlign w:val="subscript"/>
              </w:rPr>
              <w:t>a</w:t>
            </w:r>
            <w:r>
              <w:rPr>
                <w:rFonts w:cs="Arial"/>
                <w:szCs w:val="22"/>
              </w:rPr>
              <w:t xml:space="preserve"> value</w:t>
            </w:r>
          </w:p>
        </w:tc>
      </w:tr>
      <w:tr w:rsidR="002172B6" w:rsidTr="002172B6" w14:paraId="727ADA44" w14:textId="77777777">
        <w:trPr>
          <w:trHeight w:val="567"/>
          <w:jc w:val="center"/>
        </w:trPr>
        <w:tc>
          <w:tcPr>
            <w:tcW w:w="2554" w:type="dxa"/>
            <w:vAlign w:val="center"/>
          </w:tcPr>
          <w:p w:rsidR="002172B6" w:rsidP="002172B6" w:rsidRDefault="002172B6" w14:paraId="3C3B227D" w14:textId="57E8B558">
            <w:pPr>
              <w:jc w:val="center"/>
              <w:rPr>
                <w:rFonts w:cs="Arial"/>
                <w:szCs w:val="22"/>
              </w:rPr>
            </w:pPr>
            <w:proofErr w:type="spellStart"/>
            <w:r>
              <w:rPr>
                <w:rFonts w:cs="Arial"/>
                <w:szCs w:val="22"/>
              </w:rPr>
              <w:t>Chlorous</w:t>
            </w:r>
            <w:proofErr w:type="spellEnd"/>
            <w:r>
              <w:rPr>
                <w:rFonts w:cs="Arial"/>
                <w:szCs w:val="22"/>
              </w:rPr>
              <w:t xml:space="preserve"> acid</w:t>
            </w:r>
          </w:p>
        </w:tc>
        <w:tc>
          <w:tcPr>
            <w:tcW w:w="2261" w:type="dxa"/>
            <w:vAlign w:val="center"/>
          </w:tcPr>
          <w:p w:rsidRPr="002172B6" w:rsidR="002172B6" w:rsidP="002172B6" w:rsidRDefault="002172B6" w14:paraId="43A6FBEA" w14:textId="0453334D">
            <w:pPr>
              <w:jc w:val="center"/>
              <w:rPr>
                <w:rFonts w:cs="Arial"/>
                <w:szCs w:val="22"/>
                <w:vertAlign w:val="subscript"/>
              </w:rPr>
            </w:pPr>
            <w:r>
              <w:rPr>
                <w:rFonts w:cs="Arial"/>
                <w:szCs w:val="22"/>
              </w:rPr>
              <w:t>HC</w:t>
            </w:r>
            <w:r w:rsidRPr="00C6707E" w:rsidR="00C6707E">
              <w:rPr>
                <w:rFonts w:ascii="PT Sans" w:hAnsi="PT Sans" w:cs="Arial"/>
                <w:sz w:val="23"/>
                <w:szCs w:val="23"/>
              </w:rPr>
              <w:t>l</w:t>
            </w:r>
            <w:r>
              <w:rPr>
                <w:rFonts w:cs="Arial"/>
                <w:szCs w:val="22"/>
              </w:rPr>
              <w:t>O</w:t>
            </w:r>
            <w:r>
              <w:rPr>
                <w:rFonts w:cs="Arial"/>
                <w:szCs w:val="22"/>
                <w:vertAlign w:val="subscript"/>
              </w:rPr>
              <w:t>2</w:t>
            </w:r>
          </w:p>
        </w:tc>
        <w:tc>
          <w:tcPr>
            <w:tcW w:w="2268" w:type="dxa"/>
            <w:vAlign w:val="center"/>
          </w:tcPr>
          <w:p w:rsidRPr="002172B6" w:rsidR="002172B6" w:rsidP="002172B6" w:rsidRDefault="002172B6" w14:paraId="781B0610" w14:textId="5719C21F">
            <w:pPr>
              <w:jc w:val="center"/>
              <w:rPr>
                <w:rFonts w:cs="Arial"/>
                <w:szCs w:val="22"/>
              </w:rPr>
            </w:pPr>
            <w:r>
              <w:rPr>
                <w:rFonts w:cs="Arial"/>
                <w:szCs w:val="22"/>
              </w:rPr>
              <w:t>1.1 x 10</w:t>
            </w:r>
            <w:r>
              <w:rPr>
                <w:rFonts w:cs="Arial"/>
                <w:szCs w:val="22"/>
                <w:vertAlign w:val="superscript"/>
              </w:rPr>
              <w:t>-2</w:t>
            </w:r>
            <w:r>
              <w:rPr>
                <w:rFonts w:cs="Arial"/>
                <w:szCs w:val="22"/>
              </w:rPr>
              <w:t xml:space="preserve"> </w:t>
            </w:r>
          </w:p>
        </w:tc>
      </w:tr>
      <w:tr w:rsidR="002172B6" w:rsidTr="002172B6" w14:paraId="30A33EB8" w14:textId="77777777">
        <w:trPr>
          <w:trHeight w:val="567"/>
          <w:jc w:val="center"/>
        </w:trPr>
        <w:tc>
          <w:tcPr>
            <w:tcW w:w="2554" w:type="dxa"/>
            <w:vAlign w:val="center"/>
          </w:tcPr>
          <w:p w:rsidR="002172B6" w:rsidP="002172B6" w:rsidRDefault="002172B6" w14:paraId="377E0C80" w14:textId="1BD5076E">
            <w:pPr>
              <w:jc w:val="center"/>
              <w:rPr>
                <w:rFonts w:cs="Arial"/>
                <w:szCs w:val="22"/>
              </w:rPr>
            </w:pPr>
            <w:r>
              <w:rPr>
                <w:rFonts w:cs="Arial"/>
                <w:szCs w:val="22"/>
              </w:rPr>
              <w:t>Hydrofluoric acid</w:t>
            </w:r>
          </w:p>
        </w:tc>
        <w:tc>
          <w:tcPr>
            <w:tcW w:w="2261" w:type="dxa"/>
            <w:vAlign w:val="center"/>
          </w:tcPr>
          <w:p w:rsidR="002172B6" w:rsidP="002172B6" w:rsidRDefault="002172B6" w14:paraId="79B26815" w14:textId="24BFF99C">
            <w:pPr>
              <w:jc w:val="center"/>
              <w:rPr>
                <w:rFonts w:cs="Arial"/>
                <w:szCs w:val="22"/>
              </w:rPr>
            </w:pPr>
            <w:r>
              <w:rPr>
                <w:rFonts w:cs="Arial"/>
                <w:szCs w:val="22"/>
              </w:rPr>
              <w:t>HF</w:t>
            </w:r>
          </w:p>
        </w:tc>
        <w:tc>
          <w:tcPr>
            <w:tcW w:w="2268" w:type="dxa"/>
            <w:vAlign w:val="center"/>
          </w:tcPr>
          <w:p w:rsidRPr="002172B6" w:rsidR="002172B6" w:rsidP="002172B6" w:rsidRDefault="002172B6" w14:paraId="4C4FE8D0" w14:textId="311B3FD0">
            <w:pPr>
              <w:jc w:val="center"/>
              <w:rPr>
                <w:rFonts w:cs="Arial"/>
                <w:szCs w:val="22"/>
              </w:rPr>
            </w:pPr>
            <w:r>
              <w:rPr>
                <w:rFonts w:cs="Arial"/>
                <w:szCs w:val="22"/>
              </w:rPr>
              <w:t>7.2 x 10</w:t>
            </w:r>
            <w:r>
              <w:rPr>
                <w:rFonts w:cs="Arial"/>
                <w:szCs w:val="22"/>
                <w:vertAlign w:val="superscript"/>
              </w:rPr>
              <w:t>-4</w:t>
            </w:r>
            <w:r>
              <w:rPr>
                <w:rFonts w:cs="Arial"/>
                <w:szCs w:val="22"/>
              </w:rPr>
              <w:t xml:space="preserve"> </w:t>
            </w:r>
          </w:p>
        </w:tc>
      </w:tr>
      <w:tr w:rsidR="002172B6" w:rsidTr="002172B6" w14:paraId="60E973EA" w14:textId="77777777">
        <w:trPr>
          <w:trHeight w:val="567"/>
          <w:jc w:val="center"/>
        </w:trPr>
        <w:tc>
          <w:tcPr>
            <w:tcW w:w="2554" w:type="dxa"/>
            <w:vAlign w:val="center"/>
          </w:tcPr>
          <w:p w:rsidR="002172B6" w:rsidP="002172B6" w:rsidRDefault="002172B6" w14:paraId="7F061800" w14:textId="79C76180">
            <w:pPr>
              <w:jc w:val="center"/>
              <w:rPr>
                <w:rFonts w:cs="Arial"/>
                <w:szCs w:val="22"/>
              </w:rPr>
            </w:pPr>
            <w:r>
              <w:rPr>
                <w:rFonts w:cs="Arial"/>
                <w:szCs w:val="22"/>
              </w:rPr>
              <w:t>Nitrous acid</w:t>
            </w:r>
          </w:p>
        </w:tc>
        <w:tc>
          <w:tcPr>
            <w:tcW w:w="2261" w:type="dxa"/>
            <w:vAlign w:val="center"/>
          </w:tcPr>
          <w:p w:rsidRPr="002172B6" w:rsidR="002172B6" w:rsidP="002172B6" w:rsidRDefault="002172B6" w14:paraId="27D3B3DC" w14:textId="561AB825">
            <w:pPr>
              <w:jc w:val="center"/>
              <w:rPr>
                <w:rFonts w:cs="Arial"/>
                <w:szCs w:val="22"/>
                <w:vertAlign w:val="subscript"/>
              </w:rPr>
            </w:pPr>
            <w:r>
              <w:rPr>
                <w:rFonts w:cs="Arial"/>
                <w:szCs w:val="22"/>
              </w:rPr>
              <w:t>HNO</w:t>
            </w:r>
            <w:r>
              <w:rPr>
                <w:rFonts w:cs="Arial"/>
                <w:szCs w:val="22"/>
              </w:rPr>
              <w:softHyphen/>
            </w:r>
            <w:r>
              <w:rPr>
                <w:rFonts w:cs="Arial"/>
                <w:szCs w:val="22"/>
                <w:vertAlign w:val="subscript"/>
              </w:rPr>
              <w:t>2</w:t>
            </w:r>
          </w:p>
        </w:tc>
        <w:tc>
          <w:tcPr>
            <w:tcW w:w="2268" w:type="dxa"/>
            <w:vAlign w:val="center"/>
          </w:tcPr>
          <w:p w:rsidRPr="002172B6" w:rsidR="002172B6" w:rsidP="002172B6" w:rsidRDefault="002172B6" w14:paraId="7FA7BC22" w14:textId="3D9E2E44">
            <w:pPr>
              <w:jc w:val="center"/>
              <w:rPr>
                <w:rFonts w:cs="Arial"/>
                <w:szCs w:val="22"/>
                <w:vertAlign w:val="superscript"/>
              </w:rPr>
            </w:pPr>
            <w:r>
              <w:rPr>
                <w:rFonts w:cs="Arial"/>
                <w:szCs w:val="22"/>
              </w:rPr>
              <w:t>4.0 x 10</w:t>
            </w:r>
            <w:r>
              <w:rPr>
                <w:rFonts w:cs="Arial"/>
                <w:szCs w:val="22"/>
                <w:vertAlign w:val="superscript"/>
              </w:rPr>
              <w:t>-4</w:t>
            </w:r>
          </w:p>
        </w:tc>
      </w:tr>
    </w:tbl>
    <w:p w:rsidR="0039281C" w:rsidP="002172B6" w:rsidRDefault="0039281C" w14:paraId="2C37A30E" w14:textId="77777777">
      <w:pPr>
        <w:rPr>
          <w:rFonts w:cs="Arial"/>
          <w:szCs w:val="22"/>
        </w:rPr>
      </w:pPr>
    </w:p>
    <w:p w:rsidRPr="009948A1" w:rsidR="0039281C" w:rsidP="002172B6" w:rsidRDefault="0039281C" w14:paraId="4B159281" w14:textId="77777777">
      <w:pPr>
        <w:rPr>
          <w:rFonts w:cs="Arial"/>
          <w:szCs w:val="22"/>
        </w:rPr>
      </w:pPr>
    </w:p>
    <w:p w:rsidR="005E58F2" w:rsidP="002172B6" w:rsidRDefault="005E58F2" w14:paraId="3668DF80" w14:textId="29095F06">
      <w:pPr>
        <w:ind w:left="720" w:hanging="720"/>
        <w:rPr>
          <w:rFonts w:cs="Arial"/>
          <w:szCs w:val="22"/>
        </w:rPr>
      </w:pPr>
      <w:r>
        <w:rPr>
          <w:rFonts w:cs="Arial"/>
          <w:szCs w:val="22"/>
        </w:rPr>
        <w:t>8.</w:t>
      </w:r>
      <w:r>
        <w:rPr>
          <w:rFonts w:cs="Arial"/>
          <w:szCs w:val="22"/>
        </w:rPr>
        <w:tab/>
      </w:r>
      <w:r w:rsidR="002172B6">
        <w:rPr>
          <w:rFonts w:cs="Arial"/>
          <w:szCs w:val="22"/>
        </w:rPr>
        <w:t>When titrating 20.00 mL aliquots of 0.1000 mol L</w:t>
      </w:r>
      <w:r w:rsidR="002172B6">
        <w:rPr>
          <w:rFonts w:cs="Arial"/>
          <w:szCs w:val="22"/>
          <w:vertAlign w:val="superscript"/>
        </w:rPr>
        <w:t>-1</w:t>
      </w:r>
      <w:r w:rsidR="002172B6">
        <w:rPr>
          <w:rFonts w:cs="Arial"/>
          <w:szCs w:val="22"/>
        </w:rPr>
        <w:t xml:space="preserve"> solutions of these acids, which</w:t>
      </w:r>
      <w:r w:rsidR="00612268">
        <w:rPr>
          <w:rFonts w:cs="Arial"/>
          <w:szCs w:val="22"/>
        </w:rPr>
        <w:t xml:space="preserve"> </w:t>
      </w:r>
      <w:r w:rsidR="002172B6">
        <w:rPr>
          <w:rFonts w:cs="Arial"/>
          <w:szCs w:val="22"/>
        </w:rPr>
        <w:t>would require the greatest volume of 0.2</w:t>
      </w:r>
      <w:r w:rsidR="00612268">
        <w:rPr>
          <w:rFonts w:cs="Arial"/>
          <w:szCs w:val="22"/>
        </w:rPr>
        <w:t>500</w:t>
      </w:r>
      <w:r w:rsidR="002172B6">
        <w:rPr>
          <w:rFonts w:cs="Arial"/>
          <w:szCs w:val="22"/>
        </w:rPr>
        <w:t xml:space="preserve"> mol L</w:t>
      </w:r>
      <w:r w:rsidR="002172B6">
        <w:rPr>
          <w:rFonts w:cs="Arial"/>
          <w:szCs w:val="22"/>
          <w:vertAlign w:val="superscript"/>
        </w:rPr>
        <w:t>-1</w:t>
      </w:r>
      <w:r w:rsidR="002172B6">
        <w:rPr>
          <w:rFonts w:cs="Arial"/>
          <w:szCs w:val="22"/>
        </w:rPr>
        <w:t xml:space="preserve"> NaOH(</w:t>
      </w:r>
      <w:proofErr w:type="spellStart"/>
      <w:r w:rsidR="002172B6">
        <w:rPr>
          <w:rFonts w:cs="Arial"/>
          <w:szCs w:val="22"/>
        </w:rPr>
        <w:t>aq</w:t>
      </w:r>
      <w:proofErr w:type="spellEnd"/>
      <w:r w:rsidR="002172B6">
        <w:rPr>
          <w:rFonts w:cs="Arial"/>
          <w:szCs w:val="22"/>
        </w:rPr>
        <w:t>) to reach the equivalence point</w:t>
      </w:r>
      <w:r w:rsidR="007A59BE">
        <w:rPr>
          <w:rFonts w:cs="Arial"/>
          <w:szCs w:val="22"/>
        </w:rPr>
        <w:t>?</w:t>
      </w:r>
    </w:p>
    <w:p w:rsidRPr="009B6CBE" w:rsidR="005E58F2" w:rsidP="002172B6" w:rsidRDefault="005E58F2" w14:paraId="76CFFF8E" w14:textId="77777777">
      <w:pPr>
        <w:rPr>
          <w:rFonts w:cs="Arial"/>
          <w:szCs w:val="22"/>
        </w:rPr>
      </w:pPr>
    </w:p>
    <w:p w:rsidRPr="00220B6F" w:rsidR="005E58F2" w:rsidP="002172B6" w:rsidRDefault="002172B6" w14:paraId="248BED90" w14:textId="3400D75F">
      <w:pPr>
        <w:pStyle w:val="ListParagraph"/>
        <w:numPr>
          <w:ilvl w:val="0"/>
          <w:numId w:val="14"/>
        </w:numPr>
        <w:contextualSpacing/>
        <w:rPr>
          <w:rFonts w:cs="Arial"/>
          <w:szCs w:val="22"/>
        </w:rPr>
      </w:pPr>
      <w:bookmarkStart w:name="OLE_LINK4" w:id="7"/>
      <w:bookmarkStart w:name="OLE_LINK5" w:id="8"/>
      <w:proofErr w:type="spellStart"/>
      <w:r>
        <w:rPr>
          <w:rFonts w:cs="Arial"/>
          <w:szCs w:val="22"/>
        </w:rPr>
        <w:t>Chlorous</w:t>
      </w:r>
      <w:proofErr w:type="spellEnd"/>
      <w:r>
        <w:rPr>
          <w:rFonts w:cs="Arial"/>
          <w:szCs w:val="22"/>
        </w:rPr>
        <w:t xml:space="preserve"> acid</w:t>
      </w:r>
      <w:r w:rsidR="005E58F2">
        <w:rPr>
          <w:rFonts w:cs="Arial"/>
          <w:szCs w:val="22"/>
        </w:rPr>
        <w:t>.</w:t>
      </w:r>
    </w:p>
    <w:p w:rsidR="005E58F2" w:rsidP="002172B6" w:rsidRDefault="002172B6" w14:paraId="27257445" w14:textId="78DC5737">
      <w:pPr>
        <w:pStyle w:val="ListParagraph"/>
        <w:numPr>
          <w:ilvl w:val="0"/>
          <w:numId w:val="14"/>
        </w:numPr>
        <w:contextualSpacing/>
        <w:rPr>
          <w:rFonts w:cs="Arial"/>
          <w:szCs w:val="22"/>
        </w:rPr>
      </w:pPr>
      <w:r>
        <w:rPr>
          <w:rFonts w:cs="Arial"/>
          <w:szCs w:val="22"/>
        </w:rPr>
        <w:t>Hydrofluoric acid</w:t>
      </w:r>
      <w:r w:rsidR="005E58F2">
        <w:rPr>
          <w:rFonts w:cs="Arial"/>
          <w:szCs w:val="22"/>
        </w:rPr>
        <w:t>.</w:t>
      </w:r>
    </w:p>
    <w:p w:rsidRPr="00F836ED" w:rsidR="005E58F2" w:rsidP="002172B6" w:rsidRDefault="002172B6" w14:paraId="62EA556E" w14:textId="574A1689">
      <w:pPr>
        <w:pStyle w:val="ListParagraph"/>
        <w:numPr>
          <w:ilvl w:val="0"/>
          <w:numId w:val="14"/>
        </w:numPr>
        <w:contextualSpacing/>
        <w:rPr>
          <w:rFonts w:cs="Arial"/>
          <w:szCs w:val="22"/>
        </w:rPr>
      </w:pPr>
      <w:r>
        <w:rPr>
          <w:rFonts w:cs="Arial"/>
          <w:szCs w:val="22"/>
        </w:rPr>
        <w:t>Nitrous acid</w:t>
      </w:r>
      <w:r w:rsidR="005E58F2">
        <w:rPr>
          <w:rFonts w:cs="Arial"/>
          <w:szCs w:val="22"/>
        </w:rPr>
        <w:t>.</w:t>
      </w:r>
    </w:p>
    <w:p w:rsidRPr="007A59BE" w:rsidR="005E58F2" w:rsidP="002172B6" w:rsidRDefault="002172B6" w14:paraId="6A439DE2" w14:textId="79A547B9">
      <w:pPr>
        <w:pStyle w:val="ListParagraph"/>
        <w:numPr>
          <w:ilvl w:val="0"/>
          <w:numId w:val="14"/>
        </w:numPr>
        <w:contextualSpacing/>
        <w:rPr>
          <w:rFonts w:cs="Arial"/>
          <w:szCs w:val="22"/>
        </w:rPr>
      </w:pPr>
      <w:r>
        <w:rPr>
          <w:rFonts w:cs="Arial"/>
          <w:szCs w:val="22"/>
        </w:rPr>
        <w:t>The</w:t>
      </w:r>
      <w:r w:rsidR="00623562">
        <w:rPr>
          <w:rFonts w:cs="Arial"/>
          <w:szCs w:val="22"/>
        </w:rPr>
        <w:t xml:space="preserve"> acids above </w:t>
      </w:r>
      <w:r>
        <w:rPr>
          <w:rFonts w:cs="Arial"/>
          <w:szCs w:val="22"/>
        </w:rPr>
        <w:t>would all require the same volume</w:t>
      </w:r>
      <w:r w:rsidR="005E58F2">
        <w:rPr>
          <w:rFonts w:cs="Arial"/>
          <w:szCs w:val="22"/>
        </w:rPr>
        <w:t>.</w:t>
      </w:r>
    </w:p>
    <w:bookmarkEnd w:id="7"/>
    <w:bookmarkEnd w:id="8"/>
    <w:p w:rsidR="005E58F2" w:rsidP="002172B6" w:rsidRDefault="005E58F2" w14:paraId="3F0CCDE7" w14:textId="445BD80A">
      <w:pPr>
        <w:rPr>
          <w:rFonts w:cs="Arial"/>
          <w:szCs w:val="22"/>
        </w:rPr>
      </w:pPr>
    </w:p>
    <w:p w:rsidR="00304326" w:rsidP="002172B6" w:rsidRDefault="00304326" w14:paraId="127BD286" w14:textId="77777777">
      <w:pPr>
        <w:rPr>
          <w:rFonts w:cs="Arial"/>
          <w:szCs w:val="22"/>
        </w:rPr>
      </w:pPr>
    </w:p>
    <w:p w:rsidR="005E58F2" w:rsidP="002172B6" w:rsidRDefault="005E58F2" w14:paraId="6943F8D9" w14:textId="7F185744">
      <w:pPr>
        <w:ind w:left="720" w:hanging="720"/>
        <w:rPr>
          <w:rFonts w:cs="Arial"/>
          <w:szCs w:val="22"/>
        </w:rPr>
      </w:pPr>
      <w:r>
        <w:rPr>
          <w:rFonts w:cs="Arial"/>
          <w:szCs w:val="22"/>
        </w:rPr>
        <w:t>9.</w:t>
      </w:r>
      <w:r>
        <w:rPr>
          <w:rFonts w:cs="Arial"/>
          <w:szCs w:val="22"/>
        </w:rPr>
        <w:tab/>
      </w:r>
      <w:r w:rsidR="002172B6">
        <w:rPr>
          <w:rFonts w:cs="Arial"/>
          <w:szCs w:val="22"/>
        </w:rPr>
        <w:t>Which of the following solutions would have the lowest pH?</w:t>
      </w:r>
    </w:p>
    <w:p w:rsidR="005E58F2" w:rsidP="002172B6" w:rsidRDefault="005E58F2" w14:paraId="6FAE862E" w14:textId="4CD8FF99">
      <w:pPr>
        <w:ind w:left="720" w:hanging="720"/>
        <w:rPr>
          <w:rFonts w:cs="Arial"/>
          <w:szCs w:val="22"/>
        </w:rPr>
      </w:pPr>
    </w:p>
    <w:p w:rsidRPr="00220B6F" w:rsidR="002172B6" w:rsidP="002172B6" w:rsidRDefault="002172B6" w14:paraId="07305625" w14:textId="6C9513BC">
      <w:pPr>
        <w:pStyle w:val="ListParagraph"/>
        <w:numPr>
          <w:ilvl w:val="0"/>
          <w:numId w:val="31"/>
        </w:numPr>
        <w:contextualSpacing/>
        <w:rPr>
          <w:rFonts w:cs="Arial"/>
          <w:szCs w:val="22"/>
        </w:rPr>
      </w:pPr>
      <w:r>
        <w:rPr>
          <w:rFonts w:cs="Arial"/>
          <w:szCs w:val="22"/>
        </w:rPr>
        <w:t>NaC</w:t>
      </w:r>
      <w:r w:rsidRPr="00C6707E" w:rsidR="00C6707E">
        <w:rPr>
          <w:rFonts w:ascii="PT Sans" w:hAnsi="PT Sans" w:cs="Arial"/>
          <w:sz w:val="23"/>
          <w:szCs w:val="23"/>
        </w:rPr>
        <w:t>l</w:t>
      </w:r>
      <w:r>
        <w:rPr>
          <w:rFonts w:cs="Arial"/>
          <w:szCs w:val="22"/>
        </w:rPr>
        <w:t>O</w:t>
      </w:r>
      <w:r>
        <w:rPr>
          <w:rFonts w:cs="Arial"/>
          <w:szCs w:val="22"/>
          <w:vertAlign w:val="subscript"/>
        </w:rPr>
        <w:t>2</w:t>
      </w:r>
      <w:r>
        <w:rPr>
          <w:rFonts w:cs="Arial"/>
          <w:szCs w:val="22"/>
        </w:rPr>
        <w:t>(</w:t>
      </w:r>
      <w:proofErr w:type="spellStart"/>
      <w:r>
        <w:rPr>
          <w:rFonts w:cs="Arial"/>
          <w:szCs w:val="22"/>
        </w:rPr>
        <w:t>aq</w:t>
      </w:r>
      <w:proofErr w:type="spellEnd"/>
      <w:r>
        <w:rPr>
          <w:rFonts w:cs="Arial"/>
          <w:szCs w:val="22"/>
        </w:rPr>
        <w:t>)</w:t>
      </w:r>
      <w:r w:rsidR="00E91763">
        <w:rPr>
          <w:rFonts w:cs="Arial"/>
          <w:szCs w:val="22"/>
        </w:rPr>
        <w:t>.</w:t>
      </w:r>
    </w:p>
    <w:p w:rsidR="002172B6" w:rsidP="002172B6" w:rsidRDefault="002172B6" w14:paraId="64658FA6" w14:textId="2BA6BFFB">
      <w:pPr>
        <w:pStyle w:val="ListParagraph"/>
        <w:numPr>
          <w:ilvl w:val="0"/>
          <w:numId w:val="31"/>
        </w:numPr>
        <w:contextualSpacing/>
        <w:rPr>
          <w:rFonts w:cs="Arial"/>
          <w:szCs w:val="22"/>
        </w:rPr>
      </w:pPr>
      <w:proofErr w:type="spellStart"/>
      <w:r>
        <w:rPr>
          <w:rFonts w:cs="Arial"/>
          <w:szCs w:val="22"/>
        </w:rPr>
        <w:t>NaF</w:t>
      </w:r>
      <w:proofErr w:type="spellEnd"/>
      <w:r>
        <w:rPr>
          <w:rFonts w:cs="Arial"/>
          <w:szCs w:val="22"/>
        </w:rPr>
        <w:t>(</w:t>
      </w:r>
      <w:proofErr w:type="spellStart"/>
      <w:r>
        <w:rPr>
          <w:rFonts w:cs="Arial"/>
          <w:szCs w:val="22"/>
        </w:rPr>
        <w:t>aq</w:t>
      </w:r>
      <w:proofErr w:type="spellEnd"/>
      <w:r>
        <w:rPr>
          <w:rFonts w:cs="Arial"/>
          <w:szCs w:val="22"/>
        </w:rPr>
        <w:t>)</w:t>
      </w:r>
      <w:r w:rsidR="00E91763">
        <w:rPr>
          <w:rFonts w:cs="Arial"/>
          <w:szCs w:val="22"/>
        </w:rPr>
        <w:t>.</w:t>
      </w:r>
    </w:p>
    <w:p w:rsidRPr="00F836ED" w:rsidR="002172B6" w:rsidP="002172B6" w:rsidRDefault="002172B6" w14:paraId="2744B4B7" w14:textId="371FC0DA">
      <w:pPr>
        <w:pStyle w:val="ListParagraph"/>
        <w:numPr>
          <w:ilvl w:val="0"/>
          <w:numId w:val="31"/>
        </w:numPr>
        <w:contextualSpacing/>
        <w:rPr>
          <w:rFonts w:cs="Arial"/>
          <w:szCs w:val="22"/>
        </w:rPr>
      </w:pPr>
      <w:r>
        <w:rPr>
          <w:rFonts w:cs="Arial"/>
          <w:szCs w:val="22"/>
        </w:rPr>
        <w:t>NaNO</w:t>
      </w:r>
      <w:r>
        <w:rPr>
          <w:rFonts w:cs="Arial"/>
          <w:szCs w:val="22"/>
          <w:vertAlign w:val="subscript"/>
        </w:rPr>
        <w:t>2</w:t>
      </w:r>
      <w:r>
        <w:rPr>
          <w:rFonts w:cs="Arial"/>
          <w:szCs w:val="22"/>
        </w:rPr>
        <w:t>(</w:t>
      </w:r>
      <w:proofErr w:type="spellStart"/>
      <w:r>
        <w:rPr>
          <w:rFonts w:cs="Arial"/>
          <w:szCs w:val="22"/>
        </w:rPr>
        <w:t>aq</w:t>
      </w:r>
      <w:proofErr w:type="spellEnd"/>
      <w:r>
        <w:rPr>
          <w:rFonts w:cs="Arial"/>
          <w:szCs w:val="22"/>
        </w:rPr>
        <w:t>)</w:t>
      </w:r>
      <w:r w:rsidR="00E91763">
        <w:rPr>
          <w:rFonts w:cs="Arial"/>
          <w:szCs w:val="22"/>
        </w:rPr>
        <w:t>.</w:t>
      </w:r>
    </w:p>
    <w:p w:rsidRPr="007A59BE" w:rsidR="002172B6" w:rsidP="002172B6" w:rsidRDefault="00623562" w14:paraId="11D5890E" w14:textId="03C32B3F">
      <w:pPr>
        <w:pStyle w:val="ListParagraph"/>
        <w:numPr>
          <w:ilvl w:val="0"/>
          <w:numId w:val="31"/>
        </w:numPr>
        <w:contextualSpacing/>
        <w:rPr>
          <w:rFonts w:cs="Arial"/>
          <w:szCs w:val="22"/>
        </w:rPr>
      </w:pPr>
      <w:r>
        <w:rPr>
          <w:rFonts w:cs="Arial"/>
          <w:szCs w:val="22"/>
        </w:rPr>
        <w:t>The solutions above</w:t>
      </w:r>
      <w:r w:rsidR="002172B6">
        <w:rPr>
          <w:rFonts w:cs="Arial"/>
          <w:szCs w:val="22"/>
        </w:rPr>
        <w:t xml:space="preserve"> would all have the same </w:t>
      </w:r>
      <w:proofErr w:type="spellStart"/>
      <w:r w:rsidR="002172B6">
        <w:rPr>
          <w:rFonts w:cs="Arial"/>
          <w:szCs w:val="22"/>
        </w:rPr>
        <w:t>pH.</w:t>
      </w:r>
      <w:proofErr w:type="spellEnd"/>
    </w:p>
    <w:p w:rsidRPr="00224545" w:rsidR="005E58F2" w:rsidP="002172B6" w:rsidRDefault="005E58F2" w14:paraId="180C9663" w14:textId="77777777">
      <w:pPr>
        <w:rPr>
          <w:rFonts w:cs="Arial"/>
          <w:szCs w:val="22"/>
        </w:rPr>
      </w:pPr>
    </w:p>
    <w:p w:rsidR="005E58F2" w:rsidP="002172B6" w:rsidRDefault="005E58F2" w14:paraId="35F21381" w14:textId="77777777">
      <w:pPr>
        <w:rPr>
          <w:rFonts w:cs="Arial"/>
          <w:szCs w:val="22"/>
        </w:rPr>
      </w:pPr>
    </w:p>
    <w:p w:rsidR="002172B6" w:rsidP="002172B6" w:rsidRDefault="005E58F2" w14:paraId="4249A01F" w14:textId="336E73B6">
      <w:pPr>
        <w:ind w:left="720" w:hanging="720"/>
        <w:rPr>
          <w:rFonts w:cs="Arial"/>
          <w:szCs w:val="22"/>
        </w:rPr>
      </w:pPr>
      <w:r>
        <w:rPr>
          <w:rFonts w:cs="Arial"/>
          <w:szCs w:val="22"/>
        </w:rPr>
        <w:t>10.</w:t>
      </w:r>
      <w:r>
        <w:rPr>
          <w:rFonts w:cs="Arial"/>
          <w:szCs w:val="22"/>
        </w:rPr>
        <w:tab/>
      </w:r>
      <w:r w:rsidR="002172B6">
        <w:rPr>
          <w:rFonts w:cs="Arial"/>
          <w:szCs w:val="22"/>
        </w:rPr>
        <w:t xml:space="preserve">Consider the following </w:t>
      </w:r>
      <w:r w:rsidR="00612268">
        <w:rPr>
          <w:rFonts w:cs="Arial"/>
          <w:szCs w:val="22"/>
        </w:rPr>
        <w:t xml:space="preserve">reaction </w:t>
      </w:r>
      <w:r w:rsidR="002172B6">
        <w:rPr>
          <w:rFonts w:cs="Arial"/>
          <w:szCs w:val="22"/>
        </w:rPr>
        <w:t xml:space="preserve">rate </w:t>
      </w:r>
      <w:r w:rsidR="00612268">
        <w:rPr>
          <w:rFonts w:cs="Arial"/>
          <w:szCs w:val="22"/>
        </w:rPr>
        <w:t xml:space="preserve">versus time </w:t>
      </w:r>
      <w:r w:rsidR="002172B6">
        <w:rPr>
          <w:rFonts w:cs="Arial"/>
          <w:szCs w:val="22"/>
        </w:rPr>
        <w:t>graph, which illustrates the effect of an imposed change on an equilibrium system.</w:t>
      </w:r>
    </w:p>
    <w:p w:rsidR="002172B6" w:rsidP="002172B6" w:rsidRDefault="002172B6" w14:paraId="252B9A10" w14:textId="77777777">
      <w:pPr>
        <w:ind w:left="720" w:hanging="720"/>
        <w:rPr>
          <w:rFonts w:cs="Arial"/>
          <w:szCs w:val="22"/>
        </w:rPr>
      </w:pPr>
    </w:p>
    <w:p w:rsidR="002172B6" w:rsidP="002172B6" w:rsidRDefault="002172B6" w14:paraId="5000BC72" w14:textId="166AD5BA">
      <w:pPr>
        <w:ind w:left="720" w:hanging="720"/>
        <w:jc w:val="center"/>
        <w:rPr>
          <w:rFonts w:cs="Arial"/>
          <w:szCs w:val="22"/>
        </w:rPr>
      </w:pPr>
      <w:r>
        <w:rPr>
          <w:rFonts w:cs="Arial"/>
          <w:noProof/>
          <w:szCs w:val="22"/>
        </w:rPr>
        <mc:AlternateContent>
          <mc:Choice Requires="wpg">
            <w:drawing>
              <wp:inline distT="0" distB="0" distL="0" distR="0" wp14:anchorId="41E2D52A" wp14:editId="5DA3B923">
                <wp:extent cx="1941035" cy="1760869"/>
                <wp:effectExtent l="0" t="25400" r="66040" b="0"/>
                <wp:docPr id="2" name="Group 2"/>
                <wp:cNvGraphicFramePr/>
                <a:graphic xmlns:a="http://schemas.openxmlformats.org/drawingml/2006/main">
                  <a:graphicData uri="http://schemas.microsoft.com/office/word/2010/wordprocessingGroup">
                    <wpg:wgp>
                      <wpg:cNvGrpSpPr/>
                      <wpg:grpSpPr>
                        <a:xfrm>
                          <a:off x="0" y="0"/>
                          <a:ext cx="1941035" cy="1760869"/>
                          <a:chOff x="-56707" y="0"/>
                          <a:chExt cx="1941035" cy="1760869"/>
                        </a:xfrm>
                      </wpg:grpSpPr>
                      <wpg:grpSp>
                        <wpg:cNvPr id="448" name="Group 448"/>
                        <wpg:cNvGrpSpPr/>
                        <wpg:grpSpPr>
                          <a:xfrm>
                            <a:off x="256188" y="0"/>
                            <a:ext cx="1628140" cy="1316355"/>
                            <a:chOff x="0" y="0"/>
                            <a:chExt cx="2129790" cy="1722120"/>
                          </a:xfrm>
                        </wpg:grpSpPr>
                        <wps:wsp>
                          <wps:cNvPr id="470" name="Straight Arrow Connector 470"/>
                          <wps:cNvCnPr/>
                          <wps:spPr>
                            <a:xfrm flipV="1">
                              <a:off x="0" y="0"/>
                              <a:ext cx="0" cy="172212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71" name="Straight Arrow Connector 471"/>
                          <wps:cNvCnPr/>
                          <wps:spPr>
                            <a:xfrm>
                              <a:off x="3811" y="1718945"/>
                              <a:ext cx="2125979"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472" name="Text Box 472"/>
                        <wps:cNvSpPr txBox="1"/>
                        <wps:spPr>
                          <a:xfrm rot="16200000">
                            <a:off x="-419927" y="585709"/>
                            <a:ext cx="960120" cy="233680"/>
                          </a:xfrm>
                          <a:prstGeom prst="rect">
                            <a:avLst/>
                          </a:prstGeom>
                          <a:noFill/>
                          <a:ln>
                            <a:noFill/>
                          </a:ln>
                          <a:effectLst/>
                          <a:extLst>
                            <a:ext uri="{C572A759-6A51-4108-AA02-DFA0A04FC94B}">
                              <ma14:wrappingTextBoxFlag xmlns:oel="http://schemas.microsoft.com/office/2019/extlst"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sk="http://schemas.microsoft.com/office/drawing/2018/sketchyshape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rsidRPr="00B60C54" w:rsidR="002172B6" w:rsidP="002172B6" w:rsidRDefault="002172B6" w14:paraId="4F8D027B" w14:textId="77777777">
                              <w:pPr>
                                <w:rPr>
                                  <w:sz w:val="20"/>
                                </w:rPr>
                              </w:pPr>
                              <w:r w:rsidRPr="00B60C54">
                                <w:rPr>
                                  <w:sz w:val="20"/>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Freeform 473"/>
                        <wps:cNvSpPr/>
                        <wps:spPr>
                          <a:xfrm flipV="1">
                            <a:off x="256864" y="440643"/>
                            <a:ext cx="1356008" cy="611390"/>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447549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80467 w 1761355"/>
                              <a:gd name="connsiteY3" fmla="*/ 332605 h 760845"/>
                              <a:gd name="connsiteX4" fmla="*/ 1194563 w 1761355"/>
                              <a:gd name="connsiteY4" fmla="*/ 392696 h 760845"/>
                              <a:gd name="connsiteX5" fmla="*/ 1761355 w 1761355"/>
                              <a:gd name="connsiteY5" fmla="*/ 408516 h 760845"/>
                              <a:gd name="connsiteX0" fmla="*/ 0 w 1761355"/>
                              <a:gd name="connsiteY0" fmla="*/ 760845 h 760845"/>
                              <a:gd name="connsiteX1" fmla="*/ 424542 w 1761355"/>
                              <a:gd name="connsiteY1" fmla="*/ 760844 h 760845"/>
                              <a:gd name="connsiteX2" fmla="*/ 429037 w 1761355"/>
                              <a:gd name="connsiteY2" fmla="*/ 0 h 760845"/>
                              <a:gd name="connsiteX3" fmla="*/ 791648 w 1761355"/>
                              <a:gd name="connsiteY3" fmla="*/ 314320 h 760845"/>
                              <a:gd name="connsiteX4" fmla="*/ 1194563 w 1761355"/>
                              <a:gd name="connsiteY4" fmla="*/ 392696 h 760845"/>
                              <a:gd name="connsiteX5" fmla="*/ 1761355 w 1761355"/>
                              <a:gd name="connsiteY5" fmla="*/ 408516 h 760845"/>
                              <a:gd name="connsiteX0" fmla="*/ 0 w 1761355"/>
                              <a:gd name="connsiteY0" fmla="*/ 760845 h 930491"/>
                              <a:gd name="connsiteX1" fmla="*/ 420514 w 1761355"/>
                              <a:gd name="connsiteY1" fmla="*/ 930491 h 930491"/>
                              <a:gd name="connsiteX2" fmla="*/ 429037 w 1761355"/>
                              <a:gd name="connsiteY2" fmla="*/ 0 h 930491"/>
                              <a:gd name="connsiteX3" fmla="*/ 791648 w 1761355"/>
                              <a:gd name="connsiteY3" fmla="*/ 314320 h 930491"/>
                              <a:gd name="connsiteX4" fmla="*/ 1194563 w 1761355"/>
                              <a:gd name="connsiteY4" fmla="*/ 392696 h 930491"/>
                              <a:gd name="connsiteX5" fmla="*/ 1761355 w 1761355"/>
                              <a:gd name="connsiteY5" fmla="*/ 408516 h 930491"/>
                              <a:gd name="connsiteX0" fmla="*/ 0 w 1774188"/>
                              <a:gd name="connsiteY0" fmla="*/ 930491 h 930491"/>
                              <a:gd name="connsiteX1" fmla="*/ 433347 w 1774188"/>
                              <a:gd name="connsiteY1" fmla="*/ 930491 h 930491"/>
                              <a:gd name="connsiteX2" fmla="*/ 441870 w 1774188"/>
                              <a:gd name="connsiteY2" fmla="*/ 0 h 930491"/>
                              <a:gd name="connsiteX3" fmla="*/ 804481 w 1774188"/>
                              <a:gd name="connsiteY3" fmla="*/ 314320 h 930491"/>
                              <a:gd name="connsiteX4" fmla="*/ 1207396 w 1774188"/>
                              <a:gd name="connsiteY4" fmla="*/ 392696 h 930491"/>
                              <a:gd name="connsiteX5" fmla="*/ 1774188 w 1774188"/>
                              <a:gd name="connsiteY5" fmla="*/ 408516 h 9304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74188" h="930491">
                                <a:moveTo>
                                  <a:pt x="0" y="930491"/>
                                </a:moveTo>
                                <a:lnTo>
                                  <a:pt x="433347" y="930491"/>
                                </a:lnTo>
                                <a:cubicBezTo>
                                  <a:pt x="434845" y="676876"/>
                                  <a:pt x="439622" y="380422"/>
                                  <a:pt x="441870" y="0"/>
                                </a:cubicBezTo>
                                <a:cubicBezTo>
                                  <a:pt x="635342" y="286633"/>
                                  <a:pt x="676893" y="248871"/>
                                  <a:pt x="804481" y="314320"/>
                                </a:cubicBezTo>
                                <a:cubicBezTo>
                                  <a:pt x="932069" y="379769"/>
                                  <a:pt x="1045778" y="376997"/>
                                  <a:pt x="1207396" y="392696"/>
                                </a:cubicBezTo>
                                <a:cubicBezTo>
                                  <a:pt x="1369014" y="408395"/>
                                  <a:pt x="1581532" y="409610"/>
                                  <a:pt x="1774188" y="408516"/>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Freeform 474"/>
                        <wps:cNvSpPr/>
                        <wps:spPr>
                          <a:xfrm>
                            <a:off x="587394" y="440853"/>
                            <a:ext cx="1026795" cy="344839"/>
                          </a:xfrm>
                          <a:custGeom>
                            <a:avLst/>
                            <a:gdLst>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45566"/>
                              <a:gd name="connsiteX1" fmla="*/ 424543 w 1738993"/>
                              <a:gd name="connsiteY1" fmla="*/ 495481 h 1145566"/>
                              <a:gd name="connsiteX2" fmla="*/ 538843 w 1738993"/>
                              <a:gd name="connsiteY2" fmla="*/ 111760 h 1145566"/>
                              <a:gd name="connsiteX3" fmla="*/ 751114 w 1738993"/>
                              <a:gd name="connsiteY3" fmla="*/ 5624 h 1145566"/>
                              <a:gd name="connsiteX4" fmla="*/ 1045028 w 1738993"/>
                              <a:gd name="connsiteY4" fmla="*/ 128088 h 1145566"/>
                              <a:gd name="connsiteX5" fmla="*/ 1191986 w 1738993"/>
                              <a:gd name="connsiteY5" fmla="*/ 1042488 h 1145566"/>
                              <a:gd name="connsiteX6" fmla="*/ 1738993 w 1738993"/>
                              <a:gd name="connsiteY6" fmla="*/ 1124131 h 1145566"/>
                              <a:gd name="connsiteX0" fmla="*/ 0 w 1738993"/>
                              <a:gd name="connsiteY0" fmla="*/ 495481 h 1124131"/>
                              <a:gd name="connsiteX1" fmla="*/ 424543 w 1738993"/>
                              <a:gd name="connsiteY1" fmla="*/ 495481 h 1124131"/>
                              <a:gd name="connsiteX2" fmla="*/ 538843 w 1738993"/>
                              <a:gd name="connsiteY2" fmla="*/ 111760 h 1124131"/>
                              <a:gd name="connsiteX3" fmla="*/ 751114 w 1738993"/>
                              <a:gd name="connsiteY3" fmla="*/ 5624 h 1124131"/>
                              <a:gd name="connsiteX4" fmla="*/ 1045028 w 1738993"/>
                              <a:gd name="connsiteY4" fmla="*/ 128088 h 1124131"/>
                              <a:gd name="connsiteX5" fmla="*/ 1191986 w 1738993"/>
                              <a:gd name="connsiteY5" fmla="*/ 1042488 h 1124131"/>
                              <a:gd name="connsiteX6" fmla="*/ 1738993 w 1738993"/>
                              <a:gd name="connsiteY6" fmla="*/ 1124131 h 1124131"/>
                              <a:gd name="connsiteX0" fmla="*/ 0 w 1738993"/>
                              <a:gd name="connsiteY0" fmla="*/ 499280 h 1127943"/>
                              <a:gd name="connsiteX1" fmla="*/ 424543 w 1738993"/>
                              <a:gd name="connsiteY1" fmla="*/ 499280 h 1127943"/>
                              <a:gd name="connsiteX2" fmla="*/ 538843 w 1738993"/>
                              <a:gd name="connsiteY2" fmla="*/ 115559 h 1127943"/>
                              <a:gd name="connsiteX3" fmla="*/ 751114 w 1738993"/>
                              <a:gd name="connsiteY3" fmla="*/ 9423 h 1127943"/>
                              <a:gd name="connsiteX4" fmla="*/ 1045028 w 1738993"/>
                              <a:gd name="connsiteY4" fmla="*/ 131887 h 1127943"/>
                              <a:gd name="connsiteX5" fmla="*/ 1224650 w 1738993"/>
                              <a:gd name="connsiteY5" fmla="*/ 1127943 h 1127943"/>
                              <a:gd name="connsiteX6" fmla="*/ 1738993 w 1738993"/>
                              <a:gd name="connsiteY6" fmla="*/ 1127930 h 1127943"/>
                              <a:gd name="connsiteX0" fmla="*/ 0 w 1738993"/>
                              <a:gd name="connsiteY0" fmla="*/ 531245 h 1159908"/>
                              <a:gd name="connsiteX1" fmla="*/ 424543 w 1738993"/>
                              <a:gd name="connsiteY1" fmla="*/ 531245 h 1159908"/>
                              <a:gd name="connsiteX2" fmla="*/ 538843 w 1738993"/>
                              <a:gd name="connsiteY2" fmla="*/ 147524 h 1159908"/>
                              <a:gd name="connsiteX3" fmla="*/ 783778 w 1738993"/>
                              <a:gd name="connsiteY3" fmla="*/ 559 h 1159908"/>
                              <a:gd name="connsiteX4" fmla="*/ 1045028 w 1738993"/>
                              <a:gd name="connsiteY4" fmla="*/ 163852 h 1159908"/>
                              <a:gd name="connsiteX5" fmla="*/ 1224650 w 1738993"/>
                              <a:gd name="connsiteY5" fmla="*/ 1159908 h 1159908"/>
                              <a:gd name="connsiteX6" fmla="*/ 1738993 w 1738993"/>
                              <a:gd name="connsiteY6" fmla="*/ 1159895 h 1159908"/>
                              <a:gd name="connsiteX0" fmla="*/ 0 w 1738993"/>
                              <a:gd name="connsiteY0" fmla="*/ 531577 h 1230993"/>
                              <a:gd name="connsiteX1" fmla="*/ 424543 w 1738993"/>
                              <a:gd name="connsiteY1" fmla="*/ 531577 h 1230993"/>
                              <a:gd name="connsiteX2" fmla="*/ 538843 w 1738993"/>
                              <a:gd name="connsiteY2" fmla="*/ 147856 h 1230993"/>
                              <a:gd name="connsiteX3" fmla="*/ 783778 w 1738993"/>
                              <a:gd name="connsiteY3" fmla="*/ 891 h 1230993"/>
                              <a:gd name="connsiteX4" fmla="*/ 1094024 w 1738993"/>
                              <a:gd name="connsiteY4" fmla="*/ 205019 h 1230993"/>
                              <a:gd name="connsiteX5" fmla="*/ 1224650 w 1738993"/>
                              <a:gd name="connsiteY5" fmla="*/ 1160240 h 1230993"/>
                              <a:gd name="connsiteX6" fmla="*/ 1738993 w 1738993"/>
                              <a:gd name="connsiteY6" fmla="*/ 1160227 h 1230993"/>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531577 h 1160240"/>
                              <a:gd name="connsiteX1" fmla="*/ 424543 w 1738993"/>
                              <a:gd name="connsiteY1" fmla="*/ 531577 h 1160240"/>
                              <a:gd name="connsiteX2" fmla="*/ 538843 w 1738993"/>
                              <a:gd name="connsiteY2" fmla="*/ 147856 h 1160240"/>
                              <a:gd name="connsiteX3" fmla="*/ 783778 w 1738993"/>
                              <a:gd name="connsiteY3" fmla="*/ 891 h 1160240"/>
                              <a:gd name="connsiteX4" fmla="*/ 1094024 w 1738993"/>
                              <a:gd name="connsiteY4" fmla="*/ 205019 h 1160240"/>
                              <a:gd name="connsiteX5" fmla="*/ 1224650 w 1738993"/>
                              <a:gd name="connsiteY5" fmla="*/ 1160240 h 1160240"/>
                              <a:gd name="connsiteX6" fmla="*/ 1738993 w 1738993"/>
                              <a:gd name="connsiteY6" fmla="*/ 1160227 h 1160240"/>
                              <a:gd name="connsiteX0" fmla="*/ 0 w 1738993"/>
                              <a:gd name="connsiteY0" fmla="*/ 389311 h 1017974"/>
                              <a:gd name="connsiteX1" fmla="*/ 424543 w 1738993"/>
                              <a:gd name="connsiteY1" fmla="*/ 389311 h 1017974"/>
                              <a:gd name="connsiteX2" fmla="*/ 538843 w 1738993"/>
                              <a:gd name="connsiteY2" fmla="*/ 5590 h 1017974"/>
                              <a:gd name="connsiteX3" fmla="*/ 783778 w 1738993"/>
                              <a:gd name="connsiteY3" fmla="*/ 154652 h 1017974"/>
                              <a:gd name="connsiteX4" fmla="*/ 1094024 w 1738993"/>
                              <a:gd name="connsiteY4" fmla="*/ 62753 h 1017974"/>
                              <a:gd name="connsiteX5" fmla="*/ 1224650 w 1738993"/>
                              <a:gd name="connsiteY5" fmla="*/ 1017974 h 1017974"/>
                              <a:gd name="connsiteX6" fmla="*/ 1738993 w 1738993"/>
                              <a:gd name="connsiteY6" fmla="*/ 1017961 h 1017974"/>
                              <a:gd name="connsiteX0" fmla="*/ 0 w 1738993"/>
                              <a:gd name="connsiteY0" fmla="*/ 376562 h 1005225"/>
                              <a:gd name="connsiteX1" fmla="*/ 424543 w 1738993"/>
                              <a:gd name="connsiteY1" fmla="*/ 376562 h 1005225"/>
                              <a:gd name="connsiteX2" fmla="*/ 586203 w 1738993"/>
                              <a:gd name="connsiteY2" fmla="*/ 206103 h 1005225"/>
                              <a:gd name="connsiteX3" fmla="*/ 783778 w 1738993"/>
                              <a:gd name="connsiteY3" fmla="*/ 141903 h 1005225"/>
                              <a:gd name="connsiteX4" fmla="*/ 1094024 w 1738993"/>
                              <a:gd name="connsiteY4" fmla="*/ 50004 h 1005225"/>
                              <a:gd name="connsiteX5" fmla="*/ 1224650 w 1738993"/>
                              <a:gd name="connsiteY5" fmla="*/ 1005225 h 1005225"/>
                              <a:gd name="connsiteX6" fmla="*/ 1738993 w 1738993"/>
                              <a:gd name="connsiteY6" fmla="*/ 1005212 h 1005225"/>
                              <a:gd name="connsiteX0" fmla="*/ 0 w 1738993"/>
                              <a:gd name="connsiteY0" fmla="*/ 237408 h 866071"/>
                              <a:gd name="connsiteX1" fmla="*/ 424543 w 1738993"/>
                              <a:gd name="connsiteY1" fmla="*/ 237408 h 866071"/>
                              <a:gd name="connsiteX2" fmla="*/ 586203 w 1738993"/>
                              <a:gd name="connsiteY2" fmla="*/ 66949 h 866071"/>
                              <a:gd name="connsiteX3" fmla="*/ 783778 w 1738993"/>
                              <a:gd name="connsiteY3" fmla="*/ 2749 h 866071"/>
                              <a:gd name="connsiteX4" fmla="*/ 1011142 w 1738993"/>
                              <a:gd name="connsiteY4" fmla="*/ 147936 h 866071"/>
                              <a:gd name="connsiteX5" fmla="*/ 1224650 w 1738993"/>
                              <a:gd name="connsiteY5" fmla="*/ 866071 h 866071"/>
                              <a:gd name="connsiteX6" fmla="*/ 1738993 w 1738993"/>
                              <a:gd name="connsiteY6" fmla="*/ 866058 h 866071"/>
                              <a:gd name="connsiteX0" fmla="*/ 0 w 1738993"/>
                              <a:gd name="connsiteY0" fmla="*/ 244569 h 873232"/>
                              <a:gd name="connsiteX1" fmla="*/ 424543 w 1738993"/>
                              <a:gd name="connsiteY1" fmla="*/ 244569 h 873232"/>
                              <a:gd name="connsiteX2" fmla="*/ 562523 w 1738993"/>
                              <a:gd name="connsiteY2" fmla="*/ 38524 h 873232"/>
                              <a:gd name="connsiteX3" fmla="*/ 783778 w 1738993"/>
                              <a:gd name="connsiteY3" fmla="*/ 9910 h 873232"/>
                              <a:gd name="connsiteX4" fmla="*/ 1011142 w 1738993"/>
                              <a:gd name="connsiteY4" fmla="*/ 155097 h 873232"/>
                              <a:gd name="connsiteX5" fmla="*/ 1224650 w 1738993"/>
                              <a:gd name="connsiteY5" fmla="*/ 873232 h 873232"/>
                              <a:gd name="connsiteX6" fmla="*/ 1738993 w 1738993"/>
                              <a:gd name="connsiteY6" fmla="*/ 873219 h 873232"/>
                              <a:gd name="connsiteX0" fmla="*/ 0 w 1738993"/>
                              <a:gd name="connsiteY0" fmla="*/ 254212 h 882875"/>
                              <a:gd name="connsiteX1" fmla="*/ 424543 w 1738993"/>
                              <a:gd name="connsiteY1" fmla="*/ 254212 h 882875"/>
                              <a:gd name="connsiteX2" fmla="*/ 562523 w 1738993"/>
                              <a:gd name="connsiteY2" fmla="*/ 48167 h 882875"/>
                              <a:gd name="connsiteX3" fmla="*/ 736417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54212 h 882875"/>
                              <a:gd name="connsiteX1" fmla="*/ 424543 w 1738993"/>
                              <a:gd name="connsiteY1" fmla="*/ 254212 h 882875"/>
                              <a:gd name="connsiteX2" fmla="*/ 562523 w 1738993"/>
                              <a:gd name="connsiteY2" fmla="*/ 48167 h 882875"/>
                              <a:gd name="connsiteX3" fmla="*/ 795618 w 1738993"/>
                              <a:gd name="connsiteY3" fmla="*/ 7686 h 882875"/>
                              <a:gd name="connsiteX4" fmla="*/ 1011142 w 1738993"/>
                              <a:gd name="connsiteY4" fmla="*/ 164740 h 882875"/>
                              <a:gd name="connsiteX5" fmla="*/ 1224650 w 1738993"/>
                              <a:gd name="connsiteY5" fmla="*/ 882875 h 882875"/>
                              <a:gd name="connsiteX6" fmla="*/ 1738993 w 1738993"/>
                              <a:gd name="connsiteY6" fmla="*/ 882862 h 882875"/>
                              <a:gd name="connsiteX0" fmla="*/ 0 w 1738993"/>
                              <a:gd name="connsiteY0" fmla="*/ 209289 h 837952"/>
                              <a:gd name="connsiteX1" fmla="*/ 424543 w 1738993"/>
                              <a:gd name="connsiteY1" fmla="*/ 209289 h 837952"/>
                              <a:gd name="connsiteX2" fmla="*/ 562523 w 1738993"/>
                              <a:gd name="connsiteY2" fmla="*/ 3244 h 837952"/>
                              <a:gd name="connsiteX3" fmla="*/ 724576 w 1738993"/>
                              <a:gd name="connsiteY3" fmla="*/ 85643 h 837952"/>
                              <a:gd name="connsiteX4" fmla="*/ 1011142 w 1738993"/>
                              <a:gd name="connsiteY4" fmla="*/ 119817 h 837952"/>
                              <a:gd name="connsiteX5" fmla="*/ 1224650 w 1738993"/>
                              <a:gd name="connsiteY5" fmla="*/ 837952 h 837952"/>
                              <a:gd name="connsiteX6" fmla="*/ 1738993 w 1738993"/>
                              <a:gd name="connsiteY6" fmla="*/ 837939 h 837952"/>
                              <a:gd name="connsiteX0" fmla="*/ 0 w 1738993"/>
                              <a:gd name="connsiteY0" fmla="*/ 155618 h 784281"/>
                              <a:gd name="connsiteX1" fmla="*/ 424543 w 1738993"/>
                              <a:gd name="connsiteY1" fmla="*/ 155618 h 784281"/>
                              <a:gd name="connsiteX2" fmla="*/ 586203 w 1738993"/>
                              <a:gd name="connsiteY2" fmla="*/ 64818 h 784281"/>
                              <a:gd name="connsiteX3" fmla="*/ 724576 w 1738993"/>
                              <a:gd name="connsiteY3" fmla="*/ 31972 h 784281"/>
                              <a:gd name="connsiteX4" fmla="*/ 1011142 w 1738993"/>
                              <a:gd name="connsiteY4" fmla="*/ 66146 h 784281"/>
                              <a:gd name="connsiteX5" fmla="*/ 1224650 w 1738993"/>
                              <a:gd name="connsiteY5" fmla="*/ 784281 h 784281"/>
                              <a:gd name="connsiteX6" fmla="*/ 1738993 w 1738993"/>
                              <a:gd name="connsiteY6" fmla="*/ 784268 h 784281"/>
                              <a:gd name="connsiteX0" fmla="*/ 0 w 1738993"/>
                              <a:gd name="connsiteY0" fmla="*/ 127705 h 756368"/>
                              <a:gd name="connsiteX1" fmla="*/ 424543 w 1738993"/>
                              <a:gd name="connsiteY1" fmla="*/ 127705 h 756368"/>
                              <a:gd name="connsiteX2" fmla="*/ 586203 w 1738993"/>
                              <a:gd name="connsiteY2" fmla="*/ 36905 h 756368"/>
                              <a:gd name="connsiteX3" fmla="*/ 724576 w 1738993"/>
                              <a:gd name="connsiteY3" fmla="*/ 4059 h 756368"/>
                              <a:gd name="connsiteX4" fmla="*/ 892740 w 1738993"/>
                              <a:gd name="connsiteY4" fmla="*/ 122769 h 756368"/>
                              <a:gd name="connsiteX5" fmla="*/ 1224650 w 1738993"/>
                              <a:gd name="connsiteY5" fmla="*/ 756368 h 756368"/>
                              <a:gd name="connsiteX6" fmla="*/ 1738993 w 1738993"/>
                              <a:gd name="connsiteY6" fmla="*/ 756355 h 756368"/>
                              <a:gd name="connsiteX0" fmla="*/ 0 w 1738993"/>
                              <a:gd name="connsiteY0" fmla="*/ 131221 h 759884"/>
                              <a:gd name="connsiteX1" fmla="*/ 424543 w 1738993"/>
                              <a:gd name="connsiteY1" fmla="*/ 131221 h 759884"/>
                              <a:gd name="connsiteX2" fmla="*/ 550683 w 1738993"/>
                              <a:gd name="connsiteY2" fmla="*/ 25048 h 759884"/>
                              <a:gd name="connsiteX3" fmla="*/ 724576 w 1738993"/>
                              <a:gd name="connsiteY3" fmla="*/ 7575 h 759884"/>
                              <a:gd name="connsiteX4" fmla="*/ 892740 w 1738993"/>
                              <a:gd name="connsiteY4" fmla="*/ 126285 h 759884"/>
                              <a:gd name="connsiteX5" fmla="*/ 1224650 w 1738993"/>
                              <a:gd name="connsiteY5" fmla="*/ 759884 h 759884"/>
                              <a:gd name="connsiteX6" fmla="*/ 1738993 w 1738993"/>
                              <a:gd name="connsiteY6" fmla="*/ 759871 h 759884"/>
                              <a:gd name="connsiteX0" fmla="*/ 0 w 1738993"/>
                              <a:gd name="connsiteY0" fmla="*/ 151424 h 780087"/>
                              <a:gd name="connsiteX1" fmla="*/ 424543 w 1738993"/>
                              <a:gd name="connsiteY1" fmla="*/ 151424 h 780087"/>
                              <a:gd name="connsiteX2" fmla="*/ 550683 w 1738993"/>
                              <a:gd name="connsiteY2" fmla="*/ 45251 h 780087"/>
                              <a:gd name="connsiteX3" fmla="*/ 724576 w 1738993"/>
                              <a:gd name="connsiteY3" fmla="*/ 4612 h 780087"/>
                              <a:gd name="connsiteX4" fmla="*/ 892740 w 1738993"/>
                              <a:gd name="connsiteY4" fmla="*/ 146488 h 780087"/>
                              <a:gd name="connsiteX5" fmla="*/ 1224650 w 1738993"/>
                              <a:gd name="connsiteY5" fmla="*/ 780087 h 780087"/>
                              <a:gd name="connsiteX6" fmla="*/ 1738993 w 1738993"/>
                              <a:gd name="connsiteY6" fmla="*/ 780074 h 780087"/>
                              <a:gd name="connsiteX0" fmla="*/ 0 w 1738993"/>
                              <a:gd name="connsiteY0" fmla="*/ 159950 h 788613"/>
                              <a:gd name="connsiteX1" fmla="*/ 424543 w 1738993"/>
                              <a:gd name="connsiteY1" fmla="*/ 159950 h 788613"/>
                              <a:gd name="connsiteX2" fmla="*/ 550683 w 1738993"/>
                              <a:gd name="connsiteY2" fmla="*/ 22882 h 788613"/>
                              <a:gd name="connsiteX3" fmla="*/ 724576 w 1738993"/>
                              <a:gd name="connsiteY3" fmla="*/ 13138 h 788613"/>
                              <a:gd name="connsiteX4" fmla="*/ 892740 w 1738993"/>
                              <a:gd name="connsiteY4" fmla="*/ 155014 h 788613"/>
                              <a:gd name="connsiteX5" fmla="*/ 1224650 w 1738993"/>
                              <a:gd name="connsiteY5" fmla="*/ 788613 h 788613"/>
                              <a:gd name="connsiteX6" fmla="*/ 1738993 w 1738993"/>
                              <a:gd name="connsiteY6" fmla="*/ 788600 h 7886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0350 h 779013"/>
                              <a:gd name="connsiteX1" fmla="*/ 424543 w 1738993"/>
                              <a:gd name="connsiteY1" fmla="*/ 150350 h 779013"/>
                              <a:gd name="connsiteX2" fmla="*/ 527002 w 1738993"/>
                              <a:gd name="connsiteY2" fmla="*/ 51920 h 779013"/>
                              <a:gd name="connsiteX3" fmla="*/ 724576 w 1738993"/>
                              <a:gd name="connsiteY3" fmla="*/ 3538 h 779013"/>
                              <a:gd name="connsiteX4" fmla="*/ 892740 w 1738993"/>
                              <a:gd name="connsiteY4" fmla="*/ 145414 h 779013"/>
                              <a:gd name="connsiteX5" fmla="*/ 1224650 w 1738993"/>
                              <a:gd name="connsiteY5" fmla="*/ 779013 h 779013"/>
                              <a:gd name="connsiteX6" fmla="*/ 1738993 w 1738993"/>
                              <a:gd name="connsiteY6" fmla="*/ 779000 h 779013"/>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152807 h 781470"/>
                              <a:gd name="connsiteX1" fmla="*/ 424543 w 1738993"/>
                              <a:gd name="connsiteY1" fmla="*/ 152807 h 781470"/>
                              <a:gd name="connsiteX2" fmla="*/ 574364 w 1738993"/>
                              <a:gd name="connsiteY2" fmla="*/ 38918 h 781470"/>
                              <a:gd name="connsiteX3" fmla="*/ 724576 w 1738993"/>
                              <a:gd name="connsiteY3" fmla="*/ 5995 h 781470"/>
                              <a:gd name="connsiteX4" fmla="*/ 892740 w 1738993"/>
                              <a:gd name="connsiteY4" fmla="*/ 147871 h 781470"/>
                              <a:gd name="connsiteX5" fmla="*/ 1224650 w 1738993"/>
                              <a:gd name="connsiteY5" fmla="*/ 781470 h 781470"/>
                              <a:gd name="connsiteX6" fmla="*/ 1738993 w 1738993"/>
                              <a:gd name="connsiteY6" fmla="*/ 781457 h 781470"/>
                              <a:gd name="connsiteX0" fmla="*/ 0 w 1738993"/>
                              <a:gd name="connsiteY0" fmla="*/ 553086 h 1181749"/>
                              <a:gd name="connsiteX1" fmla="*/ 424543 w 1738993"/>
                              <a:gd name="connsiteY1" fmla="*/ 553086 h 1181749"/>
                              <a:gd name="connsiteX2" fmla="*/ 574364 w 1738993"/>
                              <a:gd name="connsiteY2" fmla="*/ 439197 h 1181749"/>
                              <a:gd name="connsiteX3" fmla="*/ 724576 w 1738993"/>
                              <a:gd name="connsiteY3" fmla="*/ 655 h 1181749"/>
                              <a:gd name="connsiteX4" fmla="*/ 892740 w 1738993"/>
                              <a:gd name="connsiteY4" fmla="*/ 548150 h 1181749"/>
                              <a:gd name="connsiteX5" fmla="*/ 1224650 w 1738993"/>
                              <a:gd name="connsiteY5" fmla="*/ 1181749 h 1181749"/>
                              <a:gd name="connsiteX6" fmla="*/ 1738993 w 1738993"/>
                              <a:gd name="connsiteY6" fmla="*/ 1181736 h 1181749"/>
                              <a:gd name="connsiteX0" fmla="*/ 0 w 1738993"/>
                              <a:gd name="connsiteY0" fmla="*/ 558140 h 1186803"/>
                              <a:gd name="connsiteX1" fmla="*/ 424543 w 1738993"/>
                              <a:gd name="connsiteY1" fmla="*/ 558140 h 1186803"/>
                              <a:gd name="connsiteX2" fmla="*/ 563186 w 1738993"/>
                              <a:gd name="connsiteY2" fmla="*/ 284138 h 1186803"/>
                              <a:gd name="connsiteX3" fmla="*/ 724576 w 1738993"/>
                              <a:gd name="connsiteY3" fmla="*/ 5709 h 1186803"/>
                              <a:gd name="connsiteX4" fmla="*/ 892740 w 1738993"/>
                              <a:gd name="connsiteY4" fmla="*/ 553204 h 1186803"/>
                              <a:gd name="connsiteX5" fmla="*/ 1224650 w 1738993"/>
                              <a:gd name="connsiteY5" fmla="*/ 1186803 h 1186803"/>
                              <a:gd name="connsiteX6" fmla="*/ 1738993 w 1738993"/>
                              <a:gd name="connsiteY6" fmla="*/ 1186790 h 1186803"/>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54512 h 1183175"/>
                              <a:gd name="connsiteX1" fmla="*/ 424543 w 1738993"/>
                              <a:gd name="connsiteY1" fmla="*/ 554512 h 1183175"/>
                              <a:gd name="connsiteX2" fmla="*/ 563186 w 1738993"/>
                              <a:gd name="connsiteY2" fmla="*/ 280510 h 1183175"/>
                              <a:gd name="connsiteX3" fmla="*/ 724576 w 1738993"/>
                              <a:gd name="connsiteY3" fmla="*/ 2081 h 1183175"/>
                              <a:gd name="connsiteX4" fmla="*/ 982162 w 1738993"/>
                              <a:gd name="connsiteY4" fmla="*/ 432161 h 1183175"/>
                              <a:gd name="connsiteX5" fmla="*/ 1224650 w 1738993"/>
                              <a:gd name="connsiteY5" fmla="*/ 1183175 h 1183175"/>
                              <a:gd name="connsiteX6" fmla="*/ 1738993 w 1738993"/>
                              <a:gd name="connsiteY6" fmla="*/ 1183162 h 1183175"/>
                              <a:gd name="connsiteX0" fmla="*/ 0 w 1738993"/>
                              <a:gd name="connsiteY0" fmla="*/ 526115 h 1154778"/>
                              <a:gd name="connsiteX1" fmla="*/ 424543 w 1738993"/>
                              <a:gd name="connsiteY1" fmla="*/ 526115 h 1154778"/>
                              <a:gd name="connsiteX2" fmla="*/ 563186 w 1738993"/>
                              <a:gd name="connsiteY2" fmla="*/ 252113 h 1154778"/>
                              <a:gd name="connsiteX3" fmla="*/ 791642 w 1738993"/>
                              <a:gd name="connsiteY3" fmla="*/ 2320 h 1154778"/>
                              <a:gd name="connsiteX4" fmla="*/ 982162 w 1738993"/>
                              <a:gd name="connsiteY4" fmla="*/ 403764 h 1154778"/>
                              <a:gd name="connsiteX5" fmla="*/ 1224650 w 1738993"/>
                              <a:gd name="connsiteY5" fmla="*/ 1154778 h 1154778"/>
                              <a:gd name="connsiteX6" fmla="*/ 1738993 w 1738993"/>
                              <a:gd name="connsiteY6" fmla="*/ 1154765 h 1154778"/>
                              <a:gd name="connsiteX0" fmla="*/ 0 w 1738993"/>
                              <a:gd name="connsiteY0" fmla="*/ 525859 h 1154522"/>
                              <a:gd name="connsiteX1" fmla="*/ 424543 w 1738993"/>
                              <a:gd name="connsiteY1" fmla="*/ 525859 h 1154522"/>
                              <a:gd name="connsiteX2" fmla="*/ 563186 w 1738993"/>
                              <a:gd name="connsiteY2" fmla="*/ 251857 h 1154522"/>
                              <a:gd name="connsiteX3" fmla="*/ 791642 w 1738993"/>
                              <a:gd name="connsiteY3" fmla="*/ 2064 h 1154522"/>
                              <a:gd name="connsiteX4" fmla="*/ 1071583 w 1738993"/>
                              <a:gd name="connsiteY4" fmla="*/ 393962 h 1154522"/>
                              <a:gd name="connsiteX5" fmla="*/ 1224650 w 1738993"/>
                              <a:gd name="connsiteY5" fmla="*/ 1154522 h 1154522"/>
                              <a:gd name="connsiteX6" fmla="*/ 1738993 w 1738993"/>
                              <a:gd name="connsiteY6" fmla="*/ 1154509 h 1154522"/>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381 h 1155044"/>
                              <a:gd name="connsiteX1" fmla="*/ 424543 w 1738993"/>
                              <a:gd name="connsiteY1" fmla="*/ 526381 h 1155044"/>
                              <a:gd name="connsiteX2" fmla="*/ 563186 w 1738993"/>
                              <a:gd name="connsiteY2" fmla="*/ 252379 h 1155044"/>
                              <a:gd name="connsiteX3" fmla="*/ 791642 w 1738993"/>
                              <a:gd name="connsiteY3" fmla="*/ 2586 h 1155044"/>
                              <a:gd name="connsiteX4" fmla="*/ 1049227 w 1738993"/>
                              <a:gd name="connsiteY4" fmla="*/ 413574 h 1155044"/>
                              <a:gd name="connsiteX5" fmla="*/ 1224650 w 1738993"/>
                              <a:gd name="connsiteY5" fmla="*/ 1155044 h 1155044"/>
                              <a:gd name="connsiteX6" fmla="*/ 1738993 w 1738993"/>
                              <a:gd name="connsiteY6" fmla="*/ 1155031 h 1155044"/>
                              <a:gd name="connsiteX0" fmla="*/ 0 w 1738993"/>
                              <a:gd name="connsiteY0" fmla="*/ 526901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38993"/>
                              <a:gd name="connsiteY0" fmla="*/ 755982 h 1155564"/>
                              <a:gd name="connsiteX1" fmla="*/ 435720 w 1738993"/>
                              <a:gd name="connsiteY1" fmla="*/ 746437 h 1155564"/>
                              <a:gd name="connsiteX2" fmla="*/ 563186 w 1738993"/>
                              <a:gd name="connsiteY2" fmla="*/ 252899 h 1155564"/>
                              <a:gd name="connsiteX3" fmla="*/ 791642 w 1738993"/>
                              <a:gd name="connsiteY3" fmla="*/ 3106 h 1155564"/>
                              <a:gd name="connsiteX4" fmla="*/ 1049227 w 1738993"/>
                              <a:gd name="connsiteY4" fmla="*/ 414094 h 1155564"/>
                              <a:gd name="connsiteX5" fmla="*/ 1224650 w 1738993"/>
                              <a:gd name="connsiteY5" fmla="*/ 1155564 h 1155564"/>
                              <a:gd name="connsiteX6" fmla="*/ 1738993 w 1738993"/>
                              <a:gd name="connsiteY6" fmla="*/ 1155551 h 1155564"/>
                              <a:gd name="connsiteX0" fmla="*/ 0 w 1727815"/>
                              <a:gd name="connsiteY0" fmla="*/ 746438 h 1155564"/>
                              <a:gd name="connsiteX1" fmla="*/ 424542 w 1727815"/>
                              <a:gd name="connsiteY1" fmla="*/ 746437 h 1155564"/>
                              <a:gd name="connsiteX2" fmla="*/ 552008 w 1727815"/>
                              <a:gd name="connsiteY2" fmla="*/ 252899 h 1155564"/>
                              <a:gd name="connsiteX3" fmla="*/ 780464 w 1727815"/>
                              <a:gd name="connsiteY3" fmla="*/ 3106 h 1155564"/>
                              <a:gd name="connsiteX4" fmla="*/ 1038049 w 1727815"/>
                              <a:gd name="connsiteY4" fmla="*/ 414094 h 1155564"/>
                              <a:gd name="connsiteX5" fmla="*/ 1213472 w 1727815"/>
                              <a:gd name="connsiteY5" fmla="*/ 1155564 h 1155564"/>
                              <a:gd name="connsiteX6" fmla="*/ 1727815 w 1727815"/>
                              <a:gd name="connsiteY6" fmla="*/ 1155551 h 1155564"/>
                              <a:gd name="connsiteX0" fmla="*/ 0 w 1727815"/>
                              <a:gd name="connsiteY0" fmla="*/ 822211 h 1231337"/>
                              <a:gd name="connsiteX1" fmla="*/ 424542 w 1727815"/>
                              <a:gd name="connsiteY1" fmla="*/ 822210 h 1231337"/>
                              <a:gd name="connsiteX2" fmla="*/ 440216 w 1727815"/>
                              <a:gd name="connsiteY2" fmla="*/ 70912 h 1231337"/>
                              <a:gd name="connsiteX3" fmla="*/ 780464 w 1727815"/>
                              <a:gd name="connsiteY3" fmla="*/ 78879 h 1231337"/>
                              <a:gd name="connsiteX4" fmla="*/ 1038049 w 1727815"/>
                              <a:gd name="connsiteY4" fmla="*/ 489867 h 1231337"/>
                              <a:gd name="connsiteX5" fmla="*/ 1213472 w 1727815"/>
                              <a:gd name="connsiteY5" fmla="*/ 1231337 h 1231337"/>
                              <a:gd name="connsiteX6" fmla="*/ 1727815 w 1727815"/>
                              <a:gd name="connsiteY6" fmla="*/ 1231324 h 1231337"/>
                              <a:gd name="connsiteX0" fmla="*/ 0 w 1727815"/>
                              <a:gd name="connsiteY0" fmla="*/ 822212 h 1231338"/>
                              <a:gd name="connsiteX1" fmla="*/ 424542 w 1727815"/>
                              <a:gd name="connsiteY1" fmla="*/ 822211 h 1231338"/>
                              <a:gd name="connsiteX2" fmla="*/ 440216 w 1727815"/>
                              <a:gd name="connsiteY2" fmla="*/ 70913 h 1231338"/>
                              <a:gd name="connsiteX3" fmla="*/ 780464 w 1727815"/>
                              <a:gd name="connsiteY3" fmla="*/ 78880 h 1231338"/>
                              <a:gd name="connsiteX4" fmla="*/ 1038049 w 1727815"/>
                              <a:gd name="connsiteY4" fmla="*/ 489868 h 1231338"/>
                              <a:gd name="connsiteX5" fmla="*/ 1213472 w 1727815"/>
                              <a:gd name="connsiteY5" fmla="*/ 1231338 h 1231338"/>
                              <a:gd name="connsiteX6" fmla="*/ 1727815 w 1727815"/>
                              <a:gd name="connsiteY6" fmla="*/ 1231325 h 1231338"/>
                              <a:gd name="connsiteX0" fmla="*/ 0 w 1727815"/>
                              <a:gd name="connsiteY0" fmla="*/ 828769 h 1237895"/>
                              <a:gd name="connsiteX1" fmla="*/ 424542 w 1727815"/>
                              <a:gd name="connsiteY1" fmla="*/ 828768 h 1237895"/>
                              <a:gd name="connsiteX2" fmla="*/ 395499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828769 h 1237895"/>
                              <a:gd name="connsiteX1" fmla="*/ 424542 w 1727815"/>
                              <a:gd name="connsiteY1" fmla="*/ 828768 h 1237895"/>
                              <a:gd name="connsiteX2" fmla="*/ 429037 w 1727815"/>
                              <a:gd name="connsiteY2" fmla="*/ 67924 h 1237895"/>
                              <a:gd name="connsiteX3" fmla="*/ 780464 w 1727815"/>
                              <a:gd name="connsiteY3" fmla="*/ 85437 h 1237895"/>
                              <a:gd name="connsiteX4" fmla="*/ 1038049 w 1727815"/>
                              <a:gd name="connsiteY4" fmla="*/ 496425 h 1237895"/>
                              <a:gd name="connsiteX5" fmla="*/ 1213472 w 1727815"/>
                              <a:gd name="connsiteY5" fmla="*/ 1237895 h 1237895"/>
                              <a:gd name="connsiteX6" fmla="*/ 1727815 w 1727815"/>
                              <a:gd name="connsiteY6" fmla="*/ 1237882 h 1237895"/>
                              <a:gd name="connsiteX0" fmla="*/ 0 w 1727815"/>
                              <a:gd name="connsiteY0" fmla="*/ 760845 h 1169971"/>
                              <a:gd name="connsiteX1" fmla="*/ 424542 w 1727815"/>
                              <a:gd name="connsiteY1" fmla="*/ 760844 h 1169971"/>
                              <a:gd name="connsiteX2" fmla="*/ 429037 w 1727815"/>
                              <a:gd name="connsiteY2" fmla="*/ 0 h 1169971"/>
                              <a:gd name="connsiteX3" fmla="*/ 780464 w 1727815"/>
                              <a:gd name="connsiteY3" fmla="*/ 17513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038049 w 1727815"/>
                              <a:gd name="connsiteY4" fmla="*/ 428501 h 1169971"/>
                              <a:gd name="connsiteX5" fmla="*/ 1213472 w 1727815"/>
                              <a:gd name="connsiteY5" fmla="*/ 1169971 h 1169971"/>
                              <a:gd name="connsiteX6" fmla="*/ 1727815 w 1727815"/>
                              <a:gd name="connsiteY6" fmla="*/ 1169958 h 1169971"/>
                              <a:gd name="connsiteX0" fmla="*/ 0 w 1727815"/>
                              <a:gd name="connsiteY0" fmla="*/ 760845 h 1169971"/>
                              <a:gd name="connsiteX1" fmla="*/ 424542 w 1727815"/>
                              <a:gd name="connsiteY1" fmla="*/ 760844 h 1169971"/>
                              <a:gd name="connsiteX2" fmla="*/ 429037 w 1727815"/>
                              <a:gd name="connsiteY2" fmla="*/ 0 h 1169971"/>
                              <a:gd name="connsiteX3" fmla="*/ 814001 w 1727815"/>
                              <a:gd name="connsiteY3" fmla="*/ 351708 h 1169971"/>
                              <a:gd name="connsiteX4" fmla="*/ 1272813 w 1727815"/>
                              <a:gd name="connsiteY4" fmla="*/ 590824 h 1169971"/>
                              <a:gd name="connsiteX5" fmla="*/ 1213472 w 1727815"/>
                              <a:gd name="connsiteY5" fmla="*/ 1169971 h 1169971"/>
                              <a:gd name="connsiteX6" fmla="*/ 1727815 w 1727815"/>
                              <a:gd name="connsiteY6" fmla="*/ 1169958 h 1169971"/>
                              <a:gd name="connsiteX0" fmla="*/ 0 w 1727815"/>
                              <a:gd name="connsiteY0" fmla="*/ 760845 h 1169958"/>
                              <a:gd name="connsiteX1" fmla="*/ 424542 w 1727815"/>
                              <a:gd name="connsiteY1" fmla="*/ 760844 h 1169958"/>
                              <a:gd name="connsiteX2" fmla="*/ 429037 w 1727815"/>
                              <a:gd name="connsiteY2" fmla="*/ 0 h 1169958"/>
                              <a:gd name="connsiteX3" fmla="*/ 814001 w 1727815"/>
                              <a:gd name="connsiteY3" fmla="*/ 351708 h 1169958"/>
                              <a:gd name="connsiteX4" fmla="*/ 1272813 w 1727815"/>
                              <a:gd name="connsiteY4" fmla="*/ 590824 h 1169958"/>
                              <a:gd name="connsiteX5" fmla="*/ 1727815 w 1727815"/>
                              <a:gd name="connsiteY5" fmla="*/ 1169958 h 1169958"/>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272813 w 1772532"/>
                              <a:gd name="connsiteY4" fmla="*/ 590824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28705 w 1772532"/>
                              <a:gd name="connsiteY4" fmla="*/ 523962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351061 w 1772532"/>
                              <a:gd name="connsiteY4" fmla="*/ 485755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14001 w 1772532"/>
                              <a:gd name="connsiteY3" fmla="*/ 351708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95307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92026 h 760845"/>
                              <a:gd name="connsiteX0" fmla="*/ 0 w 1772532"/>
                              <a:gd name="connsiteY0" fmla="*/ 760845 h 760845"/>
                              <a:gd name="connsiteX1" fmla="*/ 424542 w 1772532"/>
                              <a:gd name="connsiteY1" fmla="*/ 760844 h 760845"/>
                              <a:gd name="connsiteX2" fmla="*/ 429037 w 1772532"/>
                              <a:gd name="connsiteY2" fmla="*/ 0 h 760845"/>
                              <a:gd name="connsiteX3" fmla="*/ 802823 w 1772532"/>
                              <a:gd name="connsiteY3" fmla="*/ 323053 h 760845"/>
                              <a:gd name="connsiteX4" fmla="*/ 1194563 w 1772532"/>
                              <a:gd name="connsiteY4" fmla="*/ 447549 h 760845"/>
                              <a:gd name="connsiteX5" fmla="*/ 1772532 w 1772532"/>
                              <a:gd name="connsiteY5" fmla="*/ 463370 h 760845"/>
                              <a:gd name="connsiteX0" fmla="*/ 0 w 1772532"/>
                              <a:gd name="connsiteY0" fmla="*/ 760845 h 760845"/>
                              <a:gd name="connsiteX1" fmla="*/ 424542 w 1772532"/>
                              <a:gd name="connsiteY1" fmla="*/ 760844 h 760845"/>
                              <a:gd name="connsiteX2" fmla="*/ 429037 w 1772532"/>
                              <a:gd name="connsiteY2" fmla="*/ 0 h 760845"/>
                              <a:gd name="connsiteX3" fmla="*/ 780467 w 1772532"/>
                              <a:gd name="connsiteY3" fmla="*/ 332605 h 760845"/>
                              <a:gd name="connsiteX4" fmla="*/ 1194563 w 1772532"/>
                              <a:gd name="connsiteY4" fmla="*/ 447549 h 760845"/>
                              <a:gd name="connsiteX5" fmla="*/ 1772532 w 1772532"/>
                              <a:gd name="connsiteY5" fmla="*/ 463370 h 760845"/>
                              <a:gd name="connsiteX0" fmla="*/ 0 w 1772532"/>
                              <a:gd name="connsiteY0" fmla="*/ 760845 h 760845"/>
                              <a:gd name="connsiteX1" fmla="*/ 429037 w 1772532"/>
                              <a:gd name="connsiteY1" fmla="*/ 0 h 760845"/>
                              <a:gd name="connsiteX2" fmla="*/ 780467 w 1772532"/>
                              <a:gd name="connsiteY2" fmla="*/ 332605 h 760845"/>
                              <a:gd name="connsiteX3" fmla="*/ 1194563 w 1772532"/>
                              <a:gd name="connsiteY3" fmla="*/ 447549 h 760845"/>
                              <a:gd name="connsiteX4" fmla="*/ 1772532 w 1772532"/>
                              <a:gd name="connsiteY4" fmla="*/ 463370 h 760845"/>
                              <a:gd name="connsiteX0" fmla="*/ 0 w 1343495"/>
                              <a:gd name="connsiteY0" fmla="*/ 0 h 464603"/>
                              <a:gd name="connsiteX1" fmla="*/ 351430 w 1343495"/>
                              <a:gd name="connsiteY1" fmla="*/ 332605 h 464603"/>
                              <a:gd name="connsiteX2" fmla="*/ 765526 w 1343495"/>
                              <a:gd name="connsiteY2" fmla="*/ 447549 h 464603"/>
                              <a:gd name="connsiteX3" fmla="*/ 1343495 w 1343495"/>
                              <a:gd name="connsiteY3" fmla="*/ 463370 h 464603"/>
                            </a:gdLst>
                            <a:ahLst/>
                            <a:cxnLst>
                              <a:cxn ang="0">
                                <a:pos x="connsiteX0" y="connsiteY0"/>
                              </a:cxn>
                              <a:cxn ang="0">
                                <a:pos x="connsiteX1" y="connsiteY1"/>
                              </a:cxn>
                              <a:cxn ang="0">
                                <a:pos x="connsiteX2" y="connsiteY2"/>
                              </a:cxn>
                              <a:cxn ang="0">
                                <a:pos x="connsiteX3" y="connsiteY3"/>
                              </a:cxn>
                            </a:cxnLst>
                            <a:rect l="l" t="t" r="r" b="b"/>
                            <a:pathLst>
                              <a:path w="1343495" h="464603">
                                <a:moveTo>
                                  <a:pt x="0" y="0"/>
                                </a:moveTo>
                                <a:cubicBezTo>
                                  <a:pt x="193472" y="286633"/>
                                  <a:pt x="223842" y="258014"/>
                                  <a:pt x="351430" y="332605"/>
                                </a:cubicBezTo>
                                <a:cubicBezTo>
                                  <a:pt x="479018" y="407196"/>
                                  <a:pt x="600182" y="425755"/>
                                  <a:pt x="765526" y="447549"/>
                                </a:cubicBezTo>
                                <a:cubicBezTo>
                                  <a:pt x="930870" y="469343"/>
                                  <a:pt x="1150839" y="464464"/>
                                  <a:pt x="1343495" y="463370"/>
                                </a:cubicBezTo>
                              </a:path>
                            </a:pathLst>
                          </a:cu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Text Box 475"/>
                        <wps:cNvSpPr txBox="1"/>
                        <wps:spPr>
                          <a:xfrm>
                            <a:off x="809226" y="834907"/>
                            <a:ext cx="540385" cy="262890"/>
                          </a:xfrm>
                          <a:prstGeom prst="rect">
                            <a:avLst/>
                          </a:prstGeom>
                          <a:noFill/>
                          <a:ln>
                            <a:noFill/>
                          </a:ln>
                          <a:effectLst/>
                          <a:extLst>
                            <a:ext uri="{C572A759-6A51-4108-AA02-DFA0A04FC94B}">
                              <ma14:wrappingTextBoxFlag xmlns:oel="http://schemas.microsoft.com/office/2019/extlst"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sk="http://schemas.microsoft.com/office/drawing/2018/sketchyshape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rsidRPr="00B60C54" w:rsidR="002172B6" w:rsidP="002172B6" w:rsidRDefault="002172B6" w14:paraId="2883FEAC" w14:textId="77777777">
                              <w:pPr>
                                <w:rPr>
                                  <w:sz w:val="20"/>
                                </w:rPr>
                              </w:pPr>
                              <w:r>
                                <w:rPr>
                                  <w:sz w:val="20"/>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809204" y="469088"/>
                            <a:ext cx="540385" cy="262890"/>
                          </a:xfrm>
                          <a:prstGeom prst="rect">
                            <a:avLst/>
                          </a:prstGeom>
                          <a:noFill/>
                          <a:ln>
                            <a:noFill/>
                          </a:ln>
                          <a:effectLst/>
                          <a:extLst>
                            <a:ext uri="{C572A759-6A51-4108-AA02-DFA0A04FC94B}">
                              <ma14:wrappingTextBoxFlag xmlns:oel="http://schemas.microsoft.com/office/2019/extlst"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sk="http://schemas.microsoft.com/office/drawing/2018/sketchyshape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rsidRPr="00B60C54" w:rsidR="002172B6" w:rsidP="002172B6" w:rsidRDefault="002172B6" w14:paraId="75B3EAB9" w14:textId="77777777">
                              <w:pPr>
                                <w:rPr>
                                  <w:sz w:val="20"/>
                                </w:rPr>
                              </w:pPr>
                              <w:r>
                                <w:rPr>
                                  <w:sz w:val="20"/>
                                </w:rPr>
                                <w:t>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411075" y="1239338"/>
                            <a:ext cx="1402911" cy="521531"/>
                          </a:xfrm>
                          <a:prstGeom prst="rect">
                            <a:avLst/>
                          </a:prstGeom>
                          <a:noFill/>
                          <a:ln>
                            <a:noFill/>
                          </a:ln>
                          <a:effectLst/>
                          <a:extLst>
                            <a:ext uri="{C572A759-6A51-4108-AA02-DFA0A04FC94B}">
                              <ma14:wrappingTextBoxFlag xmlns:oel="http://schemas.microsoft.com/office/2019/extlst"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sk="http://schemas.microsoft.com/office/drawing/2018/sketchyshape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rsidR="002172B6" w:rsidP="002172B6" w:rsidRDefault="002172B6" w14:paraId="777E3BB7" w14:textId="77777777">
                              <w:pPr>
                                <w:rPr>
                                  <w:sz w:val="20"/>
                                </w:rPr>
                              </w:pPr>
                              <w:r>
                                <w:rPr>
                                  <w:sz w:val="20"/>
                                </w:rPr>
                                <w:t xml:space="preserve">  l</w:t>
                              </w:r>
                            </w:p>
                            <w:p w:rsidRPr="00B60C54" w:rsidR="002172B6" w:rsidP="002172B6" w:rsidRDefault="002172B6" w14:paraId="549128DC" w14:textId="589EBC93">
                              <w:pPr>
                                <w:rPr>
                                  <w:sz w:val="20"/>
                                </w:rPr>
                              </w:pPr>
                              <w:r>
                                <w:rPr>
                                  <w:sz w:val="20"/>
                                </w:rPr>
                                <w:t xml:space="preserve"> X                   </w:t>
                              </w:r>
                              <w:r w:rsidRPr="00B60C54">
                                <w:rPr>
                                  <w:sz w:val="20"/>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000C4E76">
              <v:group id="Group 2" style="width:152.85pt;height:138.65pt;mso-position-horizontal-relative:char;mso-position-vertical-relative:line" coordsize="19410,17608" coordorigin="-567" o:spid="_x0000_s1027" w14:anchorId="41E2D5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">
                <v:group id="Group 448" style="position:absolute;left:2561;width:16282;height:13163" coordsize="21297,17221"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type id="_x0000_t32" coordsize="21600,21600" o:oned="t" filled="f" o:spt="32" path="m,l21600,21600e">
                    <v:path fillok="f" arrowok="t" o:connecttype="none"/>
                    <o:lock v:ext="edit" shapetype="t"/>
                  </v:shapetype>
                  <v:shape id="Straight Arrow Connector 470" style="position:absolute;width:0;height:17221;flip:y;visibility:visible;mso-wrap-style:square" o:spid="_x0000_s1029"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">
                    <v:stroke joinstyle="miter" endarrow="open"/>
                  </v:shape>
                  <v:shape id="Straight Arrow Connector 471" style="position:absolute;left:38;top:17189;width:21259;height:0;visibility:visible;mso-wrap-style:square" o:spid="_x0000_s1030"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">
                    <v:stroke joinstyle="miter" endarrow="open"/>
                  </v:shape>
                </v:group>
                <v:shape id="Text Box 472" style="position:absolute;left:-4200;top:5857;width:9602;height:2336;rotation:-90;visibility:visible;mso-wrap-style:square;v-text-anchor:top" o:spid="_x0000_s103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">
                  <v:textbox>
                    <w:txbxContent>
                      <w:p w:rsidRPr="00B60C54" w:rsidR="002172B6" w:rsidP="002172B6" w:rsidRDefault="002172B6" w14:paraId="1068243E" w14:textId="77777777">
                        <w:pPr>
                          <w:rPr>
                            <w:sz w:val="20"/>
                          </w:rPr>
                        </w:pPr>
                        <w:r w:rsidRPr="00B60C54">
                          <w:rPr>
                            <w:sz w:val="20"/>
                          </w:rPr>
                          <w:t>Reaction rate</w:t>
                        </w:r>
                      </w:p>
                    </w:txbxContent>
                  </v:textbox>
                </v:shape>
                <v:shape id="Freeform 473" style="position:absolute;left:2568;top:4406;width:13560;height:6114;flip:y;visibility:visible;mso-wrap-style:square;v-text-anchor:middle" coordsize="1774188,930491" o:spid="_x0000_s1032" filled="f" strokecolor="black [3213]" path="m,930491r433347,c434845,676876,439622,380422,441870,,635342,286633,676893,248871,804481,314320v127588,65449,241297,62677,402915,78376c1369014,408395,1581532,409610,1774188,4085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">
                  <v:stroke joinstyle="miter"/>
                  <v:path arrowok="t" o:connecttype="custom" o:connectlocs="0,611390;331206,611390;337720,0;614863,206528;922810,258026;1356008,268420" o:connectangles="0,0,0,0,0,0"/>
                </v:shape>
                <v:shape id="Freeform 474" style="position:absolute;left:5873;top:4408;width:10268;height:3448;visibility:visible;mso-wrap-style:square;v-text-anchor:middle" coordsize="1343495,464603" o:spid="_x0000_s1033" filled="f" strokecolor="black [3213]" path="m,c193472,286633,223842,258014,351430,332605v127588,74591,248752,93150,414096,114944c930870,469343,1150839,464464,1343495,463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">
                  <v:stroke joinstyle="miter"/>
                  <v:path arrowok="t" o:connecttype="custom" o:connectlocs="0,0;268588,246867;585070,332181;1026795,343924" o:connectangles="0,0,0,0"/>
                </v:shape>
                <v:shape id="Text Box 475" style="position:absolute;left:8092;top:8349;width:5404;height:2628;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v:textbox>
                    <w:txbxContent>
                      <w:p w:rsidRPr="00B60C54" w:rsidR="002172B6" w:rsidP="002172B6" w:rsidRDefault="002172B6" w14:paraId="2733BDEA" w14:textId="77777777">
                        <w:pPr>
                          <w:rPr>
                            <w:sz w:val="20"/>
                          </w:rPr>
                        </w:pPr>
                        <w:r>
                          <w:rPr>
                            <w:sz w:val="20"/>
                          </w:rPr>
                          <w:t>for</w:t>
                        </w:r>
                      </w:p>
                    </w:txbxContent>
                  </v:textbox>
                </v:shape>
                <v:shape id="Text Box 476" style="position:absolute;left:8092;top:4690;width:5403;height:2629;visibility:visible;mso-wrap-style:square;v-text-anchor:top" o:spid="_x0000_s103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">
                  <v:textbox>
                    <w:txbxContent>
                      <w:p w:rsidRPr="00B60C54" w:rsidR="002172B6" w:rsidP="002172B6" w:rsidRDefault="002172B6" w14:paraId="1FFA2A48" w14:textId="77777777">
                        <w:pPr>
                          <w:rPr>
                            <w:sz w:val="20"/>
                          </w:rPr>
                        </w:pPr>
                        <w:r>
                          <w:rPr>
                            <w:sz w:val="20"/>
                          </w:rPr>
                          <w:t>rev</w:t>
                        </w:r>
                      </w:p>
                    </w:txbxContent>
                  </v:textbox>
                </v:shape>
                <v:shape id="Text Box 477" style="position:absolute;left:4110;top:12393;width:14029;height:5215;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v:textbox>
                    <w:txbxContent>
                      <w:p w:rsidR="002172B6" w:rsidP="002172B6" w:rsidRDefault="002172B6" w14:paraId="6FB679C1" w14:textId="77777777">
                        <w:pPr>
                          <w:rPr>
                            <w:sz w:val="20"/>
                          </w:rPr>
                        </w:pPr>
                        <w:r>
                          <w:rPr>
                            <w:sz w:val="20"/>
                          </w:rPr>
                          <w:t xml:space="preserve">  l</w:t>
                        </w:r>
                      </w:p>
                      <w:p w:rsidRPr="00B60C54" w:rsidR="002172B6" w:rsidP="002172B6" w:rsidRDefault="002172B6" w14:paraId="1EF6BC31" w14:textId="589EBC93">
                        <w:pPr>
                          <w:rPr>
                            <w:sz w:val="20"/>
                          </w:rPr>
                        </w:pPr>
                        <w:r>
                          <w:rPr>
                            <w:sz w:val="20"/>
                          </w:rPr>
                          <w:t xml:space="preserve"> X                   </w:t>
                        </w:r>
                        <w:r w:rsidRPr="00B60C54">
                          <w:rPr>
                            <w:sz w:val="20"/>
                          </w:rPr>
                          <w:t>Time</w:t>
                        </w:r>
                      </w:p>
                    </w:txbxContent>
                  </v:textbox>
                </v:shape>
                <w10:anchorlock/>
              </v:group>
            </w:pict>
          </mc:Fallback>
        </mc:AlternateContent>
      </w:r>
    </w:p>
    <w:p w:rsidR="002172B6" w:rsidP="002172B6" w:rsidRDefault="002172B6" w14:paraId="47E91616" w14:textId="77777777">
      <w:pPr>
        <w:rPr>
          <w:rFonts w:cs="Arial"/>
          <w:szCs w:val="22"/>
        </w:rPr>
      </w:pPr>
    </w:p>
    <w:p w:rsidR="005E58F2" w:rsidP="002172B6" w:rsidRDefault="002172B6" w14:paraId="22E316E7" w14:textId="4E00F95A">
      <w:pPr>
        <w:ind w:left="720"/>
        <w:rPr>
          <w:rFonts w:cs="Arial"/>
          <w:szCs w:val="22"/>
        </w:rPr>
      </w:pPr>
      <w:r>
        <w:rPr>
          <w:rFonts w:cs="Arial"/>
          <w:szCs w:val="22"/>
        </w:rPr>
        <w:t>Based on the information in this graph, it can be determined that at Time X, the concentration of a</w:t>
      </w:r>
    </w:p>
    <w:p w:rsidR="005E58F2" w:rsidP="002172B6" w:rsidRDefault="005E58F2" w14:paraId="7CF269FD" w14:textId="77777777">
      <w:pPr>
        <w:ind w:left="720" w:hanging="720"/>
        <w:rPr>
          <w:rFonts w:cs="Arial"/>
          <w:szCs w:val="22"/>
        </w:rPr>
      </w:pPr>
    </w:p>
    <w:p w:rsidRPr="00220B6F" w:rsidR="005E58F2" w:rsidP="002172B6" w:rsidRDefault="002172B6" w14:paraId="75B24B6F" w14:textId="32215575">
      <w:pPr>
        <w:pStyle w:val="ListParagraph"/>
        <w:numPr>
          <w:ilvl w:val="0"/>
          <w:numId w:val="10"/>
        </w:numPr>
        <w:contextualSpacing/>
        <w:rPr>
          <w:rFonts w:cs="Arial"/>
          <w:szCs w:val="22"/>
        </w:rPr>
      </w:pPr>
      <w:r>
        <w:rPr>
          <w:rFonts w:cs="Arial"/>
          <w:szCs w:val="22"/>
        </w:rPr>
        <w:t>reactant was increased</w:t>
      </w:r>
      <w:r w:rsidR="007A59BE">
        <w:rPr>
          <w:rFonts w:cs="Arial"/>
          <w:szCs w:val="22"/>
        </w:rPr>
        <w:t>.</w:t>
      </w:r>
    </w:p>
    <w:p w:rsidR="005E58F2" w:rsidP="002172B6" w:rsidRDefault="002172B6" w14:paraId="5404C880" w14:textId="0CB25172">
      <w:pPr>
        <w:pStyle w:val="ListParagraph"/>
        <w:numPr>
          <w:ilvl w:val="0"/>
          <w:numId w:val="10"/>
        </w:numPr>
        <w:contextualSpacing/>
        <w:rPr>
          <w:rFonts w:cs="Arial"/>
          <w:szCs w:val="22"/>
        </w:rPr>
      </w:pPr>
      <w:r>
        <w:rPr>
          <w:rFonts w:cs="Arial"/>
          <w:szCs w:val="22"/>
        </w:rPr>
        <w:t>reactant was decreased</w:t>
      </w:r>
      <w:r w:rsidR="007A59BE">
        <w:rPr>
          <w:rFonts w:cs="Arial"/>
          <w:szCs w:val="22"/>
        </w:rPr>
        <w:t>.</w:t>
      </w:r>
    </w:p>
    <w:p w:rsidR="005E58F2" w:rsidP="002172B6" w:rsidRDefault="002172B6" w14:paraId="568CB4FC" w14:textId="03E21708">
      <w:pPr>
        <w:pStyle w:val="ListParagraph"/>
        <w:numPr>
          <w:ilvl w:val="0"/>
          <w:numId w:val="10"/>
        </w:numPr>
        <w:contextualSpacing/>
        <w:rPr>
          <w:rFonts w:cs="Arial"/>
          <w:szCs w:val="22"/>
        </w:rPr>
      </w:pPr>
      <w:r>
        <w:rPr>
          <w:rFonts w:cs="Arial"/>
          <w:szCs w:val="22"/>
        </w:rPr>
        <w:t>product was increased</w:t>
      </w:r>
      <w:r w:rsidR="007A59BE">
        <w:rPr>
          <w:rFonts w:cs="Arial"/>
          <w:szCs w:val="22"/>
        </w:rPr>
        <w:t>.</w:t>
      </w:r>
    </w:p>
    <w:p w:rsidRPr="00C74677" w:rsidR="005E58F2" w:rsidP="002172B6" w:rsidRDefault="002172B6" w14:paraId="6F080342" w14:textId="74402789">
      <w:pPr>
        <w:pStyle w:val="ListParagraph"/>
        <w:numPr>
          <w:ilvl w:val="0"/>
          <w:numId w:val="10"/>
        </w:numPr>
        <w:contextualSpacing/>
        <w:rPr>
          <w:rFonts w:cs="Arial"/>
          <w:szCs w:val="22"/>
        </w:rPr>
      </w:pPr>
      <w:r>
        <w:rPr>
          <w:rFonts w:cs="Arial"/>
          <w:szCs w:val="22"/>
        </w:rPr>
        <w:t>product was decreased</w:t>
      </w:r>
      <w:r w:rsidR="007A59BE">
        <w:rPr>
          <w:rFonts w:cs="Arial"/>
          <w:szCs w:val="22"/>
        </w:rPr>
        <w:t>.</w:t>
      </w:r>
    </w:p>
    <w:p w:rsidR="005E58F2" w:rsidP="002172B6" w:rsidRDefault="005E58F2" w14:paraId="2171E168" w14:textId="77777777">
      <w:pPr>
        <w:rPr>
          <w:rFonts w:cs="Arial"/>
          <w:szCs w:val="22"/>
        </w:rPr>
      </w:pPr>
      <w:r>
        <w:rPr>
          <w:rFonts w:cs="Arial"/>
          <w:szCs w:val="22"/>
        </w:rPr>
        <w:br w:type="page"/>
      </w:r>
    </w:p>
    <w:p w:rsidRPr="00AF360F" w:rsidR="00E91763" w:rsidP="00E91763" w:rsidRDefault="00E91763" w14:paraId="3A2CAAA9" w14:textId="43D3B12B">
      <w:pPr>
        <w:rPr>
          <w:rFonts w:cs="Arial"/>
          <w:b/>
          <w:bCs/>
          <w:szCs w:val="22"/>
        </w:rPr>
      </w:pPr>
      <w:r>
        <w:rPr>
          <w:rFonts w:cs="Arial"/>
          <w:b/>
          <w:bCs/>
          <w:szCs w:val="22"/>
        </w:rPr>
        <w:t xml:space="preserve">Questions 11 and 12 refer to the following </w:t>
      </w:r>
      <w:r w:rsidR="00612268">
        <w:rPr>
          <w:rFonts w:cs="Arial"/>
          <w:b/>
          <w:bCs/>
          <w:szCs w:val="22"/>
        </w:rPr>
        <w:t>chemical synthesis process</w:t>
      </w:r>
      <w:r>
        <w:rPr>
          <w:rFonts w:cs="Arial"/>
          <w:b/>
          <w:bCs/>
          <w:szCs w:val="22"/>
        </w:rPr>
        <w:t>.</w:t>
      </w:r>
    </w:p>
    <w:p w:rsidR="00E91763" w:rsidP="00E91763" w:rsidRDefault="00E91763" w14:paraId="245A604A" w14:textId="6ED60C12">
      <w:pPr>
        <w:rPr>
          <w:rFonts w:cs="Arial"/>
          <w:szCs w:val="22"/>
        </w:rPr>
      </w:pPr>
    </w:p>
    <w:p w:rsidR="00E91763" w:rsidP="00E91763" w:rsidRDefault="00E91763" w14:paraId="42EBFC72" w14:textId="761D5AB2">
      <w:pPr>
        <w:rPr>
          <w:rFonts w:cs="Arial"/>
          <w:szCs w:val="22"/>
        </w:rPr>
      </w:pPr>
      <w:r>
        <w:rPr>
          <w:rFonts w:cs="Arial"/>
          <w:szCs w:val="22"/>
        </w:rPr>
        <w:t>The following reaction sequence has been designed to produce a particular organic compound.</w:t>
      </w:r>
    </w:p>
    <w:p w:rsidR="00E91763" w:rsidP="00E91763" w:rsidRDefault="00E91763" w14:paraId="396EAE2B" w14:textId="17851640">
      <w:pPr>
        <w:rPr>
          <w:rFonts w:cs="Arial"/>
          <w:szCs w:val="22"/>
        </w:rPr>
      </w:pPr>
    </w:p>
    <w:p w:rsidR="0062660B" w:rsidP="00E91763" w:rsidRDefault="0062660B" w14:paraId="67B35277" w14:textId="77777777">
      <w:pPr>
        <w:rPr>
          <w:rFonts w:cs="Arial"/>
          <w:szCs w:val="22"/>
        </w:rPr>
      </w:pPr>
    </w:p>
    <w:p w:rsidR="00E91763" w:rsidP="0062660B" w:rsidRDefault="0062660B" w14:paraId="0DD29326" w14:textId="438DB198">
      <w:pPr>
        <w:jc w:val="center"/>
        <w:rPr>
          <w:rFonts w:cs="Arial"/>
          <w:szCs w:val="22"/>
        </w:rPr>
      </w:pPr>
      <w:r>
        <w:rPr>
          <w:rFonts w:cs="Arial"/>
          <w:noProof/>
          <w:szCs w:val="22"/>
        </w:rPr>
        <mc:AlternateContent>
          <mc:Choice Requires="wpg">
            <w:drawing>
              <wp:inline distT="0" distB="0" distL="0" distR="0" wp14:anchorId="40127586" wp14:editId="6D024D67">
                <wp:extent cx="5280172" cy="3678461"/>
                <wp:effectExtent l="0" t="0" r="3175" b="0"/>
                <wp:docPr id="109" name="Group 109"/>
                <wp:cNvGraphicFramePr/>
                <a:graphic xmlns:a="http://schemas.openxmlformats.org/drawingml/2006/main">
                  <a:graphicData uri="http://schemas.microsoft.com/office/word/2010/wordprocessingGroup">
                    <wpg:wgp>
                      <wpg:cNvGrpSpPr/>
                      <wpg:grpSpPr>
                        <a:xfrm>
                          <a:off x="0" y="0"/>
                          <a:ext cx="5280172" cy="3678461"/>
                          <a:chOff x="0" y="0"/>
                          <a:chExt cx="5280172" cy="3678461"/>
                        </a:xfrm>
                      </wpg:grpSpPr>
                      <wps:wsp>
                        <wps:cNvPr id="482" name="Text Box 482"/>
                        <wps:cNvSpPr txBox="1"/>
                        <wps:spPr>
                          <a:xfrm>
                            <a:off x="2383436" y="3320321"/>
                            <a:ext cx="403225" cy="358140"/>
                          </a:xfrm>
                          <a:prstGeom prst="rect">
                            <a:avLst/>
                          </a:prstGeom>
                          <a:noFill/>
                          <a:ln w="6350">
                            <a:noFill/>
                          </a:ln>
                        </wps:spPr>
                        <wps:txbx>
                          <w:txbxContent>
                            <w:p w:rsidRPr="00E91763" w:rsidR="00E91763" w:rsidRDefault="00E91763" w14:paraId="77D18D68" w14:textId="0D43F03C">
                              <w:pPr>
                                <w:rPr>
                                  <w:b/>
                                  <w:bCs/>
                                </w:rPr>
                              </w:pPr>
                              <w:r w:rsidRPr="00E91763">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Straight Arrow Connector 483"/>
                        <wps:cNvCnPr/>
                        <wps:spPr>
                          <a:xfrm>
                            <a:off x="2536877" y="2690734"/>
                            <a:ext cx="747" cy="52891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3" name="Straight Arrow Connector 493"/>
                        <wps:cNvCnPr/>
                        <wps:spPr>
                          <a:xfrm>
                            <a:off x="854439"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flipH="1">
                            <a:off x="2540833" y="2428407"/>
                            <a:ext cx="1685925" cy="259715"/>
                          </a:xfrm>
                          <a:prstGeom prst="straightConnector1">
                            <a:avLst/>
                          </a:prstGeom>
                          <a:ln w="127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01" name="Text Box 501"/>
                        <wps:cNvSpPr txBox="1"/>
                        <wps:spPr>
                          <a:xfrm>
                            <a:off x="4077325" y="2016177"/>
                            <a:ext cx="403225" cy="358140"/>
                          </a:xfrm>
                          <a:prstGeom prst="rect">
                            <a:avLst/>
                          </a:prstGeom>
                          <a:noFill/>
                          <a:ln w="6350">
                            <a:noFill/>
                          </a:ln>
                        </wps:spPr>
                        <wps:txbx>
                          <w:txbxContent>
                            <w:p w:rsidRPr="00E91763" w:rsidR="00E91763" w:rsidP="00E91763" w:rsidRDefault="00E91763" w14:paraId="798A50F4" w14:textId="3600480B">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 name="Straight Arrow Connector 502"/>
                        <wps:cNvCnPr/>
                        <wps:spPr>
                          <a:xfrm>
                            <a:off x="4230766" y="1146748"/>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3" name="Picture 50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1319134"/>
                            <a:ext cx="1738630" cy="998220"/>
                          </a:xfrm>
                          <a:prstGeom prst="rect">
                            <a:avLst/>
                          </a:prstGeom>
                        </pic:spPr>
                      </pic:pic>
                      <pic:pic xmlns:pic="http://schemas.openxmlformats.org/drawingml/2006/picture">
                        <pic:nvPicPr>
                          <pic:cNvPr id="504" name="Picture 50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975548" y="0"/>
                            <a:ext cx="2303780" cy="963930"/>
                          </a:xfrm>
                          <a:prstGeom prst="rect">
                            <a:avLst/>
                          </a:prstGeom>
                        </pic:spPr>
                      </pic:pic>
                      <wps:wsp>
                        <wps:cNvPr id="508" name="Straight Arrow Connector 508"/>
                        <wps:cNvCnPr/>
                        <wps:spPr>
                          <a:xfrm>
                            <a:off x="850484" y="397239"/>
                            <a:ext cx="0" cy="75277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719528" y="0"/>
                            <a:ext cx="403225" cy="358140"/>
                          </a:xfrm>
                          <a:prstGeom prst="rect">
                            <a:avLst/>
                          </a:prstGeom>
                          <a:noFill/>
                          <a:ln w="6350">
                            <a:noFill/>
                          </a:ln>
                        </wps:spPr>
                        <wps:txbx>
                          <w:txbxContent>
                            <w:p w:rsidRPr="00E91763" w:rsidR="0062660B" w:rsidP="0062660B" w:rsidRDefault="0062660B" w14:paraId="2ED41411" w14:textId="2934ECE1">
                              <w:pPr>
                                <w:rPr>
                                  <w:b/>
                                  <w:bCs/>
                                </w:rPr>
                              </w:pPr>
                              <w:r>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786984" y="607102"/>
                            <a:ext cx="1120401" cy="358140"/>
                          </a:xfrm>
                          <a:prstGeom prst="rect">
                            <a:avLst/>
                          </a:prstGeom>
                          <a:noFill/>
                          <a:ln w="6350">
                            <a:noFill/>
                          </a:ln>
                        </wps:spPr>
                        <wps:txbx>
                          <w:txbxContent>
                            <w:p w:rsidRPr="0062660B" w:rsidR="0062660B" w:rsidP="0062660B" w:rsidRDefault="0062660B" w14:paraId="58D1691F" w14:textId="7FCA96EF">
                              <w:pPr>
                                <w:rPr>
                                  <w:vertAlign w:val="superscript"/>
                                </w:rPr>
                              </w:pPr>
                              <w:r>
                                <w:t>+ H</w:t>
                              </w:r>
                              <w:r>
                                <w:rPr>
                                  <w:vertAlign w:val="subscript"/>
                                </w:rPr>
                                <w:t>2</w:t>
                              </w:r>
                              <w:r>
                                <w:t>O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4159771" y="1394085"/>
                            <a:ext cx="1120401" cy="358140"/>
                          </a:xfrm>
                          <a:prstGeom prst="rect">
                            <a:avLst/>
                          </a:prstGeom>
                          <a:noFill/>
                          <a:ln w="6350">
                            <a:noFill/>
                          </a:ln>
                        </wps:spPr>
                        <wps:txbx>
                          <w:txbxContent>
                            <w:p w:rsidRPr="0062660B" w:rsidR="0062660B" w:rsidP="0062660B" w:rsidRDefault="0062660B" w14:paraId="4D73C5D8" w14:textId="7B9AE735">
                              <w:pPr>
                                <w:rPr>
                                  <w:vertAlign w:val="superscript"/>
                                </w:rPr>
                              </w:pPr>
                              <w:r>
                                <w:t>+ MnO</w:t>
                              </w:r>
                              <w:r>
                                <w:rPr>
                                  <w:vertAlign w:val="subscript"/>
                                </w:rPr>
                                <w:t>4</w:t>
                              </w:r>
                              <w:r>
                                <w:rPr>
                                  <w:vertAlign w:val="superscript"/>
                                </w:rPr>
                                <w:t>-</w:t>
                              </w:r>
                              <w:r>
                                <w:t xml:space="preserve"> / H</w:t>
                              </w:r>
                              <w:r>
                                <w:rPr>
                                  <w:vertAlign w:val="superscrip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480872" y="2750695"/>
                            <a:ext cx="1120401" cy="358140"/>
                          </a:xfrm>
                          <a:prstGeom prst="rect">
                            <a:avLst/>
                          </a:prstGeom>
                          <a:noFill/>
                          <a:ln w="6350">
                            <a:noFill/>
                          </a:ln>
                        </wps:spPr>
                        <wps:txbx>
                          <w:txbxContent>
                            <w:p w:rsidRPr="0062660B" w:rsidR="0062660B" w:rsidP="0062660B" w:rsidRDefault="0062660B" w14:paraId="6397633C" w14:textId="4734AA91">
                              <w:pPr>
                                <w:rPr>
                                  <w:vertAlign w:val="superscript"/>
                                </w:rPr>
                              </w:pPr>
                              <w:r>
                                <w:t>+ H</w:t>
                              </w:r>
                              <w:r>
                                <w:rPr>
                                  <w:vertAlign w:val="superscript"/>
                                </w:rPr>
                                <w:t>+</w:t>
                              </w:r>
                              <w:r>
                                <w:t xml:space="preserve"> / heat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143DD6D0">
              <v:group id="Group 109" style="width:415.75pt;height:289.65pt;mso-position-horizontal-relative:char;mso-position-vertical-relative:line" coordsize="52801,36784" o:spid="_x0000_s1037" w14:anchorId="401275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">
                <v:shape id="Text Box 482" style="position:absolute;left:23834;top:33203;width:4032;height:3581;visibility:visible;mso-wrap-style:square;v-text-anchor:top" o:spid="_x0000_s103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v:textbox>
                    <w:txbxContent>
                      <w:p w:rsidRPr="00E91763" w:rsidR="00E91763" w:rsidRDefault="00E91763" w14:paraId="37AAF844" w14:textId="0D43F03C">
                        <w:pPr>
                          <w:rPr>
                            <w:b/>
                            <w:bCs/>
                          </w:rPr>
                        </w:pPr>
                        <w:r w:rsidRPr="00E91763">
                          <w:rPr>
                            <w:b/>
                            <w:bCs/>
                          </w:rPr>
                          <w:t>C</w:t>
                        </w:r>
                      </w:p>
                    </w:txbxContent>
                  </v:textbox>
                </v:shape>
                <v:shape id="Straight Arrow Connector 483" style="position:absolute;left:25368;top:26907;width:8;height:5289;visibility:visible;mso-wrap-style:square" o:spid="_x0000_s1039"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">
                  <v:stroke joinstyle="miter" endarrow="block"/>
                </v:shape>
                <v:shape id="Straight Arrow Connector 493" style="position:absolute;left:8544;top:24284;width:16859;height:2597;visibility:visible;mso-wrap-style:square" o:spid="_x0000_s1040"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">
                  <v:stroke joinstyle="miter"/>
                </v:shape>
                <v:shape id="Straight Arrow Connector 500" style="position:absolute;left:25408;top:24284;width:16859;height:2597;flip:x;visibility:visible;mso-wrap-style:square" o:spid="_x0000_s1041"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">
                  <v:stroke joinstyle="miter"/>
                </v:shape>
                <v:shape id="Text Box 501" style="position:absolute;left:40773;top:20161;width:4032;height:3582;visibility:visible;mso-wrap-style:square;v-text-anchor:top" o:spid="_x0000_s10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v:textbox>
                    <w:txbxContent>
                      <w:p w:rsidRPr="00E91763" w:rsidR="00E91763" w:rsidP="00E91763" w:rsidRDefault="00E91763" w14:paraId="61ED4E73" w14:textId="3600480B">
                        <w:pPr>
                          <w:rPr>
                            <w:b/>
                            <w:bCs/>
                          </w:rPr>
                        </w:pPr>
                        <w:r>
                          <w:rPr>
                            <w:b/>
                            <w:bCs/>
                          </w:rPr>
                          <w:t>B</w:t>
                        </w:r>
                      </w:p>
                    </w:txbxContent>
                  </v:textbox>
                </v:shape>
                <v:shape id="Straight Arrow Connector 502" style="position:absolute;left:42307;top:11467;width:0;height:7528;visibility:visible;mso-wrap-style:square" o:spid="_x0000_s1043"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">
                  <v:stroke joinstyle="miter" endarrow="block"/>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03" style="position:absolute;top:13191;width:17386;height:9982;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">
                  <v:imagedata o:title="" r:id="rId25"/>
                </v:shape>
                <v:shape id="Picture 504" style="position:absolute;left:29755;width:23038;height:9639;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">
                  <v:imagedata o:title="" r:id="rId26"/>
                </v:shape>
                <v:shape id="Straight Arrow Connector 508" style="position:absolute;left:8504;top:3972;width:0;height:7528;visibility:visible;mso-wrap-style:square" o:spid="_x0000_s1046"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">
                  <v:stroke joinstyle="miter" endarrow="block"/>
                </v:shape>
                <v:shape id="Text Box 64" style="position:absolute;left:7195;width:4032;height:3581;visibility:visible;mso-wrap-style:square;v-text-anchor:top" o:spid="_x0000_s104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v:textbox>
                    <w:txbxContent>
                      <w:p w:rsidRPr="00E91763" w:rsidR="0062660B" w:rsidP="0062660B" w:rsidRDefault="0062660B" w14:paraId="5316D17B" w14:textId="2934ECE1">
                        <w:pPr>
                          <w:rPr>
                            <w:b/>
                            <w:bCs/>
                          </w:rPr>
                        </w:pPr>
                        <w:r>
                          <w:rPr>
                            <w:b/>
                            <w:bCs/>
                          </w:rPr>
                          <w:t>A</w:t>
                        </w:r>
                      </w:p>
                    </w:txbxContent>
                  </v:textbox>
                </v:shape>
                <v:shape id="Text Box 66" style="position:absolute;left:7869;top:6071;width:11204;height:3581;visibility:visible;mso-wrap-style:square;v-text-anchor:top" o:spid="_x0000_s10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v:textbox>
                    <w:txbxContent>
                      <w:p w:rsidRPr="0062660B" w:rsidR="0062660B" w:rsidP="0062660B" w:rsidRDefault="0062660B" w14:paraId="24827F99" w14:textId="7FCA96EF">
                        <w:pPr>
                          <w:rPr>
                            <w:vertAlign w:val="superscript"/>
                          </w:rPr>
                        </w:pPr>
                        <w:r>
                          <w:t>+ H</w:t>
                        </w:r>
                        <w:r>
                          <w:rPr>
                            <w:vertAlign w:val="subscript"/>
                          </w:rPr>
                          <w:t>2</w:t>
                        </w:r>
                        <w:r>
                          <w:t>O / H</w:t>
                        </w:r>
                        <w:r>
                          <w:rPr>
                            <w:vertAlign w:val="superscript"/>
                          </w:rPr>
                          <w:t>+</w:t>
                        </w:r>
                      </w:p>
                    </w:txbxContent>
                  </v:textbox>
                </v:shape>
                <v:shape id="Text Box 76" style="position:absolute;left:41597;top:13940;width:11204;height:3582;visibility:visible;mso-wrap-style:square;v-text-anchor:top" o:spid="_x0000_s104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v:textbox>
                    <w:txbxContent>
                      <w:p w:rsidRPr="0062660B" w:rsidR="0062660B" w:rsidP="0062660B" w:rsidRDefault="0062660B" w14:paraId="3565164F" w14:textId="7B9AE735">
                        <w:pPr>
                          <w:rPr>
                            <w:vertAlign w:val="superscript"/>
                          </w:rPr>
                        </w:pPr>
                        <w:r>
                          <w:t>+ MnO</w:t>
                        </w:r>
                        <w:r>
                          <w:rPr>
                            <w:vertAlign w:val="subscript"/>
                          </w:rPr>
                          <w:t>4</w:t>
                        </w:r>
                        <w:r>
                          <w:rPr>
                            <w:vertAlign w:val="superscript"/>
                          </w:rPr>
                          <w:t>-</w:t>
                        </w:r>
                        <w:r>
                          <w:t xml:space="preserve"> / H</w:t>
                        </w:r>
                        <w:r>
                          <w:rPr>
                            <w:vertAlign w:val="superscript"/>
                          </w:rPr>
                          <w:t>+</w:t>
                        </w:r>
                      </w:p>
                    </w:txbxContent>
                  </v:textbox>
                </v:shape>
                <v:shape id="Text Box 105" style="position:absolute;left:24808;top:27506;width:11204;height:3582;visibility:visible;mso-wrap-style:square;v-text-anchor:top" o:spid="_x0000_s105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v:textbox>
                    <w:txbxContent>
                      <w:p w:rsidRPr="0062660B" w:rsidR="0062660B" w:rsidP="0062660B" w:rsidRDefault="0062660B" w14:paraId="61132427" w14:textId="4734AA91">
                        <w:pPr>
                          <w:rPr>
                            <w:vertAlign w:val="superscript"/>
                          </w:rPr>
                        </w:pPr>
                        <w:r>
                          <w:t>+ H</w:t>
                        </w:r>
                        <w:r>
                          <w:rPr>
                            <w:vertAlign w:val="superscript"/>
                          </w:rPr>
                          <w:t>+</w:t>
                        </w:r>
                        <w:r>
                          <w:t xml:space="preserve"> / heat</w:t>
                        </w:r>
                      </w:p>
                    </w:txbxContent>
                  </v:textbox>
                </v:shape>
                <w10:anchorlock/>
              </v:group>
            </w:pict>
          </mc:Fallback>
        </mc:AlternateContent>
      </w:r>
    </w:p>
    <w:p w:rsidR="00E91763" w:rsidP="00E91763" w:rsidRDefault="00E91763" w14:paraId="1F08640C" w14:textId="77777777">
      <w:pPr>
        <w:rPr>
          <w:rFonts w:cs="Arial"/>
          <w:szCs w:val="22"/>
        </w:rPr>
      </w:pPr>
    </w:p>
    <w:p w:rsidR="005E58F2" w:rsidP="002172B6" w:rsidRDefault="005E58F2" w14:paraId="28E111F3" w14:textId="4DEB400B">
      <w:pPr>
        <w:ind w:left="720" w:hanging="720"/>
        <w:rPr>
          <w:rFonts w:cs="Arial"/>
          <w:szCs w:val="22"/>
        </w:rPr>
      </w:pPr>
      <w:r>
        <w:rPr>
          <w:rFonts w:cs="Arial"/>
          <w:szCs w:val="22"/>
        </w:rPr>
        <w:t>11</w:t>
      </w:r>
      <w:r w:rsidRPr="00641057">
        <w:rPr>
          <w:rFonts w:cs="Arial"/>
          <w:szCs w:val="22"/>
        </w:rPr>
        <w:t>.</w:t>
      </w:r>
      <w:r>
        <w:rPr>
          <w:rFonts w:cs="Arial"/>
          <w:szCs w:val="22"/>
        </w:rPr>
        <w:tab/>
      </w:r>
      <w:r w:rsidR="00E91763">
        <w:rPr>
          <w:rFonts w:cs="Arial"/>
          <w:szCs w:val="22"/>
        </w:rPr>
        <w:t>Identify the IUPAC name of organic compounds A and B</w:t>
      </w:r>
      <w:r w:rsidR="00304326">
        <w:rPr>
          <w:rFonts w:cs="Arial"/>
          <w:szCs w:val="22"/>
        </w:rPr>
        <w:t>.</w:t>
      </w:r>
    </w:p>
    <w:p w:rsidR="00304326" w:rsidP="002172B6" w:rsidRDefault="00304326" w14:paraId="4B62FECF" w14:textId="2FD62650">
      <w:pPr>
        <w:ind w:left="720" w:hanging="720"/>
        <w:rPr>
          <w:rFonts w:cs="Arial"/>
          <w:szCs w:val="22"/>
        </w:rPr>
      </w:pPr>
    </w:p>
    <w:p w:rsidRPr="00E91763" w:rsidR="005E58F2" w:rsidP="00E91763" w:rsidRDefault="00E91763" w14:paraId="15E16ED4" w14:textId="7FD8253D">
      <w:pPr>
        <w:spacing w:line="360" w:lineRule="auto"/>
        <w:rPr>
          <w:rFonts w:cs="Arial"/>
          <w:b/>
          <w:bCs/>
          <w:szCs w:val="22"/>
        </w:rPr>
      </w:pPr>
      <w:r w:rsidRPr="00E91763">
        <w:rPr>
          <w:rFonts w:cs="Arial"/>
          <w:b/>
          <w:bCs/>
          <w:szCs w:val="22"/>
        </w:rPr>
        <w:tab/>
      </w:r>
      <w:r w:rsidRPr="00E91763">
        <w:rPr>
          <w:rFonts w:cs="Arial"/>
          <w:b/>
          <w:bCs/>
          <w:szCs w:val="22"/>
        </w:rPr>
        <w:tab/>
      </w:r>
      <w:r w:rsidRPr="00E91763">
        <w:rPr>
          <w:rFonts w:cs="Arial"/>
          <w:b/>
          <w:bCs/>
          <w:szCs w:val="22"/>
        </w:rPr>
        <w:t>A</w:t>
      </w:r>
      <w:r w:rsidRPr="00E91763">
        <w:rPr>
          <w:rFonts w:cs="Arial"/>
          <w:b/>
          <w:bCs/>
          <w:szCs w:val="22"/>
        </w:rPr>
        <w:tab/>
      </w:r>
      <w:r w:rsidRPr="00E91763">
        <w:rPr>
          <w:rFonts w:cs="Arial"/>
          <w:b/>
          <w:bCs/>
          <w:szCs w:val="22"/>
        </w:rPr>
        <w:tab/>
      </w:r>
      <w:r w:rsidRPr="00E91763">
        <w:rPr>
          <w:rFonts w:cs="Arial"/>
          <w:b/>
          <w:bCs/>
          <w:szCs w:val="22"/>
        </w:rPr>
        <w:tab/>
      </w:r>
      <w:r w:rsidRPr="00E91763">
        <w:rPr>
          <w:rFonts w:cs="Arial"/>
          <w:b/>
          <w:bCs/>
          <w:szCs w:val="22"/>
        </w:rPr>
        <w:tab/>
      </w:r>
      <w:r w:rsidRPr="00E91763">
        <w:rPr>
          <w:rFonts w:cs="Arial"/>
          <w:b/>
          <w:bCs/>
          <w:szCs w:val="22"/>
        </w:rPr>
        <w:t>B</w:t>
      </w:r>
    </w:p>
    <w:p w:rsidRPr="00220B6F" w:rsidR="005E58F2" w:rsidP="002172B6" w:rsidRDefault="00E91763" w14:paraId="04656C66" w14:textId="7606108D">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r>
      <w:r>
        <w:rPr>
          <w:rFonts w:cs="Arial"/>
          <w:szCs w:val="22"/>
        </w:rPr>
        <w:t>pentan-1-ol</w:t>
      </w:r>
    </w:p>
    <w:p w:rsidR="005E58F2" w:rsidP="002172B6" w:rsidRDefault="00E91763" w14:paraId="41FC2D11" w14:textId="1EDE0E35">
      <w:pPr>
        <w:pStyle w:val="ListParagraph"/>
        <w:numPr>
          <w:ilvl w:val="0"/>
          <w:numId w:val="5"/>
        </w:numPr>
        <w:contextualSpacing/>
        <w:rPr>
          <w:rFonts w:cs="Arial"/>
          <w:szCs w:val="22"/>
        </w:rPr>
      </w:pPr>
      <w:r>
        <w:rPr>
          <w:rFonts w:cs="Arial"/>
          <w:szCs w:val="22"/>
        </w:rPr>
        <w:t>propene</w:t>
      </w:r>
      <w:r>
        <w:rPr>
          <w:rFonts w:cs="Arial"/>
          <w:szCs w:val="22"/>
        </w:rPr>
        <w:tab/>
      </w:r>
      <w:r>
        <w:rPr>
          <w:rFonts w:cs="Arial"/>
          <w:szCs w:val="22"/>
        </w:rPr>
        <w:tab/>
      </w:r>
      <w:r>
        <w:rPr>
          <w:rFonts w:cs="Arial"/>
          <w:szCs w:val="22"/>
        </w:rPr>
        <w:tab/>
      </w:r>
      <w:proofErr w:type="spellStart"/>
      <w:r>
        <w:rPr>
          <w:rFonts w:cs="Arial"/>
          <w:szCs w:val="22"/>
        </w:rPr>
        <w:t>pentanoic</w:t>
      </w:r>
      <w:proofErr w:type="spellEnd"/>
      <w:r>
        <w:rPr>
          <w:rFonts w:cs="Arial"/>
          <w:szCs w:val="22"/>
        </w:rPr>
        <w:t xml:space="preserve"> acid</w:t>
      </w:r>
    </w:p>
    <w:p w:rsidR="005E58F2" w:rsidP="002172B6" w:rsidRDefault="00E91763" w14:paraId="0259BEDE" w14:textId="41FE6BDB">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r>
      <w:proofErr w:type="spellStart"/>
      <w:r>
        <w:rPr>
          <w:rFonts w:cs="Arial"/>
          <w:szCs w:val="22"/>
        </w:rPr>
        <w:t>pentanoic</w:t>
      </w:r>
      <w:proofErr w:type="spellEnd"/>
      <w:r>
        <w:rPr>
          <w:rFonts w:cs="Arial"/>
          <w:szCs w:val="22"/>
        </w:rPr>
        <w:t xml:space="preserve"> acid</w:t>
      </w:r>
    </w:p>
    <w:p w:rsidRPr="00615578" w:rsidR="005E58F2" w:rsidP="002172B6" w:rsidRDefault="00E91763" w14:paraId="47FC0E62" w14:textId="39E82D84">
      <w:pPr>
        <w:pStyle w:val="ListParagraph"/>
        <w:numPr>
          <w:ilvl w:val="0"/>
          <w:numId w:val="5"/>
        </w:numPr>
        <w:contextualSpacing/>
        <w:rPr>
          <w:rFonts w:cs="Arial"/>
          <w:szCs w:val="22"/>
        </w:rPr>
      </w:pPr>
      <w:r>
        <w:rPr>
          <w:rFonts w:cs="Arial"/>
          <w:szCs w:val="22"/>
        </w:rPr>
        <w:t>propane</w:t>
      </w:r>
      <w:r>
        <w:rPr>
          <w:rFonts w:cs="Arial"/>
          <w:szCs w:val="22"/>
        </w:rPr>
        <w:tab/>
      </w:r>
      <w:r>
        <w:rPr>
          <w:rFonts w:cs="Arial"/>
          <w:szCs w:val="22"/>
        </w:rPr>
        <w:tab/>
      </w:r>
      <w:r>
        <w:rPr>
          <w:rFonts w:cs="Arial"/>
          <w:szCs w:val="22"/>
        </w:rPr>
        <w:tab/>
      </w:r>
      <w:r>
        <w:rPr>
          <w:rFonts w:cs="Arial"/>
          <w:szCs w:val="22"/>
        </w:rPr>
        <w:t>pentan-1-ol</w:t>
      </w:r>
    </w:p>
    <w:p w:rsidR="005E58F2" w:rsidP="002172B6" w:rsidRDefault="005E58F2" w14:paraId="2BC0A73D" w14:textId="77777777">
      <w:pPr>
        <w:rPr>
          <w:rFonts w:cs="Arial"/>
          <w:szCs w:val="22"/>
        </w:rPr>
      </w:pPr>
    </w:p>
    <w:p w:rsidR="005E58F2" w:rsidP="002172B6" w:rsidRDefault="005E58F2" w14:paraId="18DC8D47" w14:textId="77777777">
      <w:pPr>
        <w:rPr>
          <w:rFonts w:cs="Arial"/>
          <w:szCs w:val="22"/>
        </w:rPr>
      </w:pPr>
    </w:p>
    <w:p w:rsidR="005E58F2" w:rsidP="002172B6" w:rsidRDefault="005E58F2" w14:paraId="6024A685" w14:textId="3495B233">
      <w:pPr>
        <w:ind w:left="720" w:hanging="720"/>
        <w:rPr>
          <w:rFonts w:cs="Arial"/>
          <w:szCs w:val="22"/>
        </w:rPr>
      </w:pPr>
      <w:r>
        <w:rPr>
          <w:rFonts w:cs="Arial"/>
          <w:szCs w:val="22"/>
        </w:rPr>
        <w:t>12.</w:t>
      </w:r>
      <w:r>
        <w:rPr>
          <w:rFonts w:cs="Arial"/>
          <w:szCs w:val="22"/>
        </w:rPr>
        <w:tab/>
      </w:r>
      <w:r w:rsidR="00612268">
        <w:rPr>
          <w:rFonts w:cs="Arial"/>
          <w:szCs w:val="22"/>
        </w:rPr>
        <w:t>T</w:t>
      </w:r>
      <w:r w:rsidR="00E91763">
        <w:rPr>
          <w:rFonts w:cs="Arial"/>
          <w:szCs w:val="22"/>
        </w:rPr>
        <w:t>he semi-structural formula of compound C</w:t>
      </w:r>
      <w:r w:rsidR="00612268">
        <w:rPr>
          <w:rFonts w:cs="Arial"/>
          <w:szCs w:val="22"/>
        </w:rPr>
        <w:t xml:space="preserve"> is;</w:t>
      </w:r>
    </w:p>
    <w:p w:rsidRPr="00C94DB6" w:rsidR="005E58F2" w:rsidP="002172B6" w:rsidRDefault="005E58F2" w14:paraId="283EA3E1" w14:textId="5F4CDABE">
      <w:pPr>
        <w:rPr>
          <w:rFonts w:cs="Arial"/>
          <w:b/>
          <w:szCs w:val="22"/>
        </w:rPr>
      </w:pPr>
    </w:p>
    <w:p w:rsidRPr="003158CC" w:rsidR="005E58F2" w:rsidP="00E91763" w:rsidRDefault="005E58F2" w14:paraId="298277E0" w14:textId="3847C678">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rsidRPr="003158CC" w:rsidR="005E58F2" w:rsidP="00E91763" w:rsidRDefault="005E58F2" w14:paraId="7F5C4E28" w14:textId="057E045C">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3</w:t>
      </w:r>
    </w:p>
    <w:p w:rsidRPr="003158CC" w:rsidR="005E58F2" w:rsidP="00E91763" w:rsidRDefault="005E58F2" w14:paraId="6FEDD5D5" w14:textId="2700E4DA">
      <w:pPr>
        <w:pStyle w:val="ListParagraph"/>
        <w:numPr>
          <w:ilvl w:val="0"/>
          <w:numId w:val="12"/>
        </w:numPr>
        <w:spacing w:line="288" w:lineRule="auto"/>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COOCH(</w:t>
      </w:r>
      <w:r w:rsidRPr="00E91763" w:rsidR="00E91763">
        <w:rPr>
          <w:rFonts w:cs="Arial"/>
          <w:szCs w:val="22"/>
        </w:rPr>
        <w:t>CH</w:t>
      </w:r>
      <w:r w:rsidRPr="00E91763" w:rsidR="00E91763">
        <w:rPr>
          <w:rFonts w:cs="Arial"/>
          <w:szCs w:val="22"/>
          <w:vertAlign w:val="subscript"/>
        </w:rPr>
        <w:t>3</w:t>
      </w:r>
      <w:r w:rsidR="00E91763">
        <w:rPr>
          <w:rFonts w:cs="Arial"/>
          <w:szCs w:val="22"/>
        </w:rPr>
        <w:t>)</w:t>
      </w:r>
      <w:r w:rsidR="00207B5E">
        <w:rPr>
          <w:rFonts w:cs="Arial"/>
          <w:szCs w:val="22"/>
          <w:vertAlign w:val="subscript"/>
        </w:rPr>
        <w:t>2</w:t>
      </w:r>
    </w:p>
    <w:p w:rsidR="005E58F2" w:rsidP="002172B6" w:rsidRDefault="005E58F2" w14:paraId="12313761" w14:textId="1E9513E9">
      <w:pPr>
        <w:pStyle w:val="ListParagraph"/>
        <w:numPr>
          <w:ilvl w:val="0"/>
          <w:numId w:val="12"/>
        </w:numPr>
        <w:contextualSpacing/>
        <w:rPr>
          <w:rFonts w:cs="Arial"/>
          <w:szCs w:val="22"/>
        </w:rPr>
      </w:pPr>
      <w:r>
        <w:rPr>
          <w:rFonts w:cs="Arial"/>
          <w:szCs w:val="22"/>
        </w:rPr>
        <w:t xml:space="preserve"> </w:t>
      </w:r>
      <w:r w:rsidR="00E91763">
        <w:rPr>
          <w:rFonts w:cs="Arial"/>
          <w:szCs w:val="22"/>
        </w:rPr>
        <w:t>CH</w:t>
      </w:r>
      <w:r w:rsidR="00E91763">
        <w:rPr>
          <w:rFonts w:cs="Arial"/>
          <w:szCs w:val="22"/>
          <w:vertAlign w:val="subscript"/>
        </w:rPr>
        <w:t>3</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CH</w:t>
      </w:r>
      <w:r w:rsidR="00E91763">
        <w:rPr>
          <w:rFonts w:cs="Arial"/>
          <w:szCs w:val="22"/>
          <w:vertAlign w:val="subscript"/>
        </w:rPr>
        <w:t>2</w:t>
      </w:r>
      <w:r w:rsidR="00E91763">
        <w:rPr>
          <w:rFonts w:cs="Arial"/>
          <w:szCs w:val="22"/>
        </w:rPr>
        <w:t>COCH(</w:t>
      </w:r>
      <w:r w:rsidRPr="00E91763" w:rsidR="00E91763">
        <w:rPr>
          <w:rFonts w:cs="Arial"/>
          <w:szCs w:val="22"/>
        </w:rPr>
        <w:t>CH</w:t>
      </w:r>
      <w:r w:rsidRPr="00E91763" w:rsidR="00E91763">
        <w:rPr>
          <w:rFonts w:cs="Arial"/>
          <w:szCs w:val="22"/>
          <w:vertAlign w:val="subscript"/>
        </w:rPr>
        <w:t>3</w:t>
      </w:r>
      <w:r w:rsidR="00E91763">
        <w:rPr>
          <w:rFonts w:cs="Arial"/>
          <w:szCs w:val="22"/>
        </w:rPr>
        <w:t>)CH</w:t>
      </w:r>
      <w:r w:rsidR="00E91763">
        <w:rPr>
          <w:rFonts w:cs="Arial"/>
          <w:szCs w:val="22"/>
          <w:vertAlign w:val="subscript"/>
        </w:rPr>
        <w:t>3</w:t>
      </w:r>
    </w:p>
    <w:p w:rsidR="00AF360F" w:rsidP="002172B6" w:rsidRDefault="00AF360F" w14:paraId="712FF210" w14:textId="77777777">
      <w:pPr>
        <w:rPr>
          <w:rFonts w:cs="Arial"/>
          <w:b/>
          <w:bCs/>
          <w:szCs w:val="22"/>
        </w:rPr>
      </w:pPr>
    </w:p>
    <w:p w:rsidR="003158CC" w:rsidP="002172B6" w:rsidRDefault="003158CC" w14:paraId="20DD27D7" w14:textId="77777777">
      <w:pPr>
        <w:rPr>
          <w:rFonts w:cs="Arial"/>
          <w:szCs w:val="22"/>
        </w:rPr>
      </w:pPr>
    </w:p>
    <w:p w:rsidR="003158CC" w:rsidP="002172B6" w:rsidRDefault="005E58F2" w14:paraId="1173574D" w14:textId="208CD8C3">
      <w:pPr>
        <w:ind w:left="720" w:hanging="720"/>
        <w:rPr>
          <w:rFonts w:cs="Arial"/>
          <w:szCs w:val="22"/>
        </w:rPr>
      </w:pPr>
      <w:r>
        <w:rPr>
          <w:rFonts w:cs="Arial"/>
          <w:szCs w:val="22"/>
        </w:rPr>
        <w:t>13.</w:t>
      </w:r>
      <w:r>
        <w:rPr>
          <w:rFonts w:cs="Arial"/>
          <w:szCs w:val="22"/>
        </w:rPr>
        <w:tab/>
      </w:r>
      <w:r w:rsidR="000E787F">
        <w:rPr>
          <w:rFonts w:cs="Arial"/>
          <w:szCs w:val="22"/>
        </w:rPr>
        <w:t>H</w:t>
      </w:r>
      <w:r w:rsidR="0062660B">
        <w:rPr>
          <w:rFonts w:cs="Arial"/>
          <w:szCs w:val="22"/>
        </w:rPr>
        <w:t>ypochlorite ions (</w:t>
      </w:r>
      <w:proofErr w:type="spellStart"/>
      <w:r w:rsidR="0062660B">
        <w:rPr>
          <w:rFonts w:cs="Arial"/>
          <w:szCs w:val="22"/>
        </w:rPr>
        <w:t>C</w:t>
      </w:r>
      <w:r w:rsidRPr="00C6707E" w:rsidR="00C6707E">
        <w:rPr>
          <w:rFonts w:ascii="PT Sans" w:hAnsi="PT Sans" w:cs="Arial"/>
          <w:sz w:val="23"/>
          <w:szCs w:val="23"/>
        </w:rPr>
        <w:t>l</w:t>
      </w:r>
      <w:r w:rsidR="0062660B">
        <w:rPr>
          <w:rFonts w:cs="Arial"/>
          <w:szCs w:val="22"/>
        </w:rPr>
        <w:t>O</w:t>
      </w:r>
      <w:proofErr w:type="spellEnd"/>
      <w:r w:rsidR="0062660B">
        <w:rPr>
          <w:rFonts w:cs="Arial"/>
          <w:szCs w:val="22"/>
          <w:vertAlign w:val="superscript"/>
        </w:rPr>
        <w:t>-</w:t>
      </w:r>
      <w:r w:rsidR="0062660B">
        <w:rPr>
          <w:rFonts w:cs="Arial"/>
          <w:szCs w:val="22"/>
        </w:rPr>
        <w:t xml:space="preserve">) </w:t>
      </w:r>
      <w:r w:rsidR="000E787F">
        <w:rPr>
          <w:rFonts w:cs="Arial"/>
          <w:szCs w:val="22"/>
        </w:rPr>
        <w:t>can undergo self-redox</w:t>
      </w:r>
      <w:r w:rsidR="0062660B">
        <w:rPr>
          <w:rFonts w:cs="Arial"/>
          <w:szCs w:val="22"/>
        </w:rPr>
        <w:t xml:space="preserve">, </w:t>
      </w:r>
      <w:r w:rsidR="000E787F">
        <w:rPr>
          <w:rFonts w:cs="Arial"/>
          <w:szCs w:val="22"/>
        </w:rPr>
        <w:t>which</w:t>
      </w:r>
      <w:r w:rsidR="0062660B">
        <w:rPr>
          <w:rFonts w:cs="Arial"/>
          <w:szCs w:val="22"/>
        </w:rPr>
        <w:t xml:space="preserve"> results in the formation of both chloride ions (C</w:t>
      </w:r>
      <w:r w:rsidRPr="00C6707E" w:rsidR="00C6707E">
        <w:rPr>
          <w:rFonts w:ascii="PT Sans" w:hAnsi="PT Sans" w:cs="Arial"/>
          <w:sz w:val="23"/>
          <w:szCs w:val="23"/>
        </w:rPr>
        <w:t>l</w:t>
      </w:r>
      <w:r w:rsidR="0062660B">
        <w:rPr>
          <w:rFonts w:cs="Arial"/>
          <w:szCs w:val="22"/>
          <w:vertAlign w:val="superscript"/>
        </w:rPr>
        <w:t>-</w:t>
      </w:r>
      <w:r w:rsidR="0062660B">
        <w:rPr>
          <w:rFonts w:cs="Arial"/>
          <w:szCs w:val="22"/>
        </w:rPr>
        <w:t>) and chlorate ions (C</w:t>
      </w:r>
      <w:r w:rsidRPr="00C6707E" w:rsidR="00C6707E">
        <w:rPr>
          <w:rFonts w:ascii="PT Sans" w:hAnsi="PT Sans" w:cs="Arial"/>
          <w:sz w:val="23"/>
          <w:szCs w:val="23"/>
        </w:rPr>
        <w:t>l</w:t>
      </w:r>
      <w:r w:rsidR="0062660B">
        <w:rPr>
          <w:rFonts w:cs="Arial"/>
          <w:szCs w:val="22"/>
        </w:rPr>
        <w:t>O</w:t>
      </w:r>
      <w:r w:rsidR="0062660B">
        <w:rPr>
          <w:rFonts w:cs="Arial"/>
          <w:szCs w:val="22"/>
          <w:vertAlign w:val="subscript"/>
        </w:rPr>
        <w:t>3</w:t>
      </w:r>
      <w:r w:rsidR="0062660B">
        <w:rPr>
          <w:rFonts w:cs="Arial"/>
          <w:szCs w:val="22"/>
          <w:vertAlign w:val="superscript"/>
        </w:rPr>
        <w:t>-</w:t>
      </w:r>
      <w:r w:rsidR="0062660B">
        <w:rPr>
          <w:rFonts w:cs="Arial"/>
          <w:szCs w:val="22"/>
        </w:rPr>
        <w:t xml:space="preserve">). </w:t>
      </w:r>
      <w:r w:rsidR="00612268">
        <w:rPr>
          <w:rFonts w:cs="Arial"/>
          <w:szCs w:val="22"/>
        </w:rPr>
        <w:t>T</w:t>
      </w:r>
      <w:r w:rsidR="0062660B">
        <w:rPr>
          <w:rFonts w:cs="Arial"/>
          <w:szCs w:val="22"/>
        </w:rPr>
        <w:t>he correct coefficient for H</w:t>
      </w:r>
      <w:r w:rsidR="0062660B">
        <w:rPr>
          <w:rFonts w:cs="Arial"/>
          <w:szCs w:val="22"/>
          <w:vertAlign w:val="superscript"/>
        </w:rPr>
        <w:t>+</w:t>
      </w:r>
      <w:r w:rsidR="0062660B">
        <w:rPr>
          <w:rFonts w:cs="Arial"/>
          <w:szCs w:val="22"/>
        </w:rPr>
        <w:t xml:space="preserve"> </w:t>
      </w:r>
      <w:r w:rsidR="00612268">
        <w:rPr>
          <w:rFonts w:cs="Arial"/>
          <w:szCs w:val="22"/>
        </w:rPr>
        <w:t xml:space="preserve">in the balanced </w:t>
      </w:r>
      <w:r w:rsidRPr="00623562" w:rsidR="00612268">
        <w:rPr>
          <w:rFonts w:cs="Arial"/>
          <w:szCs w:val="22"/>
        </w:rPr>
        <w:t>oxidation</w:t>
      </w:r>
      <w:r w:rsidR="00612268">
        <w:rPr>
          <w:rFonts w:cs="Arial"/>
          <w:szCs w:val="22"/>
        </w:rPr>
        <w:t xml:space="preserve"> half-equation for this process </w:t>
      </w:r>
      <w:r w:rsidR="0062660B">
        <w:rPr>
          <w:rFonts w:cs="Arial"/>
          <w:szCs w:val="22"/>
        </w:rPr>
        <w:t>would be</w:t>
      </w:r>
    </w:p>
    <w:p w:rsidR="005E58F2" w:rsidP="002172B6" w:rsidRDefault="005E58F2" w14:paraId="76552715" w14:textId="77777777">
      <w:pPr>
        <w:rPr>
          <w:rFonts w:cs="Arial"/>
          <w:szCs w:val="22"/>
        </w:rPr>
      </w:pPr>
    </w:p>
    <w:p w:rsidRPr="00220B6F" w:rsidR="005E58F2" w:rsidP="002172B6" w:rsidRDefault="0062660B" w14:paraId="3BC94764" w14:textId="59C4D096">
      <w:pPr>
        <w:pStyle w:val="ListParagraph"/>
        <w:numPr>
          <w:ilvl w:val="0"/>
          <w:numId w:val="8"/>
        </w:numPr>
        <w:contextualSpacing/>
        <w:rPr>
          <w:rFonts w:cs="Arial"/>
          <w:szCs w:val="22"/>
        </w:rPr>
      </w:pPr>
      <w:r>
        <w:rPr>
          <w:rFonts w:cs="Arial"/>
          <w:szCs w:val="22"/>
        </w:rPr>
        <w:t>1</w:t>
      </w:r>
      <w:r w:rsidR="005E58F2">
        <w:rPr>
          <w:rFonts w:cs="Arial"/>
          <w:szCs w:val="22"/>
        </w:rPr>
        <w:t>.</w:t>
      </w:r>
    </w:p>
    <w:p w:rsidR="005E58F2" w:rsidP="002172B6" w:rsidRDefault="0062660B" w14:paraId="33C49D6C" w14:textId="2DDD69CB">
      <w:pPr>
        <w:pStyle w:val="ListParagraph"/>
        <w:numPr>
          <w:ilvl w:val="0"/>
          <w:numId w:val="8"/>
        </w:numPr>
        <w:contextualSpacing/>
        <w:rPr>
          <w:rFonts w:cs="Arial"/>
          <w:szCs w:val="22"/>
        </w:rPr>
      </w:pPr>
      <w:r>
        <w:rPr>
          <w:rFonts w:cs="Arial"/>
          <w:szCs w:val="22"/>
        </w:rPr>
        <w:t>2</w:t>
      </w:r>
      <w:r w:rsidR="005E58F2">
        <w:rPr>
          <w:rFonts w:cs="Arial"/>
          <w:szCs w:val="22"/>
        </w:rPr>
        <w:t>.</w:t>
      </w:r>
    </w:p>
    <w:p w:rsidR="005E58F2" w:rsidP="002172B6" w:rsidRDefault="0062660B" w14:paraId="18D806C3" w14:textId="36814DA6">
      <w:pPr>
        <w:pStyle w:val="ListParagraph"/>
        <w:numPr>
          <w:ilvl w:val="0"/>
          <w:numId w:val="8"/>
        </w:numPr>
        <w:contextualSpacing/>
        <w:rPr>
          <w:rFonts w:cs="Arial"/>
          <w:szCs w:val="22"/>
        </w:rPr>
      </w:pPr>
      <w:r>
        <w:rPr>
          <w:rFonts w:cs="Arial"/>
          <w:szCs w:val="22"/>
        </w:rPr>
        <w:t>3</w:t>
      </w:r>
      <w:r w:rsidR="005E58F2">
        <w:rPr>
          <w:rFonts w:cs="Arial"/>
          <w:szCs w:val="22"/>
        </w:rPr>
        <w:t>.</w:t>
      </w:r>
    </w:p>
    <w:p w:rsidRPr="00F94CEE" w:rsidR="005E58F2" w:rsidP="002172B6" w:rsidRDefault="0062660B" w14:paraId="3288281B" w14:textId="4337C157">
      <w:pPr>
        <w:pStyle w:val="ListParagraph"/>
        <w:numPr>
          <w:ilvl w:val="0"/>
          <w:numId w:val="8"/>
        </w:numPr>
        <w:contextualSpacing/>
        <w:rPr>
          <w:rFonts w:cs="Arial"/>
          <w:szCs w:val="22"/>
        </w:rPr>
      </w:pPr>
      <w:r>
        <w:rPr>
          <w:rFonts w:cs="Arial"/>
          <w:szCs w:val="22"/>
        </w:rPr>
        <w:t>4</w:t>
      </w:r>
      <w:r w:rsidR="005E58F2">
        <w:rPr>
          <w:rFonts w:cs="Arial"/>
          <w:szCs w:val="22"/>
        </w:rPr>
        <w:t>.</w:t>
      </w:r>
    </w:p>
    <w:p w:rsidR="005E58F2" w:rsidP="002172B6" w:rsidRDefault="005E58F2" w14:paraId="2C774F4E" w14:textId="77777777">
      <w:pPr>
        <w:ind w:left="720" w:hanging="720"/>
        <w:rPr>
          <w:rFonts w:cs="Arial"/>
          <w:szCs w:val="22"/>
        </w:rPr>
      </w:pPr>
    </w:p>
    <w:p w:rsidRPr="00AF360F" w:rsidR="0062660B" w:rsidP="0062660B" w:rsidRDefault="0062660B" w14:paraId="63A05AC5" w14:textId="13B84789">
      <w:pPr>
        <w:rPr>
          <w:rFonts w:cs="Arial"/>
          <w:b/>
          <w:bCs/>
          <w:szCs w:val="22"/>
        </w:rPr>
      </w:pPr>
      <w:r>
        <w:rPr>
          <w:rFonts w:cs="Arial"/>
          <w:b/>
          <w:bCs/>
          <w:szCs w:val="22"/>
        </w:rPr>
        <w:t>Questions 14 and 15 refer to the industrial production of ammonia.</w:t>
      </w:r>
    </w:p>
    <w:p w:rsidR="005E58F2" w:rsidP="002172B6" w:rsidRDefault="005E58F2" w14:paraId="782A1F5A" w14:textId="5669F92B">
      <w:pPr>
        <w:ind w:left="720" w:hanging="720"/>
        <w:rPr>
          <w:rFonts w:cs="Arial"/>
          <w:szCs w:val="22"/>
        </w:rPr>
      </w:pPr>
    </w:p>
    <w:p w:rsidR="0062660B" w:rsidP="002172B6" w:rsidRDefault="0062660B" w14:paraId="3A88D19F" w14:textId="715E64A8">
      <w:pPr>
        <w:ind w:left="720" w:hanging="720"/>
        <w:rPr>
          <w:rFonts w:cs="Arial"/>
          <w:szCs w:val="22"/>
        </w:rPr>
      </w:pPr>
      <w:r>
        <w:rPr>
          <w:rFonts w:cs="Arial"/>
          <w:szCs w:val="22"/>
        </w:rPr>
        <w:t>The chemical equations below represent the three steps involved in the production of ammonia.</w:t>
      </w:r>
    </w:p>
    <w:p w:rsidR="0062660B" w:rsidP="0062660B" w:rsidRDefault="0062660B" w14:paraId="4D4878B1" w14:textId="704AFB49">
      <w:pPr>
        <w:spacing w:line="360" w:lineRule="auto"/>
        <w:ind w:left="720" w:hanging="720"/>
        <w:rPr>
          <w:rFonts w:cs="Arial"/>
          <w:szCs w:val="22"/>
        </w:rPr>
      </w:pPr>
    </w:p>
    <w:p w:rsidRPr="0062660B" w:rsidR="0062660B" w:rsidP="007A77DB" w:rsidRDefault="0062660B" w14:paraId="07970952" w14:textId="695FBDD4">
      <w:pPr>
        <w:ind w:firstLine="720"/>
        <w:rPr>
          <w:rFonts w:cs="Arial"/>
          <w:szCs w:val="22"/>
        </w:rPr>
      </w:pPr>
      <w:r>
        <w:rPr>
          <w:rFonts w:cs="Arial"/>
          <w:szCs w:val="22"/>
        </w:rPr>
        <w:t>Steam reforming:</w:t>
      </w:r>
      <w:r>
        <w:rPr>
          <w:rFonts w:cs="Arial"/>
          <w:szCs w:val="22"/>
        </w:rPr>
        <w:tab/>
      </w:r>
      <w:r>
        <w:rPr>
          <w:rFonts w:cs="Arial"/>
          <w:szCs w:val="22"/>
        </w:rPr>
        <w:t>CH</w:t>
      </w:r>
      <w:r>
        <w:rPr>
          <w:rFonts w:cs="Arial"/>
          <w:szCs w:val="22"/>
          <w:vertAlign w:val="subscript"/>
        </w:rPr>
        <w:t>4</w:t>
      </w:r>
      <w:r>
        <w:rPr>
          <w:rFonts w:cs="Arial"/>
          <w:szCs w:val="22"/>
        </w:rPr>
        <w:t>(g)   +   H</w:t>
      </w:r>
      <w:r>
        <w:rPr>
          <w:rFonts w:cs="Arial"/>
          <w:szCs w:val="22"/>
          <w:vertAlign w:val="subscript"/>
        </w:rPr>
        <w:t>2</w:t>
      </w:r>
      <w:r>
        <w:rPr>
          <w:rFonts w:cs="Arial"/>
          <w:szCs w:val="22"/>
        </w:rPr>
        <w:t xml:space="preserve">O(g)   +   206 kJ   </w:t>
      </w:r>
      <w:r w:rsidRPr="006B19EC">
        <w:rPr>
          <w:rFonts w:ascii="Cambria Math" w:hAnsi="Cambria Math" w:cs="Cambria Math"/>
          <w:spacing w:val="-4"/>
          <w:position w:val="-3"/>
          <w:szCs w:val="22"/>
        </w:rPr>
        <w:t>⇌</w:t>
      </w:r>
      <w:r>
        <w:rPr>
          <w:rFonts w:cs="Arial"/>
          <w:szCs w:val="22"/>
        </w:rPr>
        <w:t xml:space="preserve">   CO(g)   +   3 H</w:t>
      </w:r>
      <w:r>
        <w:rPr>
          <w:rFonts w:cs="Arial"/>
          <w:szCs w:val="22"/>
          <w:vertAlign w:val="subscript"/>
        </w:rPr>
        <w:t>2</w:t>
      </w:r>
      <w:r>
        <w:rPr>
          <w:rFonts w:cs="Arial"/>
          <w:szCs w:val="22"/>
        </w:rPr>
        <w:t>(g)</w:t>
      </w:r>
    </w:p>
    <w:p w:rsidR="0062660B" w:rsidP="002172B6" w:rsidRDefault="0062660B" w14:paraId="388E0D37" w14:textId="3C9DC1FC">
      <w:pPr>
        <w:ind w:left="720" w:hanging="720"/>
        <w:rPr>
          <w:rFonts w:cs="Arial"/>
          <w:szCs w:val="22"/>
        </w:rPr>
      </w:pPr>
    </w:p>
    <w:p w:rsidRPr="0062660B" w:rsidR="0062660B" w:rsidP="007A77DB" w:rsidRDefault="0062660B" w14:paraId="0B27B392" w14:textId="2093B872">
      <w:pPr>
        <w:ind w:firstLine="720"/>
        <w:rPr>
          <w:rFonts w:cs="Arial"/>
          <w:szCs w:val="22"/>
        </w:rPr>
      </w:pPr>
      <w:r>
        <w:rPr>
          <w:rFonts w:cs="Arial"/>
          <w:szCs w:val="22"/>
        </w:rPr>
        <w:t>Shift reaction:</w:t>
      </w:r>
      <w:r>
        <w:rPr>
          <w:rFonts w:cs="Arial"/>
          <w:szCs w:val="22"/>
        </w:rPr>
        <w:tab/>
      </w:r>
      <w:r>
        <w:rPr>
          <w:rFonts w:cs="Arial"/>
          <w:szCs w:val="22"/>
        </w:rPr>
        <w:tab/>
      </w:r>
      <w:r>
        <w:rPr>
          <w:rFonts w:cs="Arial"/>
          <w:szCs w:val="22"/>
        </w:rPr>
        <w:t>CO(g)   +   H</w:t>
      </w:r>
      <w:r>
        <w:rPr>
          <w:rFonts w:cs="Arial"/>
          <w:szCs w:val="22"/>
          <w:vertAlign w:val="subscript"/>
        </w:rPr>
        <w:t>2</w:t>
      </w:r>
      <w:r>
        <w:rPr>
          <w:rFonts w:cs="Arial"/>
          <w:szCs w:val="22"/>
        </w:rPr>
        <w:t xml:space="preserve">O(g)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(g)   +   CO(g)   +   41 kJ</w:t>
      </w:r>
    </w:p>
    <w:p w:rsidR="0062660B" w:rsidP="002172B6" w:rsidRDefault="0062660B" w14:paraId="1429E3E3" w14:textId="26182AD2">
      <w:pPr>
        <w:ind w:left="720" w:hanging="720"/>
        <w:rPr>
          <w:rFonts w:cs="Arial"/>
          <w:szCs w:val="22"/>
        </w:rPr>
      </w:pPr>
    </w:p>
    <w:p w:rsidRPr="0062660B" w:rsidR="0062660B" w:rsidP="007A77DB" w:rsidRDefault="0062660B" w14:paraId="082F8C57" w14:textId="5E17A90E">
      <w:pPr>
        <w:ind w:firstLine="720"/>
        <w:rPr>
          <w:rFonts w:cs="Arial"/>
          <w:szCs w:val="22"/>
        </w:rPr>
      </w:pPr>
      <w:r>
        <w:rPr>
          <w:rFonts w:cs="Arial"/>
          <w:szCs w:val="22"/>
        </w:rPr>
        <w:t>Haber process:</w:t>
      </w:r>
      <w:r>
        <w:rPr>
          <w:rFonts w:cs="Arial"/>
          <w:szCs w:val="22"/>
        </w:rPr>
        <w:tab/>
      </w:r>
      <w:r>
        <w:rPr>
          <w:rFonts w:cs="Arial"/>
          <w:szCs w:val="22"/>
        </w:rPr>
        <w:t>N</w:t>
      </w:r>
      <w:r>
        <w:rPr>
          <w:rFonts w:cs="Arial"/>
          <w:szCs w:val="22"/>
          <w:vertAlign w:val="subscript"/>
        </w:rPr>
        <w:t>2</w:t>
      </w:r>
      <w:r>
        <w:rPr>
          <w:rFonts w:cs="Arial"/>
          <w:szCs w:val="22"/>
        </w:rPr>
        <w:t>(g)   +   3 H</w:t>
      </w:r>
      <w:r>
        <w:rPr>
          <w:rFonts w:cs="Arial"/>
          <w:szCs w:val="22"/>
          <w:vertAlign w:val="subscript"/>
        </w:rPr>
        <w:t>2</w:t>
      </w:r>
      <w:r>
        <w:rPr>
          <w:rFonts w:cs="Arial"/>
          <w:szCs w:val="22"/>
        </w:rPr>
        <w:t xml:space="preserve">(g)   </w:t>
      </w:r>
      <w:r w:rsidRPr="006B19EC">
        <w:rPr>
          <w:rFonts w:ascii="Cambria Math" w:hAnsi="Cambria Math" w:cs="Cambria Math"/>
          <w:spacing w:val="-4"/>
          <w:position w:val="-3"/>
          <w:szCs w:val="22"/>
        </w:rPr>
        <w:t>⇌</w:t>
      </w:r>
      <w:r>
        <w:rPr>
          <w:rFonts w:cs="Arial"/>
          <w:szCs w:val="22"/>
        </w:rPr>
        <w:t xml:space="preserve">   2 NH</w:t>
      </w:r>
      <w:r>
        <w:rPr>
          <w:rFonts w:cs="Arial"/>
          <w:szCs w:val="22"/>
          <w:vertAlign w:val="subscript"/>
        </w:rPr>
        <w:t>3</w:t>
      </w:r>
      <w:r>
        <w:rPr>
          <w:rFonts w:cs="Arial"/>
          <w:szCs w:val="22"/>
        </w:rPr>
        <w:t>(g)   +   92 kJ</w:t>
      </w:r>
    </w:p>
    <w:p w:rsidR="0062660B" w:rsidP="0062660B" w:rsidRDefault="0062660B" w14:paraId="1043C133" w14:textId="098508B3">
      <w:pPr>
        <w:ind w:left="720" w:hanging="720"/>
        <w:rPr>
          <w:rFonts w:cs="Arial"/>
          <w:szCs w:val="22"/>
        </w:rPr>
      </w:pPr>
    </w:p>
    <w:p w:rsidR="0062660B" w:rsidP="0062660B" w:rsidRDefault="0062660B" w14:paraId="4FAB79AB" w14:textId="77777777">
      <w:pPr>
        <w:ind w:left="720" w:hanging="720"/>
        <w:rPr>
          <w:rFonts w:cs="Arial"/>
          <w:szCs w:val="22"/>
        </w:rPr>
      </w:pPr>
    </w:p>
    <w:p w:rsidR="005E58F2" w:rsidP="002172B6" w:rsidRDefault="005E58F2" w14:paraId="0301AC7F" w14:textId="1410E4B9">
      <w:pPr>
        <w:ind w:left="720" w:hanging="720"/>
        <w:rPr>
          <w:rFonts w:cs="Arial"/>
          <w:szCs w:val="22"/>
        </w:rPr>
      </w:pPr>
      <w:r>
        <w:rPr>
          <w:rFonts w:cs="Arial"/>
          <w:szCs w:val="22"/>
        </w:rPr>
        <w:t>14.</w:t>
      </w:r>
      <w:r>
        <w:rPr>
          <w:rFonts w:cs="Arial"/>
          <w:szCs w:val="22"/>
        </w:rPr>
        <w:tab/>
      </w:r>
      <w:r w:rsidR="009F3005">
        <w:rPr>
          <w:rFonts w:cs="Arial"/>
          <w:szCs w:val="22"/>
        </w:rPr>
        <w:t>A c</w:t>
      </w:r>
      <w:r w:rsidR="0062660B">
        <w:rPr>
          <w:rFonts w:cs="Arial"/>
          <w:szCs w:val="22"/>
        </w:rPr>
        <w:t xml:space="preserve">ondition of high temperature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utilised</w:t>
      </w:r>
      <w:r w:rsidR="0062660B">
        <w:rPr>
          <w:rFonts w:cs="Arial"/>
          <w:szCs w:val="22"/>
        </w:rPr>
        <w:t xml:space="preserve"> to optimise the </w:t>
      </w:r>
      <w:r w:rsidR="009F3005">
        <w:rPr>
          <w:rFonts w:cs="Arial"/>
          <w:szCs w:val="22"/>
        </w:rPr>
        <w:t xml:space="preserve">equilibrium </w:t>
      </w:r>
      <w:r w:rsidR="0062660B">
        <w:rPr>
          <w:rFonts w:cs="Arial"/>
          <w:szCs w:val="22"/>
        </w:rPr>
        <w:t>yield of</w:t>
      </w:r>
    </w:p>
    <w:p w:rsidR="003158CC" w:rsidP="002172B6" w:rsidRDefault="003158CC" w14:paraId="21133872" w14:textId="7969315F">
      <w:pPr>
        <w:rPr>
          <w:rFonts w:cs="Arial"/>
          <w:szCs w:val="22"/>
        </w:rPr>
      </w:pPr>
    </w:p>
    <w:p w:rsidRPr="005077C7" w:rsidR="005E58F2" w:rsidP="002172B6" w:rsidRDefault="005E58F2" w14:paraId="163DE4C9" w14:textId="19D72C4C">
      <w:pPr>
        <w:ind w:firstLine="720"/>
        <w:rPr>
          <w:rFonts w:cs="Arial"/>
          <w:szCs w:val="22"/>
        </w:rPr>
      </w:pPr>
      <w:r>
        <w:rPr>
          <w:rFonts w:cs="Arial"/>
          <w:szCs w:val="22"/>
        </w:rPr>
        <w:t>(a)</w:t>
      </w:r>
      <w:r>
        <w:rPr>
          <w:rFonts w:cs="Arial"/>
          <w:szCs w:val="22"/>
        </w:rPr>
        <w:tab/>
      </w:r>
      <w:r w:rsidR="009F3005">
        <w:rPr>
          <w:rFonts w:cs="Arial"/>
          <w:szCs w:val="22"/>
        </w:rPr>
        <w:t xml:space="preserve">the </w:t>
      </w:r>
      <w:r w:rsidR="0062660B">
        <w:rPr>
          <w:rFonts w:cs="Arial"/>
          <w:szCs w:val="22"/>
        </w:rPr>
        <w:t>steam reforming.</w:t>
      </w:r>
    </w:p>
    <w:p w:rsidRPr="005077C7" w:rsidR="005E58F2" w:rsidP="002172B6" w:rsidRDefault="005E58F2" w14:paraId="5F7E9DA7" w14:textId="13D72D56">
      <w:pPr>
        <w:ind w:firstLine="720"/>
        <w:rPr>
          <w:rFonts w:cs="Arial"/>
          <w:szCs w:val="22"/>
        </w:rPr>
      </w:pPr>
      <w:r>
        <w:rPr>
          <w:rFonts w:cs="Arial"/>
          <w:szCs w:val="22"/>
        </w:rPr>
        <w:t>(b)</w:t>
      </w:r>
      <w:r>
        <w:rPr>
          <w:rFonts w:cs="Arial"/>
          <w:szCs w:val="22"/>
        </w:rPr>
        <w:tab/>
      </w:r>
      <w:r w:rsidR="0062660B">
        <w:rPr>
          <w:rFonts w:cs="Arial"/>
          <w:szCs w:val="22"/>
        </w:rPr>
        <w:t>the Shift reaction.</w:t>
      </w:r>
    </w:p>
    <w:p w:rsidRPr="005077C7" w:rsidR="005E58F2" w:rsidP="002172B6" w:rsidRDefault="005E58F2" w14:paraId="1772F712" w14:textId="144ACE34">
      <w:pPr>
        <w:ind w:firstLine="720"/>
        <w:rPr>
          <w:rFonts w:cs="Arial"/>
          <w:szCs w:val="22"/>
        </w:rPr>
      </w:pPr>
      <w:r>
        <w:rPr>
          <w:rFonts w:cs="Arial"/>
          <w:szCs w:val="22"/>
        </w:rPr>
        <w:t>(c)</w:t>
      </w:r>
      <w:r>
        <w:rPr>
          <w:rFonts w:cs="Arial"/>
          <w:szCs w:val="22"/>
        </w:rPr>
        <w:tab/>
      </w:r>
      <w:r w:rsidR="0062660B">
        <w:rPr>
          <w:rFonts w:cs="Arial"/>
          <w:szCs w:val="22"/>
        </w:rPr>
        <w:t>the Haber process.</w:t>
      </w:r>
    </w:p>
    <w:p w:rsidRPr="005077C7" w:rsidR="005E58F2" w:rsidP="002172B6" w:rsidRDefault="005E58F2" w14:paraId="307D3A7E" w14:textId="342D8CF5">
      <w:pPr>
        <w:ind w:firstLine="720"/>
        <w:rPr>
          <w:rFonts w:cs="Arial"/>
          <w:szCs w:val="22"/>
        </w:rPr>
      </w:pPr>
      <w:r>
        <w:rPr>
          <w:rFonts w:cs="Arial"/>
          <w:szCs w:val="22"/>
        </w:rPr>
        <w:t>(d)</w:t>
      </w:r>
      <w:r>
        <w:rPr>
          <w:rFonts w:cs="Arial"/>
          <w:szCs w:val="22"/>
        </w:rPr>
        <w:tab/>
      </w:r>
      <w:r w:rsidR="0062660B">
        <w:rPr>
          <w:rFonts w:cs="Arial"/>
          <w:szCs w:val="22"/>
        </w:rPr>
        <w:t>both the Shift reaction and the Haber process.</w:t>
      </w:r>
    </w:p>
    <w:p w:rsidR="005E58F2" w:rsidP="002172B6" w:rsidRDefault="005E58F2" w14:paraId="74F40FD6" w14:textId="52856187">
      <w:pPr>
        <w:rPr>
          <w:rFonts w:cs="Arial"/>
          <w:szCs w:val="22"/>
        </w:rPr>
      </w:pPr>
    </w:p>
    <w:p w:rsidR="00345E23" w:rsidP="002172B6" w:rsidRDefault="00345E23" w14:paraId="6737E58B" w14:textId="77777777">
      <w:pPr>
        <w:ind w:left="720" w:hanging="720"/>
        <w:rPr>
          <w:rFonts w:cs="Arial"/>
          <w:szCs w:val="22"/>
        </w:rPr>
      </w:pPr>
    </w:p>
    <w:p w:rsidRPr="005A7F42" w:rsidR="005E58F2" w:rsidP="002172B6" w:rsidRDefault="005E58F2" w14:paraId="5210859E" w14:textId="675EE858">
      <w:pPr>
        <w:ind w:left="720" w:hanging="720"/>
        <w:rPr>
          <w:rFonts w:cs="Arial"/>
          <w:szCs w:val="22"/>
        </w:rPr>
      </w:pPr>
      <w:r>
        <w:rPr>
          <w:rFonts w:cs="Arial"/>
          <w:szCs w:val="22"/>
        </w:rPr>
        <w:t>15</w:t>
      </w:r>
      <w:r w:rsidRPr="00852947">
        <w:rPr>
          <w:rFonts w:cs="Arial"/>
          <w:szCs w:val="22"/>
        </w:rPr>
        <w:t>.</w:t>
      </w:r>
      <w:r w:rsidRPr="00852947">
        <w:rPr>
          <w:rFonts w:cs="Arial"/>
          <w:szCs w:val="22"/>
        </w:rPr>
        <w:tab/>
      </w:r>
      <w:r w:rsidR="009F3005">
        <w:rPr>
          <w:rFonts w:cs="Arial"/>
          <w:szCs w:val="22"/>
        </w:rPr>
        <w:t>A c</w:t>
      </w:r>
      <w:r w:rsidR="0062660B">
        <w:rPr>
          <w:rFonts w:cs="Arial"/>
          <w:szCs w:val="22"/>
        </w:rPr>
        <w:t xml:space="preserve">ondition of high pressure </w:t>
      </w:r>
      <w:r w:rsidR="007A77DB">
        <w:rPr>
          <w:rFonts w:cs="Arial"/>
          <w:szCs w:val="22"/>
        </w:rPr>
        <w:t>w</w:t>
      </w:r>
      <w:r w:rsidR="0062660B">
        <w:rPr>
          <w:rFonts w:cs="Arial"/>
          <w:szCs w:val="22"/>
        </w:rPr>
        <w:t xml:space="preserve">ould best </w:t>
      </w:r>
      <w:r w:rsidR="007A77DB">
        <w:rPr>
          <w:rFonts w:cs="Arial"/>
          <w:szCs w:val="22"/>
        </w:rPr>
        <w:t xml:space="preserve">be </w:t>
      </w:r>
      <w:r w:rsidR="009F3005">
        <w:rPr>
          <w:rFonts w:cs="Arial"/>
          <w:szCs w:val="22"/>
        </w:rPr>
        <w:t xml:space="preserve">utilised </w:t>
      </w:r>
      <w:r w:rsidR="0062660B">
        <w:rPr>
          <w:rFonts w:cs="Arial"/>
          <w:szCs w:val="22"/>
        </w:rPr>
        <w:t xml:space="preserve">to optimise the </w:t>
      </w:r>
      <w:r w:rsidR="009F3005">
        <w:rPr>
          <w:rFonts w:cs="Arial"/>
          <w:szCs w:val="22"/>
        </w:rPr>
        <w:t xml:space="preserve">equilibrium </w:t>
      </w:r>
      <w:r w:rsidR="0062660B">
        <w:rPr>
          <w:rFonts w:cs="Arial"/>
          <w:szCs w:val="22"/>
        </w:rPr>
        <w:t>yield of</w:t>
      </w:r>
    </w:p>
    <w:p w:rsidRPr="00EF1D91" w:rsidR="005E58F2" w:rsidP="002172B6" w:rsidRDefault="005E58F2" w14:paraId="525D1B33" w14:textId="77777777">
      <w:pPr>
        <w:rPr>
          <w:rFonts w:cs="Arial"/>
          <w:szCs w:val="22"/>
        </w:rPr>
      </w:pPr>
    </w:p>
    <w:p w:rsidRPr="005077C7" w:rsidR="0062660B" w:rsidP="0062660B" w:rsidRDefault="0062660B" w14:paraId="5B8BC122" w14:textId="50706130">
      <w:pPr>
        <w:ind w:firstLine="720"/>
        <w:rPr>
          <w:rFonts w:cs="Arial"/>
          <w:szCs w:val="22"/>
        </w:rPr>
      </w:pPr>
      <w:r>
        <w:rPr>
          <w:rFonts w:cs="Arial"/>
          <w:szCs w:val="22"/>
        </w:rPr>
        <w:t>(a)</w:t>
      </w:r>
      <w:r>
        <w:rPr>
          <w:rFonts w:cs="Arial"/>
          <w:szCs w:val="22"/>
        </w:rPr>
        <w:tab/>
      </w:r>
      <w:r w:rsidR="009F3005">
        <w:rPr>
          <w:rFonts w:cs="Arial"/>
          <w:szCs w:val="22"/>
        </w:rPr>
        <w:t xml:space="preserve">the </w:t>
      </w:r>
      <w:r>
        <w:rPr>
          <w:rFonts w:cs="Arial"/>
          <w:szCs w:val="22"/>
        </w:rPr>
        <w:t>steam reforming.</w:t>
      </w:r>
    </w:p>
    <w:p w:rsidRPr="005077C7" w:rsidR="0062660B" w:rsidP="0062660B" w:rsidRDefault="0062660B" w14:paraId="1B7D21A0" w14:textId="77777777">
      <w:pPr>
        <w:ind w:firstLine="720"/>
        <w:rPr>
          <w:rFonts w:cs="Arial"/>
          <w:szCs w:val="22"/>
        </w:rPr>
      </w:pPr>
      <w:r>
        <w:rPr>
          <w:rFonts w:cs="Arial"/>
          <w:szCs w:val="22"/>
        </w:rPr>
        <w:t>(b)</w:t>
      </w:r>
      <w:r>
        <w:rPr>
          <w:rFonts w:cs="Arial"/>
          <w:szCs w:val="22"/>
        </w:rPr>
        <w:tab/>
      </w:r>
      <w:r>
        <w:rPr>
          <w:rFonts w:cs="Arial"/>
          <w:szCs w:val="22"/>
        </w:rPr>
        <w:t>the Shift reaction.</w:t>
      </w:r>
    </w:p>
    <w:p w:rsidRPr="005077C7" w:rsidR="0062660B" w:rsidP="0062660B" w:rsidRDefault="0062660B" w14:paraId="2A7FBCA9" w14:textId="77777777">
      <w:pPr>
        <w:ind w:firstLine="720"/>
        <w:rPr>
          <w:rFonts w:cs="Arial"/>
          <w:szCs w:val="22"/>
        </w:rPr>
      </w:pPr>
      <w:r>
        <w:rPr>
          <w:rFonts w:cs="Arial"/>
          <w:szCs w:val="22"/>
        </w:rPr>
        <w:t>(c)</w:t>
      </w:r>
      <w:r>
        <w:rPr>
          <w:rFonts w:cs="Arial"/>
          <w:szCs w:val="22"/>
        </w:rPr>
        <w:tab/>
      </w:r>
      <w:r>
        <w:rPr>
          <w:rFonts w:cs="Arial"/>
          <w:szCs w:val="22"/>
        </w:rPr>
        <w:t>the Haber process.</w:t>
      </w:r>
    </w:p>
    <w:p w:rsidRPr="005077C7" w:rsidR="0062660B" w:rsidP="0062660B" w:rsidRDefault="0062660B" w14:paraId="01756874" w14:textId="77777777">
      <w:pPr>
        <w:ind w:firstLine="720"/>
        <w:rPr>
          <w:rFonts w:cs="Arial"/>
          <w:szCs w:val="22"/>
        </w:rPr>
      </w:pPr>
      <w:r>
        <w:rPr>
          <w:rFonts w:cs="Arial"/>
          <w:szCs w:val="22"/>
        </w:rPr>
        <w:t>(d)</w:t>
      </w:r>
      <w:r>
        <w:rPr>
          <w:rFonts w:cs="Arial"/>
          <w:szCs w:val="22"/>
        </w:rPr>
        <w:tab/>
      </w:r>
      <w:r>
        <w:rPr>
          <w:rFonts w:cs="Arial"/>
          <w:szCs w:val="22"/>
        </w:rPr>
        <w:t>both the Shift reaction and the Haber process.</w:t>
      </w:r>
    </w:p>
    <w:p w:rsidR="005E58F2" w:rsidP="002172B6" w:rsidRDefault="005E58F2" w14:paraId="0219A927" w14:textId="77777777">
      <w:pPr>
        <w:ind w:left="720" w:hanging="720"/>
        <w:rPr>
          <w:rFonts w:cs="Arial"/>
          <w:szCs w:val="22"/>
        </w:rPr>
      </w:pPr>
    </w:p>
    <w:p w:rsidR="005E58F2" w:rsidP="002172B6" w:rsidRDefault="005E58F2" w14:paraId="2D7AFC2F" w14:textId="77777777">
      <w:pPr>
        <w:ind w:left="720" w:hanging="720"/>
        <w:rPr>
          <w:rFonts w:cs="Arial"/>
          <w:szCs w:val="22"/>
        </w:rPr>
      </w:pPr>
    </w:p>
    <w:p w:rsidR="0062660B" w:rsidP="002172B6" w:rsidRDefault="005E58F2" w14:paraId="05410646" w14:textId="16127C48">
      <w:pPr>
        <w:ind w:left="720" w:hanging="720"/>
        <w:rPr>
          <w:rFonts w:cs="Arial"/>
          <w:szCs w:val="22"/>
        </w:rPr>
      </w:pPr>
      <w:r>
        <w:rPr>
          <w:rFonts w:cs="Arial"/>
          <w:szCs w:val="22"/>
        </w:rPr>
        <w:t>16.</w:t>
      </w:r>
      <w:r>
        <w:rPr>
          <w:rFonts w:cs="Arial"/>
          <w:szCs w:val="22"/>
        </w:rPr>
        <w:tab/>
      </w:r>
      <w:r w:rsidR="0062660B">
        <w:rPr>
          <w:rFonts w:cs="Arial"/>
          <w:szCs w:val="22"/>
        </w:rPr>
        <w:t xml:space="preserve">The following protein ribbon structure </w:t>
      </w:r>
      <w:r w:rsidR="00623562">
        <w:rPr>
          <w:rFonts w:cs="Arial"/>
          <w:szCs w:val="22"/>
        </w:rPr>
        <w:t>has been</w:t>
      </w:r>
      <w:r w:rsidR="0062660B">
        <w:rPr>
          <w:rFonts w:cs="Arial"/>
          <w:szCs w:val="22"/>
        </w:rPr>
        <w:t xml:space="preserve"> taken from the </w:t>
      </w:r>
      <w:r w:rsidR="009F3005">
        <w:rPr>
          <w:rFonts w:cs="Arial"/>
          <w:szCs w:val="22"/>
        </w:rPr>
        <w:t>P</w:t>
      </w:r>
      <w:r w:rsidR="0062660B">
        <w:rPr>
          <w:rFonts w:cs="Arial"/>
          <w:szCs w:val="22"/>
        </w:rPr>
        <w:t xml:space="preserve">rotein </w:t>
      </w:r>
      <w:r w:rsidR="009F3005">
        <w:rPr>
          <w:rFonts w:cs="Arial"/>
          <w:szCs w:val="22"/>
        </w:rPr>
        <w:t>D</w:t>
      </w:r>
      <w:r w:rsidR="0062660B">
        <w:rPr>
          <w:rFonts w:cs="Arial"/>
          <w:szCs w:val="22"/>
        </w:rPr>
        <w:t xml:space="preserve">ata </w:t>
      </w:r>
      <w:r w:rsidR="009F3005">
        <w:rPr>
          <w:rFonts w:cs="Arial"/>
          <w:szCs w:val="22"/>
        </w:rPr>
        <w:t>B</w:t>
      </w:r>
      <w:r w:rsidR="0062660B">
        <w:rPr>
          <w:rFonts w:cs="Arial"/>
          <w:szCs w:val="22"/>
        </w:rPr>
        <w:t>ank.</w:t>
      </w:r>
    </w:p>
    <w:p w:rsidR="0062660B" w:rsidP="002172B6" w:rsidRDefault="0062660B" w14:paraId="275347C7" w14:textId="77777777">
      <w:pPr>
        <w:ind w:left="720" w:hanging="720"/>
        <w:rPr>
          <w:rFonts w:cs="Arial"/>
          <w:szCs w:val="22"/>
        </w:rPr>
      </w:pPr>
    </w:p>
    <w:commentRangeStart w:id="9"/>
    <w:p w:rsidR="0062660B" w:rsidP="0062660B" w:rsidRDefault="0062660B" w14:paraId="7D29B39E" w14:textId="6FEE4B02">
      <w:pPr>
        <w:ind w:left="720" w:hanging="720"/>
        <w:jc w:val="center"/>
        <w:rPr>
          <w:rFonts w:cs="Arial"/>
          <w:szCs w:val="22"/>
        </w:rPr>
      </w:pPr>
      <w:r>
        <w:rPr>
          <w:rFonts w:cs="Arial"/>
          <w:noProof/>
          <w:szCs w:val="22"/>
        </w:rPr>
        <mc:AlternateContent>
          <mc:Choice Requires="wpg">
            <w:drawing>
              <wp:inline distT="0" distB="0" distL="0" distR="0" wp14:anchorId="23C078D3" wp14:editId="0C605285">
                <wp:extent cx="3895725" cy="2679065"/>
                <wp:effectExtent l="0" t="0" r="3175" b="635"/>
                <wp:docPr id="120" name="Group 120"/>
                <wp:cNvGraphicFramePr/>
                <a:graphic xmlns:a="http://schemas.openxmlformats.org/drawingml/2006/main">
                  <a:graphicData uri="http://schemas.microsoft.com/office/word/2010/wordprocessingGroup">
                    <wpg:wgp>
                      <wpg:cNvGrpSpPr/>
                      <wpg:grpSpPr>
                        <a:xfrm>
                          <a:off x="0" y="0"/>
                          <a:ext cx="3895725" cy="2679065"/>
                          <a:chOff x="0" y="0"/>
                          <a:chExt cx="3895725" cy="2679065"/>
                        </a:xfrm>
                      </wpg:grpSpPr>
                      <pic:pic xmlns:pic="http://schemas.openxmlformats.org/drawingml/2006/picture">
                        <pic:nvPicPr>
                          <pic:cNvPr id="117" name="Picture 1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5725" cy="2679065"/>
                          </a:xfrm>
                          <a:prstGeom prst="rect">
                            <a:avLst/>
                          </a:prstGeom>
                        </pic:spPr>
                      </pic:pic>
                      <wps:wsp>
                        <wps:cNvPr id="118" name="Oval 118"/>
                        <wps:cNvSpPr/>
                        <wps:spPr>
                          <a:xfrm rot="20041594">
                            <a:off x="2917825" y="908050"/>
                            <a:ext cx="781050" cy="581719"/>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H="1" flipV="1">
                            <a:off x="3511550" y="1435100"/>
                            <a:ext cx="200025" cy="3143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4FA52EF7">
              <v:group id="Group 120" style="width:306.75pt;height:210.95pt;mso-position-horizontal-relative:char;mso-position-vertical-relative:line" coordsize="38957,26790" o:spid="_x0000_s1026" w14:anchorId="25C0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">
                <v:shape id="Picture 117" style="position:absolute;width:38957;height:2679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">
                  <v:imagedata o:title="" r:id="rId28"/>
                </v:shape>
                <v:oval id="Oval 118" style="position:absolute;left:29178;top:9080;width:7810;height:5817;rotation:-1702195fd;visibility:visible;mso-wrap-style:square;v-text-anchor:middle" o:spid="_x0000_s1028" filled="f" strokecolor="black [3213]"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">
                  <v:stroke joinstyle="miter"/>
                </v:oval>
                <v:shape id="Straight Arrow Connector 119" style="position:absolute;left:35115;top:14351;width:2000;height:3143;flip:x y;visibility:visible;mso-wrap-style:square" o:spid="_x0000_s1029"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">
                  <v:stroke joinstyle="miter" endarrow="block"/>
                </v:shape>
                <w10:anchorlock/>
              </v:group>
            </w:pict>
          </mc:Fallback>
        </mc:AlternateContent>
      </w:r>
      <w:commentRangeEnd w:id="9"/>
      <w:r w:rsidR="00DE0C46">
        <w:rPr>
          <w:rStyle w:val="CommentReference"/>
        </w:rPr>
        <w:commentReference w:id="9"/>
      </w:r>
    </w:p>
    <w:p w:rsidR="0062660B" w:rsidP="0062660B" w:rsidRDefault="0062660B" w14:paraId="311B31B1" w14:textId="77777777">
      <w:pPr>
        <w:rPr>
          <w:rFonts w:cs="Arial"/>
          <w:szCs w:val="22"/>
        </w:rPr>
      </w:pPr>
    </w:p>
    <w:p w:rsidR="005E58F2" w:rsidP="0062660B" w:rsidRDefault="0062660B" w14:paraId="2989008E" w14:textId="77777777">
      <w:pPr>
        <w:ind w:left="720"/>
        <w:rPr>
          <w:rFonts w:cs="Arial"/>
          <w:szCs w:val="22"/>
        </w:rPr>
      </w:pPr>
      <w:r>
        <w:rPr>
          <w:rFonts w:cs="Arial"/>
          <w:szCs w:val="22"/>
        </w:rPr>
        <w:t>The circled portion of this structure represents</w:t>
      </w:r>
    </w:p>
    <w:p w:rsidRPr="009B6CBE" w:rsidR="005E58F2" w:rsidP="002172B6" w:rsidRDefault="005E58F2" w14:paraId="07E70DB9" w14:textId="0D83EEA8">
      <w:pPr>
        <w:rPr>
          <w:rFonts w:cs="Arial"/>
          <w:szCs w:val="22"/>
        </w:rPr>
      </w:pPr>
    </w:p>
    <w:p w:rsidRPr="00220B6F" w:rsidR="005E58F2" w:rsidP="002172B6" w:rsidRDefault="0062660B" w14:paraId="74F77B35" w14:textId="3CEB927D">
      <w:pPr>
        <w:pStyle w:val="ListParagraph"/>
        <w:numPr>
          <w:ilvl w:val="0"/>
          <w:numId w:val="20"/>
        </w:numPr>
        <w:contextualSpacing/>
        <w:rPr>
          <w:rFonts w:cs="Arial"/>
          <w:szCs w:val="22"/>
        </w:rPr>
      </w:pPr>
      <w:r>
        <w:rPr>
          <w:rFonts w:cs="Arial"/>
          <w:szCs w:val="22"/>
        </w:rPr>
        <w:t>an alpha he</w:t>
      </w:r>
      <w:r w:rsidR="00623562">
        <w:rPr>
          <w:rFonts w:cs="Arial"/>
          <w:szCs w:val="22"/>
        </w:rPr>
        <w:t>l</w:t>
      </w:r>
      <w:r>
        <w:rPr>
          <w:rFonts w:cs="Arial"/>
          <w:szCs w:val="22"/>
        </w:rPr>
        <w:t>ix.</w:t>
      </w:r>
    </w:p>
    <w:p w:rsidR="005E58F2" w:rsidP="002172B6" w:rsidRDefault="0062660B" w14:paraId="553EA567" w14:textId="0C04C049">
      <w:pPr>
        <w:pStyle w:val="ListParagraph"/>
        <w:numPr>
          <w:ilvl w:val="0"/>
          <w:numId w:val="20"/>
        </w:numPr>
        <w:contextualSpacing/>
        <w:rPr>
          <w:rFonts w:cs="Arial"/>
          <w:szCs w:val="22"/>
        </w:rPr>
      </w:pPr>
      <w:r>
        <w:rPr>
          <w:rFonts w:cs="Arial"/>
          <w:szCs w:val="22"/>
        </w:rPr>
        <w:t>a beta pleated sheet.</w:t>
      </w:r>
    </w:p>
    <w:p w:rsidRPr="00F836ED" w:rsidR="005E58F2" w:rsidP="002172B6" w:rsidRDefault="0062660B" w14:paraId="5F5C31B7" w14:textId="4DED571C">
      <w:pPr>
        <w:pStyle w:val="ListParagraph"/>
        <w:numPr>
          <w:ilvl w:val="0"/>
          <w:numId w:val="20"/>
        </w:numPr>
        <w:contextualSpacing/>
        <w:rPr>
          <w:rFonts w:cs="Arial"/>
          <w:szCs w:val="22"/>
        </w:rPr>
      </w:pPr>
      <w:r>
        <w:rPr>
          <w:rFonts w:cs="Arial"/>
          <w:szCs w:val="22"/>
        </w:rPr>
        <w:t xml:space="preserve">a </w:t>
      </w:r>
      <w:proofErr w:type="spellStart"/>
      <w:r>
        <w:rPr>
          <w:rFonts w:cs="Arial"/>
          <w:szCs w:val="22"/>
        </w:rPr>
        <w:t>disulfide</w:t>
      </w:r>
      <w:proofErr w:type="spellEnd"/>
      <w:r>
        <w:rPr>
          <w:rFonts w:cs="Arial"/>
          <w:szCs w:val="22"/>
        </w:rPr>
        <w:t xml:space="preserve"> bridge.</w:t>
      </w:r>
    </w:p>
    <w:p w:rsidRPr="0062660B" w:rsidR="005E58F2" w:rsidP="002172B6" w:rsidRDefault="0062660B" w14:paraId="726D793B" w14:textId="6E4A3993">
      <w:pPr>
        <w:pStyle w:val="ListParagraph"/>
        <w:numPr>
          <w:ilvl w:val="0"/>
          <w:numId w:val="20"/>
        </w:numPr>
        <w:contextualSpacing/>
        <w:rPr>
          <w:rFonts w:cs="Arial"/>
          <w:szCs w:val="22"/>
        </w:rPr>
      </w:pPr>
      <w:r>
        <w:rPr>
          <w:rFonts w:cs="Arial"/>
          <w:szCs w:val="22"/>
        </w:rPr>
        <w:t>an ionic bond.</w:t>
      </w:r>
    </w:p>
    <w:p w:rsidR="0062660B" w:rsidRDefault="0062660B" w14:paraId="616AD9AF" w14:textId="67FE8208">
      <w:pPr>
        <w:rPr>
          <w:rFonts w:cs="Arial"/>
          <w:szCs w:val="22"/>
        </w:rPr>
      </w:pPr>
      <w:r>
        <w:rPr>
          <w:rFonts w:cs="Arial"/>
          <w:szCs w:val="22"/>
        </w:rPr>
        <w:br w:type="page"/>
      </w:r>
    </w:p>
    <w:p w:rsidR="005E58F2" w:rsidP="002172B6" w:rsidRDefault="005E58F2" w14:paraId="6CD0BD20" w14:textId="64ECB63A">
      <w:pPr>
        <w:ind w:left="720" w:hanging="720"/>
        <w:rPr>
          <w:rFonts w:cs="Arial"/>
          <w:szCs w:val="22"/>
        </w:rPr>
      </w:pPr>
      <w:r>
        <w:rPr>
          <w:rFonts w:cs="Arial"/>
          <w:szCs w:val="22"/>
        </w:rPr>
        <w:t>17.</w:t>
      </w:r>
      <w:r>
        <w:rPr>
          <w:rFonts w:cs="Arial"/>
          <w:szCs w:val="22"/>
        </w:rPr>
        <w:tab/>
      </w:r>
      <w:r w:rsidR="009C1422">
        <w:rPr>
          <w:rFonts w:cs="Arial"/>
          <w:szCs w:val="22"/>
        </w:rPr>
        <w:t>Consider the molecule below.</w:t>
      </w:r>
    </w:p>
    <w:p w:rsidR="009C1422" w:rsidP="002172B6" w:rsidRDefault="009C1422" w14:paraId="6817CD9F" w14:textId="743844F2">
      <w:pPr>
        <w:ind w:left="720" w:hanging="720"/>
        <w:rPr>
          <w:rFonts w:cs="Arial"/>
          <w:szCs w:val="22"/>
        </w:rPr>
      </w:pPr>
    </w:p>
    <w:p w:rsidR="009C1422" w:rsidP="1EB77BD1" w:rsidRDefault="009C1422" w14:paraId="2DB9DF3E" w14:textId="42BBC11F">
      <w:pPr>
        <w:ind w:left="720" w:hanging="720"/>
        <w:jc w:val="center"/>
        <w:rPr>
          <w:rFonts w:cs="Arial"/>
        </w:rPr>
      </w:pPr>
      <w:r w:rsidRPr="009C1422">
        <w:rPr>
          <w:rFonts w:cs="Arial"/>
          <w:noProof/>
          <w:szCs w:val="22"/>
        </w:rPr>
        <w:drawing>
          <wp:inline distT="0" distB="0" distL="0" distR="0" wp14:anchorId="37EC8F70" wp14:editId="664A7395">
            <wp:extent cx="2533650" cy="103254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1717" cy="1043987"/>
                    </a:xfrm>
                    <a:prstGeom prst="rect">
                      <a:avLst/>
                    </a:prstGeom>
                  </pic:spPr>
                </pic:pic>
              </a:graphicData>
            </a:graphic>
          </wp:inline>
        </w:drawing>
      </w:r>
    </w:p>
    <w:p w:rsidR="009C1422" w:rsidP="002172B6" w:rsidRDefault="009C1422" w14:paraId="3A1A0E9A" w14:textId="14AEEAC3">
      <w:pPr>
        <w:ind w:left="720" w:hanging="720"/>
        <w:rPr>
          <w:rFonts w:cs="Arial"/>
          <w:szCs w:val="22"/>
        </w:rPr>
      </w:pPr>
    </w:p>
    <w:p w:rsidR="009C1422" w:rsidP="002172B6" w:rsidRDefault="009C1422" w14:paraId="1570F2E4" w14:textId="1013DB22">
      <w:pPr>
        <w:ind w:left="720" w:hanging="720"/>
        <w:rPr>
          <w:rFonts w:cs="Arial"/>
          <w:szCs w:val="22"/>
        </w:rPr>
      </w:pPr>
      <w:r>
        <w:rPr>
          <w:rFonts w:cs="Arial"/>
          <w:szCs w:val="22"/>
        </w:rPr>
        <w:tab/>
      </w:r>
      <w:r>
        <w:rPr>
          <w:rFonts w:cs="Arial"/>
          <w:szCs w:val="22"/>
        </w:rPr>
        <w:t>Which of the following correctly shows a chain structural, position structural and geometric isomer of th</w:t>
      </w:r>
      <w:r w:rsidR="00623562">
        <w:rPr>
          <w:rFonts w:cs="Arial"/>
          <w:szCs w:val="22"/>
        </w:rPr>
        <w:t>is</w:t>
      </w:r>
      <w:r>
        <w:rPr>
          <w:rFonts w:cs="Arial"/>
          <w:szCs w:val="22"/>
        </w:rPr>
        <w:t xml:space="preserve"> molecule?</w:t>
      </w:r>
    </w:p>
    <w:p w:rsidR="009C1422" w:rsidP="002172B6" w:rsidRDefault="009C1422" w14:paraId="40D8E7F2" w14:textId="29387B07">
      <w:pPr>
        <w:ind w:left="720" w:hanging="720"/>
        <w:rPr>
          <w:rFonts w:cs="Arial"/>
          <w:szCs w:val="22"/>
        </w:rPr>
      </w:pPr>
    </w:p>
    <w:tbl>
      <w:tblPr>
        <w:tblStyle w:val="TableGrid"/>
        <w:tblW w:w="9208" w:type="dxa"/>
        <w:tblInd w:w="426" w:type="dxa"/>
        <w:tblLook w:val="04A0" w:firstRow="1" w:lastRow="0" w:firstColumn="1" w:lastColumn="0" w:noHBand="0" w:noVBand="1"/>
      </w:tblPr>
      <w:tblGrid>
        <w:gridCol w:w="486"/>
        <w:gridCol w:w="2824"/>
        <w:gridCol w:w="2894"/>
        <w:gridCol w:w="3004"/>
      </w:tblGrid>
      <w:tr w:rsidRPr="00812266" w:rsidR="009C1422" w:rsidTr="1EB77BD1" w14:paraId="19038589" w14:textId="34105E14">
        <w:trPr>
          <w:trHeight w:val="454"/>
        </w:trPr>
        <w:tc>
          <w:tcPr>
            <w:tcW w:w="716" w:type="dxa"/>
            <w:tcBorders>
              <w:top w:val="nil"/>
              <w:left w:val="nil"/>
              <w:bottom w:val="nil"/>
              <w:right w:val="single" w:color="auto" w:sz="4" w:space="0"/>
            </w:tcBorders>
            <w:tcMar/>
            <w:vAlign w:val="center"/>
          </w:tcPr>
          <w:p w:rsidRPr="00812266" w:rsidR="009C1422" w:rsidP="009C1422" w:rsidRDefault="009C1422" w14:paraId="58FDEADF" w14:textId="77777777">
            <w:pPr>
              <w:jc w:val="center"/>
              <w:rPr>
                <w:rFonts w:cs="Arial"/>
                <w:b/>
                <w:bCs/>
                <w:szCs w:val="22"/>
              </w:rPr>
            </w:pPr>
          </w:p>
        </w:tc>
        <w:tc>
          <w:tcPr>
            <w:tcW w:w="2874" w:type="dxa"/>
            <w:tcBorders>
              <w:left w:val="single" w:color="auto" w:sz="4" w:space="0"/>
            </w:tcBorders>
            <w:tcMar/>
            <w:vAlign w:val="center"/>
          </w:tcPr>
          <w:p w:rsidRPr="00812266" w:rsidR="009C1422" w:rsidP="009C1422" w:rsidRDefault="009C1422" w14:paraId="202864B6" w14:textId="2E0D1E0A">
            <w:pPr>
              <w:jc w:val="center"/>
              <w:rPr>
                <w:rFonts w:cs="Arial"/>
                <w:b/>
                <w:bCs/>
                <w:szCs w:val="22"/>
              </w:rPr>
            </w:pPr>
            <w:r>
              <w:rPr>
                <w:rFonts w:cs="Arial"/>
                <w:b/>
                <w:bCs/>
                <w:szCs w:val="22"/>
              </w:rPr>
              <w:t>Chain</w:t>
            </w:r>
          </w:p>
        </w:tc>
        <w:tc>
          <w:tcPr>
            <w:tcW w:w="2969" w:type="dxa"/>
            <w:tcMar/>
            <w:vAlign w:val="center"/>
          </w:tcPr>
          <w:p w:rsidRPr="00812266" w:rsidR="009C1422" w:rsidP="009C1422" w:rsidRDefault="009C1422" w14:paraId="48AC674B" w14:textId="240A7BE0">
            <w:pPr>
              <w:jc w:val="center"/>
              <w:rPr>
                <w:rFonts w:cs="Arial"/>
                <w:b/>
                <w:bCs/>
                <w:szCs w:val="22"/>
              </w:rPr>
            </w:pPr>
            <w:r>
              <w:rPr>
                <w:rFonts w:cs="Arial"/>
                <w:b/>
                <w:bCs/>
                <w:szCs w:val="22"/>
              </w:rPr>
              <w:t>Position</w:t>
            </w:r>
          </w:p>
        </w:tc>
        <w:tc>
          <w:tcPr>
            <w:tcW w:w="2649" w:type="dxa"/>
            <w:tcMar/>
            <w:vAlign w:val="center"/>
          </w:tcPr>
          <w:p w:rsidR="009C1422" w:rsidP="009C1422" w:rsidRDefault="009C1422" w14:paraId="72F5E926" w14:textId="5F35BEEF">
            <w:pPr>
              <w:jc w:val="center"/>
              <w:rPr>
                <w:rFonts w:cs="Arial"/>
                <w:b/>
                <w:bCs/>
                <w:szCs w:val="22"/>
              </w:rPr>
            </w:pPr>
            <w:r>
              <w:rPr>
                <w:rFonts w:cs="Arial"/>
                <w:b/>
                <w:bCs/>
                <w:szCs w:val="22"/>
              </w:rPr>
              <w:t>Geometric</w:t>
            </w:r>
          </w:p>
        </w:tc>
      </w:tr>
      <w:tr w:rsidR="009C1422" w:rsidTr="1EB77BD1" w14:paraId="042F0FA3" w14:textId="5EFE465F">
        <w:trPr>
          <w:trHeight w:val="1417"/>
        </w:trPr>
        <w:tc>
          <w:tcPr>
            <w:tcW w:w="716" w:type="dxa"/>
            <w:tcBorders>
              <w:top w:val="nil"/>
              <w:left w:val="nil"/>
              <w:bottom w:val="nil"/>
              <w:right w:val="single" w:color="auto" w:sz="4" w:space="0"/>
            </w:tcBorders>
            <w:tcMar/>
            <w:vAlign w:val="center"/>
          </w:tcPr>
          <w:p w:rsidR="009C1422" w:rsidP="009C1422" w:rsidRDefault="009C1422" w14:paraId="372691B7" w14:textId="77777777">
            <w:pPr>
              <w:jc w:val="center"/>
              <w:rPr>
                <w:rFonts w:cs="Arial"/>
                <w:szCs w:val="22"/>
              </w:rPr>
            </w:pPr>
            <w:r>
              <w:rPr>
                <w:rFonts w:cs="Arial"/>
                <w:szCs w:val="22"/>
              </w:rPr>
              <w:t>(a)</w:t>
            </w:r>
          </w:p>
        </w:tc>
        <w:tc>
          <w:tcPr>
            <w:tcW w:w="2874" w:type="dxa"/>
            <w:tcBorders>
              <w:left w:val="single" w:color="auto" w:sz="4" w:space="0"/>
            </w:tcBorders>
            <w:tcMar/>
            <w:vAlign w:val="center"/>
          </w:tcPr>
          <w:p w:rsidR="009C1422" w:rsidP="1EB77BD1" w:rsidRDefault="009C1422" w14:paraId="5DB0F51E" w14:textId="00E5D4EE">
            <w:pPr>
              <w:jc w:val="center"/>
              <w:rPr>
                <w:rFonts w:cs="Arial"/>
              </w:rPr>
            </w:pPr>
            <w:r w:rsidRPr="009C1422">
              <w:rPr>
                <w:rFonts w:cs="Arial"/>
                <w:noProof/>
                <w:szCs w:val="22"/>
              </w:rPr>
              <w:drawing>
                <wp:inline distT="0" distB="0" distL="0" distR="0" wp14:anchorId="0C266E14" wp14:editId="51410EF8">
                  <wp:extent cx="1657350" cy="67542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4935" cy="686669"/>
                          </a:xfrm>
                          <a:prstGeom prst="rect">
                            <a:avLst/>
                          </a:prstGeom>
                        </pic:spPr>
                      </pic:pic>
                    </a:graphicData>
                  </a:graphic>
                </wp:inline>
              </w:drawing>
            </w:r>
          </w:p>
        </w:tc>
        <w:tc>
          <w:tcPr>
            <w:tcW w:w="2969" w:type="dxa"/>
            <w:tcMar/>
            <w:vAlign w:val="center"/>
          </w:tcPr>
          <w:p w:rsidR="009C1422" w:rsidP="1EB77BD1" w:rsidRDefault="009C1422" w14:paraId="68B85F5B" w14:textId="6730447F">
            <w:pPr>
              <w:jc w:val="center"/>
              <w:rPr>
                <w:rFonts w:cs="Arial"/>
              </w:rPr>
            </w:pPr>
            <w:r w:rsidRPr="009C1422">
              <w:rPr>
                <w:rFonts w:cs="Arial"/>
                <w:noProof/>
                <w:szCs w:val="22"/>
              </w:rPr>
              <w:drawing>
                <wp:inline distT="0" distB="0" distL="0" distR="0" wp14:anchorId="41C0B811" wp14:editId="47E812E4">
                  <wp:extent cx="1466850" cy="72451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14744" cy="748173"/>
                          </a:xfrm>
                          <a:prstGeom prst="rect">
                            <a:avLst/>
                          </a:prstGeom>
                        </pic:spPr>
                      </pic:pic>
                    </a:graphicData>
                  </a:graphic>
                </wp:inline>
              </w:drawing>
            </w:r>
          </w:p>
        </w:tc>
        <w:tc>
          <w:tcPr>
            <w:tcW w:w="2649" w:type="dxa"/>
            <w:tcMar/>
            <w:vAlign w:val="center"/>
          </w:tcPr>
          <w:p w:rsidR="009C1422" w:rsidP="1EB77BD1" w:rsidRDefault="009C1422" w14:paraId="5BDE962F" w14:textId="5F094389">
            <w:pPr>
              <w:jc w:val="center"/>
              <w:rPr>
                <w:rFonts w:cs="Arial"/>
              </w:rPr>
            </w:pPr>
            <w:r w:rsidRPr="009C1422">
              <w:rPr>
                <w:rFonts w:cs="Arial"/>
                <w:noProof/>
                <w:szCs w:val="22"/>
              </w:rPr>
              <w:drawing>
                <wp:inline distT="0" distB="0" distL="0" distR="0" wp14:anchorId="0170BEFB" wp14:editId="2D2983A7">
                  <wp:extent cx="1771650" cy="722008"/>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2001" cy="734377"/>
                          </a:xfrm>
                          <a:prstGeom prst="rect">
                            <a:avLst/>
                          </a:prstGeom>
                        </pic:spPr>
                      </pic:pic>
                    </a:graphicData>
                  </a:graphic>
                </wp:inline>
              </w:drawing>
            </w:r>
          </w:p>
        </w:tc>
      </w:tr>
      <w:tr w:rsidR="009C1422" w:rsidTr="1EB77BD1" w14:paraId="63596EF5" w14:textId="05346397">
        <w:trPr>
          <w:trHeight w:val="1417"/>
        </w:trPr>
        <w:tc>
          <w:tcPr>
            <w:tcW w:w="716" w:type="dxa"/>
            <w:tcBorders>
              <w:top w:val="nil"/>
              <w:left w:val="nil"/>
              <w:bottom w:val="nil"/>
              <w:right w:val="single" w:color="auto" w:sz="4" w:space="0"/>
            </w:tcBorders>
            <w:tcMar/>
            <w:vAlign w:val="center"/>
          </w:tcPr>
          <w:p w:rsidR="009C1422" w:rsidP="009C1422" w:rsidRDefault="009C1422" w14:paraId="1C779112" w14:textId="77777777">
            <w:pPr>
              <w:jc w:val="center"/>
              <w:rPr>
                <w:rFonts w:cs="Arial"/>
                <w:szCs w:val="22"/>
              </w:rPr>
            </w:pPr>
            <w:r>
              <w:rPr>
                <w:rFonts w:cs="Arial"/>
                <w:szCs w:val="22"/>
              </w:rPr>
              <w:t>(b)</w:t>
            </w:r>
          </w:p>
        </w:tc>
        <w:tc>
          <w:tcPr>
            <w:tcW w:w="2874" w:type="dxa"/>
            <w:tcBorders>
              <w:left w:val="single" w:color="auto" w:sz="4" w:space="0"/>
            </w:tcBorders>
            <w:tcMar/>
            <w:vAlign w:val="center"/>
          </w:tcPr>
          <w:p w:rsidRPr="00812266" w:rsidR="009C1422" w:rsidP="1EB77BD1" w:rsidRDefault="009C1422" w14:paraId="32052380" w14:textId="6BB1B66F">
            <w:pPr>
              <w:jc w:val="center"/>
              <w:rPr>
                <w:rFonts w:cs="Arial"/>
              </w:rPr>
            </w:pPr>
            <w:r w:rsidRPr="009C1422">
              <w:rPr>
                <w:rFonts w:cs="Arial"/>
                <w:noProof/>
                <w:szCs w:val="22"/>
              </w:rPr>
              <w:drawing>
                <wp:inline distT="0" distB="0" distL="0" distR="0" wp14:anchorId="1BB09F09" wp14:editId="2CAC7ACE">
                  <wp:extent cx="1514475" cy="71125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1611" cy="728691"/>
                          </a:xfrm>
                          <a:prstGeom prst="rect">
                            <a:avLst/>
                          </a:prstGeom>
                        </pic:spPr>
                      </pic:pic>
                    </a:graphicData>
                  </a:graphic>
                </wp:inline>
              </w:drawing>
            </w:r>
          </w:p>
        </w:tc>
        <w:tc>
          <w:tcPr>
            <w:tcW w:w="2969" w:type="dxa"/>
            <w:tcMar/>
            <w:vAlign w:val="center"/>
          </w:tcPr>
          <w:p w:rsidR="009C1422" w:rsidP="1EB77BD1" w:rsidRDefault="009C1422" w14:paraId="0A2FB5AD" w14:textId="6C3163C8">
            <w:pPr>
              <w:jc w:val="center"/>
              <w:rPr>
                <w:rFonts w:cs="Arial"/>
              </w:rPr>
            </w:pPr>
            <w:r w:rsidRPr="009C1422">
              <w:rPr>
                <w:rFonts w:cs="Arial"/>
                <w:noProof/>
                <w:szCs w:val="22"/>
              </w:rPr>
              <w:drawing>
                <wp:inline distT="0" distB="0" distL="0" distR="0" wp14:anchorId="3DCDF0AF" wp14:editId="6FF00235">
                  <wp:extent cx="1657350" cy="67542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4935" cy="686669"/>
                          </a:xfrm>
                          <a:prstGeom prst="rect">
                            <a:avLst/>
                          </a:prstGeom>
                        </pic:spPr>
                      </pic:pic>
                    </a:graphicData>
                  </a:graphic>
                </wp:inline>
              </w:drawing>
            </w:r>
          </w:p>
        </w:tc>
        <w:tc>
          <w:tcPr>
            <w:tcW w:w="2649" w:type="dxa"/>
            <w:tcMar/>
            <w:vAlign w:val="center"/>
          </w:tcPr>
          <w:p w:rsidR="009C1422" w:rsidP="1EB77BD1" w:rsidRDefault="009C1422" w14:paraId="45DD5B84" w14:textId="0B5F5956">
            <w:pPr>
              <w:jc w:val="center"/>
              <w:rPr>
                <w:rFonts w:cs="Arial"/>
              </w:rPr>
            </w:pPr>
            <w:r w:rsidRPr="009C1422">
              <w:rPr>
                <w:rFonts w:cs="Arial"/>
                <w:noProof/>
                <w:szCs w:val="22"/>
              </w:rPr>
              <w:drawing>
                <wp:inline distT="0" distB="0" distL="0" distR="0" wp14:anchorId="63F2F65B" wp14:editId="65918F22">
                  <wp:extent cx="1771650" cy="72200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1428" cy="730068"/>
                          </a:xfrm>
                          <a:prstGeom prst="rect">
                            <a:avLst/>
                          </a:prstGeom>
                        </pic:spPr>
                      </pic:pic>
                    </a:graphicData>
                  </a:graphic>
                </wp:inline>
              </w:drawing>
            </w:r>
          </w:p>
        </w:tc>
      </w:tr>
      <w:tr w:rsidR="009C1422" w:rsidTr="1EB77BD1" w14:paraId="04B12591" w14:textId="580CB19D">
        <w:trPr>
          <w:trHeight w:val="1417"/>
        </w:trPr>
        <w:tc>
          <w:tcPr>
            <w:tcW w:w="716" w:type="dxa"/>
            <w:tcBorders>
              <w:top w:val="nil"/>
              <w:left w:val="nil"/>
              <w:bottom w:val="nil"/>
              <w:right w:val="single" w:color="auto" w:sz="4" w:space="0"/>
            </w:tcBorders>
            <w:tcMar/>
            <w:vAlign w:val="center"/>
          </w:tcPr>
          <w:p w:rsidR="009C1422" w:rsidP="009C1422" w:rsidRDefault="009C1422" w14:paraId="7902A749" w14:textId="77777777">
            <w:pPr>
              <w:jc w:val="center"/>
              <w:rPr>
                <w:rFonts w:cs="Arial"/>
                <w:szCs w:val="22"/>
              </w:rPr>
            </w:pPr>
            <w:r>
              <w:rPr>
                <w:rFonts w:cs="Arial"/>
                <w:szCs w:val="22"/>
              </w:rPr>
              <w:t>(c)</w:t>
            </w:r>
          </w:p>
        </w:tc>
        <w:tc>
          <w:tcPr>
            <w:tcW w:w="2874" w:type="dxa"/>
            <w:tcBorders>
              <w:left w:val="single" w:color="auto" w:sz="4" w:space="0"/>
              <w:bottom w:val="single" w:color="auto" w:sz="4" w:space="0"/>
            </w:tcBorders>
            <w:tcMar/>
            <w:vAlign w:val="center"/>
          </w:tcPr>
          <w:p w:rsidR="009C1422" w:rsidP="1EB77BD1" w:rsidRDefault="009C1422" w14:paraId="75D88624" w14:textId="61B30C0A">
            <w:pPr>
              <w:jc w:val="center"/>
              <w:rPr>
                <w:rFonts w:cs="Arial"/>
              </w:rPr>
            </w:pPr>
            <w:r w:rsidRPr="009C1422">
              <w:rPr>
                <w:rFonts w:cs="Arial"/>
                <w:noProof/>
                <w:szCs w:val="22"/>
              </w:rPr>
              <w:drawing>
                <wp:inline distT="0" distB="0" distL="0" distR="0" wp14:anchorId="2CE1D205" wp14:editId="1C2CEA23">
                  <wp:extent cx="1654394" cy="6572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0533" cy="671582"/>
                          </a:xfrm>
                          <a:prstGeom prst="rect">
                            <a:avLst/>
                          </a:prstGeom>
                        </pic:spPr>
                      </pic:pic>
                    </a:graphicData>
                  </a:graphic>
                </wp:inline>
              </w:drawing>
            </w:r>
          </w:p>
        </w:tc>
        <w:tc>
          <w:tcPr>
            <w:tcW w:w="2969" w:type="dxa"/>
            <w:tcBorders>
              <w:bottom w:val="single" w:color="auto" w:sz="4" w:space="0"/>
            </w:tcBorders>
            <w:tcMar/>
            <w:vAlign w:val="center"/>
          </w:tcPr>
          <w:p w:rsidR="009C1422" w:rsidP="1EB77BD1" w:rsidRDefault="009C1422" w14:paraId="0E9EFF34" w14:textId="41F7A3DF">
            <w:pPr>
              <w:jc w:val="center"/>
              <w:rPr>
                <w:rFonts w:cs="Arial"/>
              </w:rPr>
            </w:pPr>
            <w:r w:rsidRPr="009C1422">
              <w:rPr>
                <w:rFonts w:cs="Arial"/>
                <w:noProof/>
                <w:szCs w:val="22"/>
              </w:rPr>
              <w:drawing>
                <wp:inline distT="0" distB="0" distL="0" distR="0" wp14:anchorId="54568331" wp14:editId="021F11F1">
                  <wp:extent cx="1466850" cy="724517"/>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14744" cy="748173"/>
                          </a:xfrm>
                          <a:prstGeom prst="rect">
                            <a:avLst/>
                          </a:prstGeom>
                        </pic:spPr>
                      </pic:pic>
                    </a:graphicData>
                  </a:graphic>
                </wp:inline>
              </w:drawing>
            </w:r>
          </w:p>
        </w:tc>
        <w:tc>
          <w:tcPr>
            <w:tcW w:w="2649" w:type="dxa"/>
            <w:tcBorders>
              <w:bottom w:val="single" w:color="auto" w:sz="4" w:space="0"/>
            </w:tcBorders>
            <w:tcMar/>
            <w:vAlign w:val="center"/>
          </w:tcPr>
          <w:p w:rsidR="009C1422" w:rsidP="1EB77BD1" w:rsidRDefault="009C1422" w14:paraId="7A06CBFE" w14:textId="59972294">
            <w:pPr>
              <w:jc w:val="center"/>
              <w:rPr>
                <w:rFonts w:cs="Arial"/>
              </w:rPr>
            </w:pPr>
            <w:r w:rsidRPr="009C1422">
              <w:rPr>
                <w:rFonts w:cs="Arial"/>
                <w:noProof/>
                <w:szCs w:val="22"/>
              </w:rPr>
              <w:drawing>
                <wp:inline distT="0" distB="0" distL="0" distR="0" wp14:anchorId="1616632E" wp14:editId="7CFFFA20">
                  <wp:extent cx="1752921" cy="714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0126" cy="725462"/>
                          </a:xfrm>
                          <a:prstGeom prst="rect">
                            <a:avLst/>
                          </a:prstGeom>
                        </pic:spPr>
                      </pic:pic>
                    </a:graphicData>
                  </a:graphic>
                </wp:inline>
              </w:drawing>
            </w:r>
          </w:p>
        </w:tc>
      </w:tr>
      <w:tr w:rsidR="009C1422" w:rsidTr="1EB77BD1" w14:paraId="574C7B1A" w14:textId="71CCC80E">
        <w:trPr>
          <w:trHeight w:val="1417"/>
        </w:trPr>
        <w:tc>
          <w:tcPr>
            <w:tcW w:w="716" w:type="dxa"/>
            <w:tcBorders>
              <w:top w:val="nil"/>
              <w:left w:val="nil"/>
              <w:bottom w:val="nil"/>
              <w:right w:val="single" w:color="auto" w:sz="4" w:space="0"/>
            </w:tcBorders>
            <w:tcMar/>
            <w:vAlign w:val="center"/>
          </w:tcPr>
          <w:p w:rsidR="009C1422" w:rsidP="009C1422" w:rsidRDefault="009C1422" w14:paraId="1AFADD95" w14:textId="77777777">
            <w:pPr>
              <w:jc w:val="center"/>
              <w:rPr>
                <w:rFonts w:cs="Arial"/>
                <w:szCs w:val="22"/>
              </w:rPr>
            </w:pPr>
            <w:r>
              <w:rPr>
                <w:rFonts w:cs="Arial"/>
                <w:szCs w:val="22"/>
              </w:rPr>
              <w:t>(d)</w:t>
            </w:r>
          </w:p>
        </w:tc>
        <w:tc>
          <w:tcPr>
            <w:tcW w:w="2874" w:type="dxa"/>
            <w:tcBorders>
              <w:left w:val="single" w:color="auto" w:sz="4" w:space="0"/>
              <w:bottom w:val="single" w:color="auto" w:sz="4" w:space="0"/>
            </w:tcBorders>
            <w:tcMar/>
            <w:vAlign w:val="center"/>
          </w:tcPr>
          <w:p w:rsidR="009C1422" w:rsidP="1EB77BD1" w:rsidRDefault="009C1422" w14:paraId="25134F8F" w14:textId="23E75DEC">
            <w:pPr>
              <w:jc w:val="center"/>
              <w:rPr>
                <w:rFonts w:cs="Arial"/>
              </w:rPr>
            </w:pPr>
            <w:r w:rsidRPr="009C1422">
              <w:rPr>
                <w:rFonts w:cs="Arial"/>
                <w:noProof/>
                <w:szCs w:val="22"/>
              </w:rPr>
              <w:drawing>
                <wp:inline distT="0" distB="0" distL="0" distR="0" wp14:anchorId="7E0AE0E0" wp14:editId="032BAAF2">
                  <wp:extent cx="1466850" cy="7245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14744" cy="748173"/>
                          </a:xfrm>
                          <a:prstGeom prst="rect">
                            <a:avLst/>
                          </a:prstGeom>
                        </pic:spPr>
                      </pic:pic>
                    </a:graphicData>
                  </a:graphic>
                </wp:inline>
              </w:drawing>
            </w:r>
          </w:p>
        </w:tc>
        <w:tc>
          <w:tcPr>
            <w:tcW w:w="2969" w:type="dxa"/>
            <w:tcBorders>
              <w:bottom w:val="single" w:color="auto" w:sz="4" w:space="0"/>
            </w:tcBorders>
            <w:tcMar/>
            <w:vAlign w:val="center"/>
          </w:tcPr>
          <w:p w:rsidR="009C1422" w:rsidP="1EB77BD1" w:rsidRDefault="009C1422" w14:paraId="70DFDDCA" w14:textId="471E9279">
            <w:pPr>
              <w:jc w:val="center"/>
              <w:rPr>
                <w:rFonts w:cs="Arial"/>
              </w:rPr>
            </w:pPr>
            <w:r w:rsidRPr="009C1422">
              <w:rPr>
                <w:rFonts w:cs="Arial"/>
                <w:noProof/>
                <w:szCs w:val="22"/>
              </w:rPr>
              <w:drawing>
                <wp:inline distT="0" distB="0" distL="0" distR="0" wp14:anchorId="7AE60172" wp14:editId="3D49C022">
                  <wp:extent cx="1702347" cy="6762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6038" cy="685686"/>
                          </a:xfrm>
                          <a:prstGeom prst="rect">
                            <a:avLst/>
                          </a:prstGeom>
                        </pic:spPr>
                      </pic:pic>
                    </a:graphicData>
                  </a:graphic>
                </wp:inline>
              </w:drawing>
            </w:r>
          </w:p>
        </w:tc>
        <w:tc>
          <w:tcPr>
            <w:tcW w:w="2649" w:type="dxa"/>
            <w:tcBorders>
              <w:bottom w:val="single" w:color="auto" w:sz="4" w:space="0"/>
            </w:tcBorders>
            <w:tcMar/>
            <w:vAlign w:val="center"/>
          </w:tcPr>
          <w:p w:rsidR="009C1422" w:rsidP="1EB77BD1" w:rsidRDefault="009C1422" w14:paraId="5823B9CB" w14:textId="01D2ECCB">
            <w:pPr>
              <w:jc w:val="center"/>
              <w:rPr>
                <w:rFonts w:cs="Arial"/>
              </w:rPr>
            </w:pPr>
            <w:r w:rsidRPr="009C1422">
              <w:rPr>
                <w:rFonts w:cs="Arial"/>
                <w:noProof/>
                <w:szCs w:val="22"/>
              </w:rPr>
              <w:drawing>
                <wp:inline distT="0" distB="0" distL="0" distR="0" wp14:anchorId="13D2D5FB" wp14:editId="515CB75D">
                  <wp:extent cx="1371600" cy="66081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7161" cy="673126"/>
                          </a:xfrm>
                          <a:prstGeom prst="rect">
                            <a:avLst/>
                          </a:prstGeom>
                        </pic:spPr>
                      </pic:pic>
                    </a:graphicData>
                  </a:graphic>
                </wp:inline>
              </w:drawing>
            </w:r>
          </w:p>
        </w:tc>
      </w:tr>
    </w:tbl>
    <w:p w:rsidR="009C1422" w:rsidP="002172B6" w:rsidRDefault="009C1422" w14:paraId="76D48E56" w14:textId="77777777">
      <w:pPr>
        <w:ind w:left="720" w:hanging="720"/>
        <w:rPr>
          <w:rFonts w:cs="Arial"/>
          <w:szCs w:val="22"/>
        </w:rPr>
      </w:pPr>
    </w:p>
    <w:p w:rsidR="009C1422" w:rsidP="002172B6" w:rsidRDefault="009C1422" w14:paraId="26C119DA" w14:textId="77777777">
      <w:pPr>
        <w:rPr>
          <w:rFonts w:cs="Arial"/>
          <w:szCs w:val="22"/>
        </w:rPr>
      </w:pPr>
    </w:p>
    <w:p w:rsidR="005E58F2" w:rsidP="0017545A" w:rsidRDefault="006B19EC" w14:paraId="12B168B6" w14:textId="73C6E61F">
      <w:pPr>
        <w:ind w:left="720" w:hanging="720"/>
        <w:rPr>
          <w:rFonts w:cs="Arial"/>
          <w:szCs w:val="22"/>
        </w:rPr>
      </w:pPr>
      <w:r>
        <w:rPr>
          <w:rFonts w:cs="Arial"/>
          <w:szCs w:val="22"/>
        </w:rPr>
        <w:t>18</w:t>
      </w:r>
      <w:r w:rsidR="005E58F2">
        <w:rPr>
          <w:rFonts w:cs="Arial"/>
          <w:szCs w:val="22"/>
        </w:rPr>
        <w:t>.</w:t>
      </w:r>
      <w:r w:rsidR="005E58F2">
        <w:rPr>
          <w:rFonts w:cs="Arial"/>
          <w:szCs w:val="22"/>
        </w:rPr>
        <w:tab/>
      </w:r>
      <w:r w:rsidR="0017545A">
        <w:rPr>
          <w:rFonts w:cs="Arial"/>
          <w:szCs w:val="22"/>
        </w:rPr>
        <w:t>A sealed jar containing distilled water was left on a bench top, and the following equilibrium was established.</w:t>
      </w:r>
    </w:p>
    <w:p w:rsidR="0017545A" w:rsidP="0017545A" w:rsidRDefault="0017545A" w14:paraId="22CB20C2" w14:textId="307716D8">
      <w:pPr>
        <w:rPr>
          <w:rFonts w:cs="Arial"/>
          <w:szCs w:val="22"/>
        </w:rPr>
      </w:pPr>
      <w:r>
        <w:rPr>
          <w:rFonts w:cs="Arial"/>
          <w:noProof/>
          <w:szCs w:val="22"/>
        </w:rPr>
        <mc:AlternateContent>
          <mc:Choice Requires="wpg">
            <w:drawing>
              <wp:anchor distT="0" distB="0" distL="114300" distR="114300" simplePos="0" relativeHeight="251637760" behindDoc="0" locked="0" layoutInCell="1" allowOverlap="1" wp14:anchorId="64D68F1C" wp14:editId="6CF3418D">
                <wp:simplePos x="0" y="0"/>
                <wp:positionH relativeFrom="column">
                  <wp:posOffset>4467225</wp:posOffset>
                </wp:positionH>
                <wp:positionV relativeFrom="paragraph">
                  <wp:posOffset>24205</wp:posOffset>
                </wp:positionV>
                <wp:extent cx="1503045" cy="1068070"/>
                <wp:effectExtent l="0" t="12700" r="20955" b="11430"/>
                <wp:wrapSquare wrapText="bothSides"/>
                <wp:docPr id="206" name="Group 206"/>
                <wp:cNvGraphicFramePr/>
                <a:graphic xmlns:a="http://schemas.openxmlformats.org/drawingml/2006/main">
                  <a:graphicData uri="http://schemas.microsoft.com/office/word/2010/wordprocessingGroup">
                    <wpg:wgp>
                      <wpg:cNvGrpSpPr/>
                      <wpg:grpSpPr>
                        <a:xfrm>
                          <a:off x="0" y="0"/>
                          <a:ext cx="1503045" cy="1068070"/>
                          <a:chOff x="-208217" y="0"/>
                          <a:chExt cx="1985323" cy="1410416"/>
                        </a:xfrm>
                      </wpg:grpSpPr>
                      <wpg:grpSp>
                        <wpg:cNvPr id="201" name="Group 201"/>
                        <wpg:cNvGrpSpPr/>
                        <wpg:grpSpPr>
                          <a:xfrm>
                            <a:off x="869145" y="0"/>
                            <a:ext cx="907961" cy="1410416"/>
                            <a:chOff x="0" y="0"/>
                            <a:chExt cx="907961" cy="1410416"/>
                          </a:xfrm>
                        </wpg:grpSpPr>
                        <wps:wsp>
                          <wps:cNvPr id="198" name="Rounded Rectangle 198"/>
                          <wps:cNvSpPr/>
                          <wps:spPr>
                            <a:xfrm>
                              <a:off x="0" y="0"/>
                              <a:ext cx="907961" cy="20606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ounded Rectangle 199"/>
                          <wps:cNvSpPr/>
                          <wps:spPr>
                            <a:xfrm>
                              <a:off x="0" y="206062"/>
                              <a:ext cx="907961" cy="1204354"/>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179" y="772911"/>
                              <a:ext cx="9074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02" name="Text Box 202"/>
                        <wps:cNvSpPr txBox="1"/>
                        <wps:spPr>
                          <a:xfrm>
                            <a:off x="-208217" y="206062"/>
                            <a:ext cx="897236" cy="566850"/>
                          </a:xfrm>
                          <a:prstGeom prst="rect">
                            <a:avLst/>
                          </a:prstGeom>
                          <a:noFill/>
                          <a:ln w="6350">
                            <a:noFill/>
                          </a:ln>
                        </wps:spPr>
                        <wps:txbx>
                          <w:txbxContent>
                            <w:p w:rsidRPr="0017545A" w:rsidR="0017545A" w:rsidP="0017545A" w:rsidRDefault="0017545A" w14:paraId="5309BF49" w14:textId="58982D2A">
                              <w:pPr>
                                <w:jc w:val="center"/>
                              </w:pPr>
                              <w:r>
                                <w:t>water vapour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208216" y="850182"/>
                            <a:ext cx="897236" cy="560233"/>
                          </a:xfrm>
                          <a:prstGeom prst="rect">
                            <a:avLst/>
                          </a:prstGeom>
                          <a:noFill/>
                          <a:ln w="6350">
                            <a:noFill/>
                          </a:ln>
                        </wps:spPr>
                        <wps:txbx>
                          <w:txbxContent>
                            <w:p w:rsidRPr="0017545A" w:rsidR="0017545A" w:rsidP="0017545A" w:rsidRDefault="0017545A" w14:paraId="23BDB8B1" w14:textId="08BA1457">
                              <w:pPr>
                                <w:jc w:val="center"/>
                              </w:pPr>
                              <w:r>
                                <w:t>liquid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Straight Arrow Connector 204"/>
                        <wps:cNvCnPr/>
                        <wps:spPr>
                          <a:xfrm>
                            <a:off x="650383" y="520879"/>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a:off x="650383" y="1068231"/>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28BBC047">
              <v:group id="Group 206" style="position:absolute;margin-left:351.75pt;margin-top:1.9pt;width:118.35pt;height:84.1pt;z-index:251637760;mso-position-horizontal-relative:text;mso-position-vertical-relative:text;mso-width-relative:margin;mso-height-relative:margin" coordsize="19853,14104" coordorigin="-2082" o:spid="_x0000_s1051" w14:anchorId="64D68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">
                <v:group id="Group 201" style="position:absolute;left:8691;width:9080;height:14104" coordsize="9079,14104"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oundrect id="Rounded Rectangle 198" style="position:absolute;width:9079;height:2060;visibility:visible;mso-wrap-style:square;v-text-anchor:middle" o:spid="_x0000_s1053" filled="f" strokecolor="black [3213]"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">
                    <v:stroke joinstyle="miter"/>
                  </v:roundrect>
                  <v:roundrect id="Rounded Rectangle 199" style="position:absolute;top:2060;width:9079;height:12044;visibility:visible;mso-wrap-style:square;v-text-anchor:middle" o:spid="_x0000_s1054" filled="f" strokecolor="black [3213]" strokeweight="1.5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">
                    <v:stroke joinstyle="miter"/>
                  </v:roundrect>
                  <v:line id="Straight Connector 200" style="position:absolute;visibility:visible;mso-wrap-style:square" o:spid="_x0000_s1055" strokecolor="black [3213]" strokeweight="1pt" o:connectortype="straight" from="1,7729" to="9075,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">
                    <v:stroke joinstyle="miter"/>
                  </v:line>
                </v:group>
                <v:shape id="Text Box 202" style="position:absolute;left:-2082;top:2060;width:8972;height:5669;visibility:visible;mso-wrap-style:square;v-text-anchor:top" o:spid="_x0000_s105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v:textbox>
                    <w:txbxContent>
                      <w:p w:rsidRPr="0017545A" w:rsidR="0017545A" w:rsidP="0017545A" w:rsidRDefault="0017545A" w14:paraId="703C2625" w14:textId="58982D2A">
                        <w:pPr>
                          <w:jc w:val="center"/>
                        </w:pPr>
                        <w:r>
                          <w:t>water vapour</w:t>
                        </w:r>
                      </w:p>
                    </w:txbxContent>
                  </v:textbox>
                </v:shape>
                <v:shape id="Text Box 203" style="position:absolute;left:-2082;top:8501;width:8972;height:5603;visibility:visible;mso-wrap-style:square;v-text-anchor:top" o:spid="_x0000_s105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v:textbox>
                    <w:txbxContent>
                      <w:p w:rsidRPr="0017545A" w:rsidR="0017545A" w:rsidP="0017545A" w:rsidRDefault="0017545A" w14:paraId="354304CA" w14:textId="08BA1457">
                        <w:pPr>
                          <w:jc w:val="center"/>
                        </w:pPr>
                        <w:r>
                          <w:t>liquid water</w:t>
                        </w:r>
                      </w:p>
                    </w:txbxContent>
                  </v:textbox>
                </v:shape>
                <v:shape id="Straight Arrow Connector 204" style="position:absolute;left:6503;top:5208;width:4572;height:0;visibility:visible;mso-wrap-style:square" o:spid="_x0000_s1058"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">
                  <v:stroke joinstyle="miter" endarrow="block"/>
                </v:shape>
                <v:shape id="Straight Arrow Connector 205" style="position:absolute;left:6503;top:10682;width:4572;height:0;visibility:visible;mso-wrap-style:square" o:spid="_x0000_s1059"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">
                  <v:stroke joinstyle="miter" endarrow="block"/>
                </v:shape>
                <w10:wrap type="square"/>
              </v:group>
            </w:pict>
          </mc:Fallback>
        </mc:AlternateContent>
      </w:r>
    </w:p>
    <w:p w:rsidRPr="0017545A" w:rsidR="0017545A" w:rsidP="004C024C" w:rsidRDefault="0017545A" w14:paraId="00FDF4CD" w14:textId="19BCDBC4">
      <w:pPr>
        <w:ind w:left="720" w:firstLine="720"/>
        <w:rPr>
          <w:rFonts w:cs="Arial"/>
          <w:szCs w:val="22"/>
        </w:rPr>
      </w:pPr>
      <w:r>
        <w:rPr>
          <w:rFonts w:cs="Arial"/>
          <w:szCs w:val="22"/>
        </w:rPr>
        <w:t>H</w:t>
      </w:r>
      <w:r>
        <w:rPr>
          <w:rFonts w:cs="Arial"/>
          <w:szCs w:val="22"/>
          <w:vertAlign w:val="subscript"/>
        </w:rPr>
        <w:t>2</w:t>
      </w:r>
      <w:r>
        <w:rPr>
          <w:rFonts w:cs="Arial"/>
          <w:szCs w:val="22"/>
        </w:rPr>
        <w:t>O(</w:t>
      </w:r>
      <w:r w:rsidRPr="00C6707E" w:rsidR="00C6707E">
        <w:rPr>
          <w:rFonts w:ascii="PT Sans" w:hAnsi="PT Sans" w:cs="Arial"/>
          <w:sz w:val="23"/>
          <w:szCs w:val="23"/>
        </w:rPr>
        <w:t>l</w:t>
      </w:r>
      <w:r>
        <w:rPr>
          <w:rFonts w:cs="Arial"/>
          <w:szCs w:val="22"/>
        </w:rPr>
        <w:t xml:space="preserve">)   </w:t>
      </w:r>
      <w:r w:rsidRPr="006B19E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O(g)</w:t>
      </w:r>
    </w:p>
    <w:p w:rsidR="0017545A" w:rsidP="0017545A" w:rsidRDefault="0017545A" w14:paraId="77F7074F" w14:textId="2FCCAFB3">
      <w:pPr>
        <w:rPr>
          <w:rFonts w:cs="Arial"/>
          <w:szCs w:val="22"/>
        </w:rPr>
      </w:pPr>
    </w:p>
    <w:p w:rsidR="0017545A" w:rsidP="0017545A" w:rsidRDefault="0017545A" w14:paraId="3434D906" w14:textId="02E03FDD">
      <w:pPr>
        <w:ind w:left="720"/>
        <w:rPr>
          <w:rFonts w:cs="Arial"/>
          <w:szCs w:val="22"/>
        </w:rPr>
      </w:pPr>
      <w:r>
        <w:rPr>
          <w:rFonts w:cs="Arial"/>
          <w:szCs w:val="22"/>
        </w:rPr>
        <w:t>If the temperature of the surroundings was increased, this would</w:t>
      </w:r>
    </w:p>
    <w:p w:rsidR="0017545A" w:rsidP="002172B6" w:rsidRDefault="0017545A" w14:paraId="53761F16" w14:textId="77777777">
      <w:pPr>
        <w:ind w:left="720" w:hanging="720"/>
        <w:rPr>
          <w:rFonts w:cs="Arial"/>
          <w:szCs w:val="22"/>
        </w:rPr>
      </w:pPr>
    </w:p>
    <w:p w:rsidRPr="00CA4319" w:rsidR="0017545A" w:rsidP="0017545A" w:rsidRDefault="0017545A" w14:paraId="280E1649" w14:textId="1762CA37">
      <w:pPr>
        <w:pStyle w:val="ListParagraph"/>
        <w:numPr>
          <w:ilvl w:val="0"/>
          <w:numId w:val="17"/>
        </w:numPr>
        <w:contextualSpacing/>
        <w:rPr>
          <w:rFonts w:cs="Arial"/>
          <w:szCs w:val="22"/>
        </w:rPr>
      </w:pPr>
      <w:r>
        <w:rPr>
          <w:rFonts w:cs="Arial"/>
          <w:szCs w:val="22"/>
        </w:rPr>
        <w:t>decrease the rate of condensation.</w:t>
      </w:r>
    </w:p>
    <w:p w:rsidRPr="00CA4319" w:rsidR="0017545A" w:rsidP="0017545A" w:rsidRDefault="0017545A" w14:paraId="3F79C3B7" w14:textId="6F654437">
      <w:pPr>
        <w:pStyle w:val="ListParagraph"/>
        <w:numPr>
          <w:ilvl w:val="0"/>
          <w:numId w:val="17"/>
        </w:numPr>
        <w:contextualSpacing/>
        <w:rPr>
          <w:rFonts w:cs="Arial"/>
          <w:szCs w:val="22"/>
        </w:rPr>
      </w:pPr>
      <w:r>
        <w:rPr>
          <w:rFonts w:cs="Arial"/>
          <w:szCs w:val="22"/>
        </w:rPr>
        <w:t>decrease the liquid water level.</w:t>
      </w:r>
    </w:p>
    <w:p w:rsidRPr="00CA4319" w:rsidR="0017545A" w:rsidP="0017545A" w:rsidRDefault="0017545A" w14:paraId="3D560B1D" w14:textId="3FEF1FCE">
      <w:pPr>
        <w:pStyle w:val="ListParagraph"/>
        <w:numPr>
          <w:ilvl w:val="0"/>
          <w:numId w:val="17"/>
        </w:numPr>
        <w:contextualSpacing/>
        <w:rPr>
          <w:rFonts w:cs="Arial"/>
          <w:szCs w:val="22"/>
        </w:rPr>
      </w:pPr>
      <w:r>
        <w:rPr>
          <w:rFonts w:cs="Arial"/>
          <w:szCs w:val="22"/>
        </w:rPr>
        <w:t>decrease the mass of water vapour.</w:t>
      </w:r>
    </w:p>
    <w:p w:rsidRPr="0017545A" w:rsidR="002F01BF" w:rsidP="0017545A" w:rsidRDefault="0017545A" w14:paraId="7065B5EC" w14:textId="407124C9">
      <w:pPr>
        <w:pStyle w:val="ListParagraph"/>
        <w:numPr>
          <w:ilvl w:val="0"/>
          <w:numId w:val="17"/>
        </w:numPr>
        <w:contextualSpacing/>
        <w:rPr>
          <w:rFonts w:cs="Arial"/>
          <w:szCs w:val="22"/>
        </w:rPr>
      </w:pPr>
      <w:r>
        <w:rPr>
          <w:rFonts w:cs="Arial"/>
          <w:szCs w:val="22"/>
        </w:rPr>
        <w:t>decrease the value of K</w:t>
      </w:r>
      <w:r>
        <w:rPr>
          <w:rFonts w:cs="Arial"/>
          <w:szCs w:val="22"/>
          <w:vertAlign w:val="subscript"/>
        </w:rPr>
        <w:t>c</w:t>
      </w:r>
      <w:r>
        <w:rPr>
          <w:rFonts w:cs="Arial"/>
          <w:szCs w:val="22"/>
        </w:rPr>
        <w:t>.</w:t>
      </w:r>
    </w:p>
    <w:p w:rsidR="002F01BF" w:rsidP="002172B6" w:rsidRDefault="002F01BF" w14:paraId="4DA6479F" w14:textId="77777777">
      <w:pPr>
        <w:rPr>
          <w:rFonts w:cs="Arial"/>
          <w:szCs w:val="22"/>
        </w:rPr>
      </w:pPr>
      <w:r>
        <w:rPr>
          <w:rFonts w:cs="Arial"/>
          <w:szCs w:val="22"/>
        </w:rPr>
        <w:br w:type="page"/>
      </w:r>
    </w:p>
    <w:p w:rsidRPr="00AF360F" w:rsidR="0017545A" w:rsidP="0017545A" w:rsidRDefault="0017545A" w14:paraId="42E95135" w14:textId="030FC2FB">
      <w:pPr>
        <w:rPr>
          <w:rFonts w:cs="Arial"/>
          <w:b/>
          <w:bCs/>
          <w:szCs w:val="22"/>
        </w:rPr>
      </w:pPr>
      <w:r>
        <w:rPr>
          <w:rFonts w:cs="Arial"/>
          <w:b/>
          <w:bCs/>
          <w:szCs w:val="22"/>
        </w:rPr>
        <w:t>Questions 19 and 20 refer to the production of biodiesel.</w:t>
      </w:r>
    </w:p>
    <w:p w:rsidR="0017545A" w:rsidP="002172B6" w:rsidRDefault="0017545A" w14:paraId="2B7BAEB0" w14:textId="3B70D211">
      <w:pPr>
        <w:ind w:left="720" w:hanging="720"/>
        <w:rPr>
          <w:rFonts w:cs="Arial"/>
          <w:szCs w:val="22"/>
        </w:rPr>
      </w:pPr>
    </w:p>
    <w:p w:rsidR="0017545A" w:rsidP="0017545A" w:rsidRDefault="0017545A" w14:paraId="72379DBB" w14:textId="489E3963">
      <w:pPr>
        <w:rPr>
          <w:rFonts w:cs="Arial"/>
          <w:szCs w:val="22"/>
        </w:rPr>
      </w:pPr>
      <w:r>
        <w:rPr>
          <w:rFonts w:cs="Arial"/>
          <w:szCs w:val="22"/>
        </w:rPr>
        <w:t xml:space="preserve">A particular batch of biodiesel had just been made, </w:t>
      </w:r>
      <w:r w:rsidR="00AB5774">
        <w:rPr>
          <w:rFonts w:cs="Arial"/>
          <w:szCs w:val="22"/>
        </w:rPr>
        <w:t>when</w:t>
      </w:r>
      <w:r>
        <w:rPr>
          <w:rFonts w:cs="Arial"/>
          <w:szCs w:val="22"/>
        </w:rPr>
        <w:t xml:space="preserve"> a sample was taken from the reaction chamber. Upon analysis, the final reaction mixture was found to contain the </w:t>
      </w:r>
      <w:r w:rsidR="00AB5774">
        <w:rPr>
          <w:rFonts w:cs="Arial"/>
          <w:szCs w:val="22"/>
        </w:rPr>
        <w:t xml:space="preserve">following organic </w:t>
      </w:r>
      <w:r>
        <w:rPr>
          <w:rFonts w:cs="Arial"/>
          <w:szCs w:val="22"/>
        </w:rPr>
        <w:t>substances</w:t>
      </w:r>
      <w:r w:rsidR="00AB5774">
        <w:rPr>
          <w:rFonts w:cs="Arial"/>
          <w:szCs w:val="22"/>
        </w:rPr>
        <w:t>;</w:t>
      </w:r>
    </w:p>
    <w:p w:rsidR="0017545A" w:rsidP="002172B6" w:rsidRDefault="0017545A" w14:paraId="3AD2937C" w14:textId="4ED09E5C">
      <w:pPr>
        <w:ind w:left="720" w:hanging="720"/>
        <w:rPr>
          <w:rFonts w:cs="Arial"/>
          <w:szCs w:val="22"/>
        </w:rPr>
      </w:pPr>
    </w:p>
    <w:tbl>
      <w:tblPr>
        <w:tblStyle w:val="TableGrid"/>
        <w:tblW w:w="0" w:type="auto"/>
        <w:tblInd w:w="720" w:type="dxa"/>
        <w:tblLook w:val="04A0" w:firstRow="1" w:lastRow="0" w:firstColumn="1" w:lastColumn="0" w:noHBand="0" w:noVBand="1"/>
      </w:tblPr>
      <w:tblGrid>
        <w:gridCol w:w="4454"/>
        <w:gridCol w:w="4455"/>
      </w:tblGrid>
      <w:tr w:rsidR="00AB5774" w:rsidTr="1EB77BD1" w14:paraId="0E0088D5" w14:textId="77777777">
        <w:trPr>
          <w:trHeight w:val="1542"/>
        </w:trPr>
        <w:tc>
          <w:tcPr>
            <w:tcW w:w="8909" w:type="dxa"/>
            <w:gridSpan w:val="2"/>
            <w:tcMar/>
            <w:vAlign w:val="center"/>
          </w:tcPr>
          <w:p w:rsidR="00AB5774" w:rsidP="1EB77BD1" w:rsidRDefault="004C024C" w14:paraId="58E2C085" w14:textId="374111D3">
            <w:pPr>
              <w:jc w:val="center"/>
              <w:rPr>
                <w:rFonts w:cs="Arial"/>
              </w:rPr>
            </w:pPr>
            <w:r w:rsidRPr="004C024C">
              <w:rPr>
                <w:rFonts w:cs="Arial"/>
                <w:noProof/>
                <w:szCs w:val="22"/>
              </w:rPr>
              <w:drawing>
                <wp:inline distT="0" distB="0" distL="0" distR="0" wp14:anchorId="56558FC3" wp14:editId="4B26A519">
                  <wp:extent cx="3836894" cy="8054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5893" cy="822072"/>
                          </a:xfrm>
                          <a:prstGeom prst="rect">
                            <a:avLst/>
                          </a:prstGeom>
                        </pic:spPr>
                      </pic:pic>
                    </a:graphicData>
                  </a:graphic>
                </wp:inline>
              </w:drawing>
            </w:r>
          </w:p>
        </w:tc>
      </w:tr>
      <w:tr w:rsidR="00AB5774" w:rsidTr="1EB77BD1" w14:paraId="7716B54B" w14:textId="77777777">
        <w:trPr>
          <w:trHeight w:val="1549"/>
        </w:trPr>
        <w:tc>
          <w:tcPr>
            <w:tcW w:w="8909" w:type="dxa"/>
            <w:gridSpan w:val="2"/>
            <w:tcMar/>
            <w:vAlign w:val="center"/>
          </w:tcPr>
          <w:p w:rsidR="00AB5774" w:rsidP="1EB77BD1" w:rsidRDefault="00CC31C3" w14:paraId="458E170A" w14:textId="3ECFD6AE">
            <w:pPr>
              <w:jc w:val="center"/>
              <w:rPr>
                <w:rFonts w:cs="Arial"/>
              </w:rPr>
            </w:pPr>
            <w:r w:rsidRPr="00CC31C3">
              <w:rPr>
                <w:rFonts w:cs="Arial"/>
                <w:noProof/>
                <w:szCs w:val="22"/>
              </w:rPr>
              <w:drawing>
                <wp:inline distT="0" distB="0" distL="0" distR="0" wp14:anchorId="4F4A8E75" wp14:editId="2498990F">
                  <wp:extent cx="3243978" cy="78694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9309" cy="812501"/>
                          </a:xfrm>
                          <a:prstGeom prst="rect">
                            <a:avLst/>
                          </a:prstGeom>
                        </pic:spPr>
                      </pic:pic>
                    </a:graphicData>
                  </a:graphic>
                </wp:inline>
              </w:drawing>
            </w:r>
          </w:p>
        </w:tc>
      </w:tr>
      <w:tr w:rsidR="00AB5774" w:rsidTr="1EB77BD1" w14:paraId="5A3321C0" w14:textId="77777777">
        <w:trPr>
          <w:trHeight w:val="1983"/>
        </w:trPr>
        <w:tc>
          <w:tcPr>
            <w:tcW w:w="4454" w:type="dxa"/>
            <w:tcMar/>
            <w:vAlign w:val="center"/>
          </w:tcPr>
          <w:p w:rsidR="00AB5774" w:rsidP="1EB77BD1" w:rsidRDefault="004C024C" w14:paraId="6B084CA7" w14:textId="45FE6905">
            <w:pPr>
              <w:jc w:val="center"/>
              <w:rPr>
                <w:rFonts w:cs="Arial"/>
              </w:rPr>
            </w:pPr>
            <w:r w:rsidRPr="004C024C">
              <w:rPr>
                <w:rFonts w:cs="Arial"/>
                <w:noProof/>
                <w:szCs w:val="22"/>
              </w:rPr>
              <w:drawing>
                <wp:inline distT="0" distB="0" distL="0" distR="0" wp14:anchorId="4C0FBFA1" wp14:editId="0D349A49">
                  <wp:extent cx="1685365" cy="967833"/>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1688" cy="982949"/>
                          </a:xfrm>
                          <a:prstGeom prst="rect">
                            <a:avLst/>
                          </a:prstGeom>
                        </pic:spPr>
                      </pic:pic>
                    </a:graphicData>
                  </a:graphic>
                </wp:inline>
              </w:drawing>
            </w:r>
          </w:p>
        </w:tc>
        <w:tc>
          <w:tcPr>
            <w:tcW w:w="4455" w:type="dxa"/>
            <w:tcMar/>
            <w:vAlign w:val="center"/>
          </w:tcPr>
          <w:p w:rsidR="00AB5774" w:rsidP="1EB77BD1" w:rsidRDefault="004C024C" w14:paraId="3D35F635" w14:textId="6B25902A">
            <w:pPr>
              <w:jc w:val="center"/>
              <w:rPr>
                <w:rFonts w:cs="Arial"/>
              </w:rPr>
            </w:pPr>
            <w:r w:rsidRPr="004C024C">
              <w:rPr>
                <w:rFonts w:cs="Arial"/>
                <w:noProof/>
                <w:szCs w:val="22"/>
              </w:rPr>
              <w:drawing>
                <wp:inline distT="0" distB="0" distL="0" distR="0" wp14:anchorId="1B189B63" wp14:editId="360FA116">
                  <wp:extent cx="1452283" cy="959696"/>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7923" cy="970031"/>
                          </a:xfrm>
                          <a:prstGeom prst="rect">
                            <a:avLst/>
                          </a:prstGeom>
                        </pic:spPr>
                      </pic:pic>
                    </a:graphicData>
                  </a:graphic>
                </wp:inline>
              </w:drawing>
            </w:r>
          </w:p>
        </w:tc>
      </w:tr>
    </w:tbl>
    <w:p w:rsidR="00AB5774" w:rsidP="002172B6" w:rsidRDefault="00AB5774" w14:paraId="345803F1" w14:textId="2F9C0A32">
      <w:pPr>
        <w:ind w:left="720" w:hanging="720"/>
        <w:rPr>
          <w:rFonts w:cs="Arial"/>
          <w:szCs w:val="22"/>
        </w:rPr>
      </w:pPr>
    </w:p>
    <w:p w:rsidR="00AB5774" w:rsidP="002172B6" w:rsidRDefault="00AB5774" w14:paraId="103FEB3F" w14:textId="77777777">
      <w:pPr>
        <w:ind w:left="720" w:hanging="720"/>
        <w:rPr>
          <w:rFonts w:cs="Arial"/>
          <w:szCs w:val="22"/>
        </w:rPr>
      </w:pPr>
    </w:p>
    <w:p w:rsidR="005E58F2" w:rsidP="002172B6" w:rsidRDefault="006B19EC" w14:paraId="79C415A4" w14:textId="580DC7EB">
      <w:pPr>
        <w:ind w:left="720" w:hanging="720"/>
        <w:rPr>
          <w:rFonts w:cs="Arial"/>
          <w:szCs w:val="22"/>
        </w:rPr>
      </w:pPr>
      <w:r>
        <w:rPr>
          <w:rFonts w:cs="Arial"/>
          <w:szCs w:val="22"/>
        </w:rPr>
        <w:t>19</w:t>
      </w:r>
      <w:r w:rsidRPr="00640A4B" w:rsidR="005E58F2">
        <w:rPr>
          <w:rFonts w:cs="Arial"/>
          <w:szCs w:val="22"/>
        </w:rPr>
        <w:t>.</w:t>
      </w:r>
      <w:r w:rsidRPr="00640A4B" w:rsidR="005E58F2">
        <w:rPr>
          <w:rFonts w:cs="Arial"/>
          <w:szCs w:val="22"/>
        </w:rPr>
        <w:tab/>
      </w:r>
      <w:r w:rsidR="00AB5774">
        <w:rPr>
          <w:rFonts w:cs="Arial"/>
          <w:szCs w:val="22"/>
        </w:rPr>
        <w:t xml:space="preserve">Which of the following reagents is </w:t>
      </w:r>
      <w:r w:rsidRPr="00AB5774" w:rsidR="00AB5774">
        <w:rPr>
          <w:rFonts w:cs="Arial"/>
          <w:b/>
          <w:bCs/>
          <w:szCs w:val="22"/>
        </w:rPr>
        <w:t>least</w:t>
      </w:r>
      <w:r w:rsidR="00AB5774">
        <w:rPr>
          <w:rFonts w:cs="Arial"/>
          <w:szCs w:val="22"/>
        </w:rPr>
        <w:t xml:space="preserve"> likely to have been used in the production of this batch of biodiesel?</w:t>
      </w:r>
    </w:p>
    <w:p w:rsidR="005E58F2" w:rsidP="002172B6" w:rsidRDefault="005E58F2" w14:paraId="727F1D8D" w14:textId="3C6ADFFE">
      <w:pPr>
        <w:ind w:left="720" w:hanging="720"/>
        <w:rPr>
          <w:rFonts w:cs="Arial"/>
          <w:szCs w:val="22"/>
        </w:rPr>
      </w:pPr>
    </w:p>
    <w:p w:rsidRPr="00CA4319" w:rsidR="005E58F2" w:rsidP="00AB5774" w:rsidRDefault="00AB5774" w14:paraId="4A2E9674" w14:textId="2ADB24BC">
      <w:pPr>
        <w:pStyle w:val="ListParagraph"/>
        <w:numPr>
          <w:ilvl w:val="0"/>
          <w:numId w:val="33"/>
        </w:numPr>
        <w:contextualSpacing/>
        <w:rPr>
          <w:rFonts w:cs="Arial"/>
          <w:szCs w:val="22"/>
        </w:rPr>
      </w:pPr>
      <w:r>
        <w:rPr>
          <w:rFonts w:cs="Arial"/>
          <w:szCs w:val="22"/>
        </w:rPr>
        <w:t>Triglyceride</w:t>
      </w:r>
      <w:r w:rsidR="00CA4319">
        <w:rPr>
          <w:rFonts w:cs="Arial"/>
          <w:szCs w:val="22"/>
        </w:rPr>
        <w:t>.</w:t>
      </w:r>
    </w:p>
    <w:p w:rsidRPr="00CA4319" w:rsidR="005E58F2" w:rsidP="00AB5774" w:rsidRDefault="00AB5774" w14:paraId="2667E10C" w14:textId="26EE285F">
      <w:pPr>
        <w:pStyle w:val="ListParagraph"/>
        <w:numPr>
          <w:ilvl w:val="0"/>
          <w:numId w:val="33"/>
        </w:numPr>
        <w:contextualSpacing/>
        <w:rPr>
          <w:rFonts w:cs="Arial"/>
          <w:szCs w:val="22"/>
        </w:rPr>
      </w:pPr>
      <w:r>
        <w:rPr>
          <w:rFonts w:cs="Arial"/>
          <w:szCs w:val="22"/>
        </w:rPr>
        <w:t>Ethanol</w:t>
      </w:r>
      <w:r w:rsidR="002E1A6A">
        <w:rPr>
          <w:rFonts w:cs="Arial"/>
          <w:szCs w:val="22"/>
        </w:rPr>
        <w:t>.</w:t>
      </w:r>
    </w:p>
    <w:p w:rsidRPr="00CA4319" w:rsidR="005E58F2" w:rsidP="00AB5774" w:rsidRDefault="00AB5774" w14:paraId="731B9343" w14:textId="2FD7781D">
      <w:pPr>
        <w:pStyle w:val="ListParagraph"/>
        <w:numPr>
          <w:ilvl w:val="0"/>
          <w:numId w:val="33"/>
        </w:numPr>
        <w:contextualSpacing/>
        <w:rPr>
          <w:rFonts w:cs="Arial"/>
          <w:szCs w:val="22"/>
        </w:rPr>
      </w:pPr>
      <w:r>
        <w:rPr>
          <w:rFonts w:cs="Arial"/>
          <w:szCs w:val="22"/>
        </w:rPr>
        <w:t>Lipase</w:t>
      </w:r>
      <w:r w:rsidR="00CA4319">
        <w:rPr>
          <w:rFonts w:cs="Arial"/>
          <w:szCs w:val="22"/>
        </w:rPr>
        <w:t>.</w:t>
      </w:r>
    </w:p>
    <w:p w:rsidRPr="002F01BF" w:rsidR="007F067D" w:rsidP="00AB5774" w:rsidRDefault="00AB5774" w14:paraId="71485FA3" w14:textId="242E8831">
      <w:pPr>
        <w:pStyle w:val="ListParagraph"/>
        <w:numPr>
          <w:ilvl w:val="0"/>
          <w:numId w:val="33"/>
        </w:numPr>
        <w:contextualSpacing/>
        <w:rPr>
          <w:rFonts w:cs="Arial"/>
          <w:szCs w:val="22"/>
        </w:rPr>
      </w:pPr>
      <w:r>
        <w:rPr>
          <w:rFonts w:cs="Arial"/>
          <w:szCs w:val="22"/>
        </w:rPr>
        <w:t>Sodium hydroxide</w:t>
      </w:r>
      <w:r w:rsidR="00F47B05">
        <w:rPr>
          <w:rFonts w:cs="Arial"/>
          <w:szCs w:val="22"/>
        </w:rPr>
        <w:t>.</w:t>
      </w:r>
    </w:p>
    <w:p w:rsidR="002F01BF" w:rsidP="002172B6" w:rsidRDefault="002F01BF" w14:paraId="655AFCFE" w14:textId="7F166F4E">
      <w:pPr>
        <w:rPr>
          <w:rFonts w:cs="Arial"/>
          <w:szCs w:val="22"/>
        </w:rPr>
      </w:pPr>
    </w:p>
    <w:p w:rsidRPr="006B19EC" w:rsidR="006B19EC" w:rsidP="002172B6" w:rsidRDefault="006B19EC" w14:paraId="07BEAF57" w14:textId="77777777">
      <w:pPr>
        <w:rPr>
          <w:rFonts w:cs="Arial"/>
          <w:b/>
          <w:bCs/>
          <w:szCs w:val="22"/>
        </w:rPr>
      </w:pPr>
    </w:p>
    <w:p w:rsidRPr="006B19EC" w:rsidR="006B19EC" w:rsidP="002172B6" w:rsidRDefault="006B19EC" w14:paraId="7D5FCCFD" w14:textId="1D21DEBC">
      <w:pPr>
        <w:ind w:left="720" w:hanging="720"/>
        <w:rPr>
          <w:rFonts w:cs="Arial"/>
          <w:szCs w:val="22"/>
        </w:rPr>
      </w:pPr>
      <w:r>
        <w:rPr>
          <w:rFonts w:cs="Arial"/>
          <w:szCs w:val="22"/>
        </w:rPr>
        <w:t>20</w:t>
      </w:r>
      <w:r w:rsidRPr="006B19EC">
        <w:rPr>
          <w:rFonts w:cs="Arial"/>
          <w:szCs w:val="22"/>
        </w:rPr>
        <w:t>.</w:t>
      </w:r>
      <w:r w:rsidRPr="006B19EC">
        <w:rPr>
          <w:rFonts w:cs="Arial"/>
          <w:szCs w:val="22"/>
        </w:rPr>
        <w:tab/>
      </w:r>
      <w:r w:rsidR="00AB5774">
        <w:rPr>
          <w:rFonts w:cs="Arial"/>
          <w:szCs w:val="22"/>
        </w:rPr>
        <w:t xml:space="preserve">A major advantage of biodiesel, compared to </w:t>
      </w:r>
      <w:proofErr w:type="spellStart"/>
      <w:r w:rsidR="00AB5774">
        <w:rPr>
          <w:rFonts w:cs="Arial"/>
          <w:szCs w:val="22"/>
        </w:rPr>
        <w:t>petrodiesel</w:t>
      </w:r>
      <w:proofErr w:type="spellEnd"/>
      <w:r w:rsidR="00AB5774">
        <w:rPr>
          <w:rFonts w:cs="Arial"/>
          <w:szCs w:val="22"/>
        </w:rPr>
        <w:t>, is that</w:t>
      </w:r>
    </w:p>
    <w:p w:rsidRPr="006B19EC" w:rsidR="006B19EC" w:rsidP="002172B6" w:rsidRDefault="006B19EC" w14:paraId="68000A03" w14:textId="77777777">
      <w:pPr>
        <w:rPr>
          <w:rFonts w:cs="Arial"/>
          <w:szCs w:val="22"/>
        </w:rPr>
      </w:pPr>
    </w:p>
    <w:p w:rsidRPr="006B19EC" w:rsidR="006B19EC" w:rsidP="002172B6" w:rsidRDefault="00AB5774" w14:paraId="648CFBD1" w14:textId="78EAAF73">
      <w:pPr>
        <w:pStyle w:val="ListParagraph"/>
        <w:numPr>
          <w:ilvl w:val="0"/>
          <w:numId w:val="18"/>
        </w:numPr>
        <w:contextualSpacing/>
        <w:rPr>
          <w:rFonts w:cs="Arial"/>
          <w:szCs w:val="22"/>
        </w:rPr>
      </w:pPr>
      <w:r>
        <w:rPr>
          <w:rFonts w:cs="Arial"/>
          <w:szCs w:val="22"/>
        </w:rPr>
        <w:t>it is produced from renewable resources</w:t>
      </w:r>
      <w:r w:rsidRPr="006B19EC" w:rsidR="006B19EC">
        <w:rPr>
          <w:rFonts w:cs="Arial"/>
          <w:szCs w:val="22"/>
        </w:rPr>
        <w:t>.</w:t>
      </w:r>
    </w:p>
    <w:p w:rsidRPr="006B19EC" w:rsidR="006B19EC" w:rsidP="002172B6" w:rsidRDefault="00AB5774" w14:paraId="0FA55BE4" w14:textId="4DAC8E91">
      <w:pPr>
        <w:pStyle w:val="ListParagraph"/>
        <w:numPr>
          <w:ilvl w:val="0"/>
          <w:numId w:val="18"/>
        </w:numPr>
        <w:contextualSpacing/>
        <w:rPr>
          <w:rFonts w:cs="Arial"/>
          <w:szCs w:val="22"/>
        </w:rPr>
      </w:pPr>
      <w:r>
        <w:rPr>
          <w:rFonts w:cs="Arial"/>
          <w:szCs w:val="22"/>
        </w:rPr>
        <w:t>its production does not require the use of any unsafe chemicals</w:t>
      </w:r>
      <w:r w:rsidRPr="006B19EC" w:rsidR="006B19EC">
        <w:rPr>
          <w:rFonts w:cs="Arial"/>
          <w:szCs w:val="22"/>
        </w:rPr>
        <w:t>.</w:t>
      </w:r>
    </w:p>
    <w:p w:rsidRPr="006B19EC" w:rsidR="006B19EC" w:rsidP="002172B6" w:rsidRDefault="00AB5774" w14:paraId="55C300EF" w14:textId="7C7D3B94">
      <w:pPr>
        <w:pStyle w:val="ListParagraph"/>
        <w:numPr>
          <w:ilvl w:val="0"/>
          <w:numId w:val="18"/>
        </w:numPr>
        <w:contextualSpacing/>
        <w:rPr>
          <w:rFonts w:cs="Arial"/>
          <w:szCs w:val="22"/>
        </w:rPr>
      </w:pPr>
      <w:r>
        <w:rPr>
          <w:rFonts w:cs="Arial"/>
          <w:szCs w:val="22"/>
        </w:rPr>
        <w:t>it does not produce carbon emissions when combusted</w:t>
      </w:r>
      <w:r w:rsidRPr="006B19EC" w:rsidR="006B19EC">
        <w:rPr>
          <w:rFonts w:cs="Arial"/>
          <w:szCs w:val="22"/>
        </w:rPr>
        <w:t>.</w:t>
      </w:r>
    </w:p>
    <w:p w:rsidRPr="006B19EC" w:rsidR="006B19EC" w:rsidP="002172B6" w:rsidRDefault="00AB5774" w14:paraId="3507B920" w14:textId="44A9B32E">
      <w:pPr>
        <w:pStyle w:val="ListParagraph"/>
        <w:numPr>
          <w:ilvl w:val="0"/>
          <w:numId w:val="18"/>
        </w:numPr>
        <w:contextualSpacing/>
        <w:rPr>
          <w:rFonts w:cs="Arial"/>
          <w:szCs w:val="22"/>
        </w:rPr>
      </w:pPr>
      <w:r>
        <w:rPr>
          <w:rFonts w:cs="Arial"/>
          <w:szCs w:val="22"/>
        </w:rPr>
        <w:t>its production does not have any negative environmental impacts</w:t>
      </w:r>
      <w:r w:rsidRPr="006B19EC" w:rsidR="006B19EC">
        <w:rPr>
          <w:rFonts w:cs="Arial"/>
          <w:szCs w:val="22"/>
        </w:rPr>
        <w:t>.</w:t>
      </w:r>
    </w:p>
    <w:p w:rsidR="006B19EC" w:rsidP="002172B6" w:rsidRDefault="006B19EC" w14:paraId="0455D479" w14:textId="0FD0AEA2">
      <w:pPr>
        <w:rPr>
          <w:rFonts w:cs="Arial"/>
          <w:szCs w:val="22"/>
        </w:rPr>
      </w:pPr>
    </w:p>
    <w:p w:rsidRPr="006B19EC" w:rsidR="00AB5774" w:rsidP="002172B6" w:rsidRDefault="00AB5774" w14:paraId="53C847A2" w14:textId="77777777">
      <w:pPr>
        <w:rPr>
          <w:rFonts w:cs="Arial"/>
          <w:szCs w:val="22"/>
        </w:rPr>
      </w:pPr>
    </w:p>
    <w:p w:rsidRPr="006B19EC" w:rsidR="00AB5774" w:rsidP="00AB5774" w:rsidRDefault="00AB5774" w14:paraId="0E45DEB1" w14:textId="1F50D822">
      <w:pPr>
        <w:ind w:left="720" w:hanging="720"/>
        <w:rPr>
          <w:rFonts w:cs="Arial"/>
          <w:szCs w:val="22"/>
        </w:rPr>
      </w:pPr>
      <w:r w:rsidRPr="006B19EC">
        <w:rPr>
          <w:rFonts w:cs="Arial"/>
          <w:szCs w:val="22"/>
        </w:rPr>
        <w:t>2</w:t>
      </w:r>
      <w:r>
        <w:rPr>
          <w:rFonts w:cs="Arial"/>
          <w:szCs w:val="22"/>
        </w:rPr>
        <w:t>1</w:t>
      </w:r>
      <w:r w:rsidRPr="006B19EC">
        <w:rPr>
          <w:rFonts w:cs="Arial"/>
          <w:szCs w:val="22"/>
        </w:rPr>
        <w:t>.</w:t>
      </w:r>
      <w:r w:rsidRPr="006B19EC">
        <w:rPr>
          <w:rFonts w:cs="Arial"/>
          <w:szCs w:val="22"/>
        </w:rPr>
        <w:tab/>
      </w:r>
      <w:r>
        <w:rPr>
          <w:rFonts w:cs="Arial"/>
          <w:szCs w:val="22"/>
        </w:rPr>
        <w:t>Octanoic acid has a higher boiling point than propanoic acid because</w:t>
      </w:r>
    </w:p>
    <w:p w:rsidRPr="006B19EC" w:rsidR="00AB5774" w:rsidP="00AB5774" w:rsidRDefault="00AB5774" w14:paraId="297CED44" w14:textId="77777777">
      <w:pPr>
        <w:rPr>
          <w:rFonts w:cs="Arial"/>
          <w:szCs w:val="22"/>
        </w:rPr>
      </w:pPr>
    </w:p>
    <w:p w:rsidRPr="006B19EC" w:rsidR="00AB5774" w:rsidP="00AB5774" w:rsidRDefault="00AB5774" w14:paraId="38A70FB0" w14:textId="670A225D">
      <w:pPr>
        <w:pStyle w:val="ListParagraph"/>
        <w:numPr>
          <w:ilvl w:val="0"/>
          <w:numId w:val="16"/>
        </w:numPr>
        <w:contextualSpacing/>
        <w:rPr>
          <w:rFonts w:cs="Arial"/>
          <w:szCs w:val="22"/>
        </w:rPr>
      </w:pPr>
      <w:r>
        <w:rPr>
          <w:rFonts w:cs="Arial"/>
          <w:szCs w:val="22"/>
        </w:rPr>
        <w:t>octanoic acid is considered to be more polar</w:t>
      </w:r>
      <w:r w:rsidRPr="006B19EC">
        <w:rPr>
          <w:rFonts w:cs="Arial"/>
          <w:szCs w:val="22"/>
        </w:rPr>
        <w:t>.</w:t>
      </w:r>
    </w:p>
    <w:p w:rsidRPr="006B19EC" w:rsidR="00AB5774" w:rsidP="00AB5774" w:rsidRDefault="00AB5774" w14:paraId="7C119F70" w14:textId="4183584A">
      <w:pPr>
        <w:pStyle w:val="ListParagraph"/>
        <w:numPr>
          <w:ilvl w:val="0"/>
          <w:numId w:val="16"/>
        </w:numPr>
        <w:contextualSpacing/>
        <w:rPr>
          <w:rFonts w:cs="Arial"/>
          <w:szCs w:val="22"/>
        </w:rPr>
      </w:pPr>
      <w:r>
        <w:rPr>
          <w:rFonts w:cs="Arial"/>
          <w:szCs w:val="22"/>
        </w:rPr>
        <w:t>octanoic acid exhibits stronger hydrogen bonding</w:t>
      </w:r>
      <w:r w:rsidR="00CC31C3">
        <w:rPr>
          <w:rFonts w:cs="Arial"/>
          <w:szCs w:val="22"/>
        </w:rPr>
        <w:t xml:space="preserve"> between molecules</w:t>
      </w:r>
      <w:r w:rsidRPr="006B19EC">
        <w:rPr>
          <w:rFonts w:cs="Arial"/>
          <w:szCs w:val="22"/>
        </w:rPr>
        <w:t>.</w:t>
      </w:r>
    </w:p>
    <w:p w:rsidRPr="006B19EC" w:rsidR="00AB5774" w:rsidP="00AB5774" w:rsidRDefault="00AB5774" w14:paraId="4B1E76FC" w14:textId="6D91879B">
      <w:pPr>
        <w:pStyle w:val="ListParagraph"/>
        <w:numPr>
          <w:ilvl w:val="0"/>
          <w:numId w:val="16"/>
        </w:numPr>
        <w:contextualSpacing/>
        <w:rPr>
          <w:rFonts w:cs="Arial"/>
          <w:szCs w:val="22"/>
        </w:rPr>
      </w:pPr>
      <w:r>
        <w:rPr>
          <w:rFonts w:cs="Arial"/>
          <w:szCs w:val="22"/>
        </w:rPr>
        <w:t>the non-polar region in octanoic acid is larger</w:t>
      </w:r>
      <w:r w:rsidRPr="006B19EC">
        <w:rPr>
          <w:rFonts w:cs="Arial"/>
          <w:szCs w:val="22"/>
        </w:rPr>
        <w:t>.</w:t>
      </w:r>
    </w:p>
    <w:p w:rsidRPr="006B19EC" w:rsidR="00AB5774" w:rsidP="00AB5774" w:rsidRDefault="00AB5774" w14:paraId="6AC77F94" w14:textId="472412EA">
      <w:pPr>
        <w:pStyle w:val="ListParagraph"/>
        <w:numPr>
          <w:ilvl w:val="0"/>
          <w:numId w:val="16"/>
        </w:numPr>
        <w:contextualSpacing/>
        <w:rPr>
          <w:rFonts w:cs="Arial"/>
          <w:szCs w:val="22"/>
        </w:rPr>
      </w:pPr>
      <w:r>
        <w:rPr>
          <w:rFonts w:cs="Arial"/>
          <w:szCs w:val="22"/>
        </w:rPr>
        <w:t xml:space="preserve">the dispersion forces </w:t>
      </w:r>
      <w:r w:rsidR="00CC31C3">
        <w:rPr>
          <w:rFonts w:cs="Arial"/>
          <w:szCs w:val="22"/>
        </w:rPr>
        <w:t>between</w:t>
      </w:r>
      <w:r>
        <w:rPr>
          <w:rFonts w:cs="Arial"/>
          <w:szCs w:val="22"/>
        </w:rPr>
        <w:t xml:space="preserve"> octanoic acid </w:t>
      </w:r>
      <w:r w:rsidR="00CC31C3">
        <w:rPr>
          <w:rFonts w:cs="Arial"/>
          <w:szCs w:val="22"/>
        </w:rPr>
        <w:t xml:space="preserve">molecules </w:t>
      </w:r>
      <w:r>
        <w:rPr>
          <w:rFonts w:cs="Arial"/>
          <w:szCs w:val="22"/>
        </w:rPr>
        <w:t>are stronger</w:t>
      </w:r>
      <w:r w:rsidRPr="006B19EC">
        <w:rPr>
          <w:rFonts w:cs="Arial"/>
          <w:szCs w:val="22"/>
        </w:rPr>
        <w:t>.</w:t>
      </w:r>
    </w:p>
    <w:p w:rsidRPr="006B19EC" w:rsidR="00AB5774" w:rsidP="002172B6" w:rsidRDefault="00AB5774" w14:paraId="17599F1F" w14:textId="77777777">
      <w:pPr>
        <w:rPr>
          <w:rFonts w:cs="Arial"/>
          <w:szCs w:val="22"/>
        </w:rPr>
      </w:pPr>
    </w:p>
    <w:p w:rsidR="00AB5774" w:rsidRDefault="00AB5774" w14:paraId="621156C9" w14:textId="77777777">
      <w:pPr>
        <w:rPr>
          <w:rFonts w:cs="Arial"/>
          <w:szCs w:val="22"/>
        </w:rPr>
      </w:pPr>
      <w:r>
        <w:rPr>
          <w:rFonts w:cs="Arial"/>
          <w:szCs w:val="22"/>
        </w:rPr>
        <w:br w:type="page"/>
      </w:r>
    </w:p>
    <w:p w:rsidR="006B19EC" w:rsidP="00CD6F23" w:rsidRDefault="006B19EC" w14:paraId="1AC367C8" w14:textId="02F91421">
      <w:pPr>
        <w:ind w:left="720" w:hanging="720"/>
        <w:rPr>
          <w:rFonts w:cs="Arial"/>
          <w:szCs w:val="22"/>
        </w:rPr>
      </w:pPr>
      <w:r>
        <w:rPr>
          <w:rFonts w:cs="Arial"/>
          <w:szCs w:val="22"/>
        </w:rPr>
        <w:t>2</w:t>
      </w:r>
      <w:r w:rsidR="00AB5774">
        <w:rPr>
          <w:rFonts w:cs="Arial"/>
          <w:szCs w:val="22"/>
        </w:rPr>
        <w:t>2</w:t>
      </w:r>
      <w:r w:rsidRPr="006B19EC">
        <w:rPr>
          <w:rFonts w:cs="Arial"/>
          <w:szCs w:val="22"/>
        </w:rPr>
        <w:t>.</w:t>
      </w:r>
      <w:r w:rsidRPr="006B19EC">
        <w:rPr>
          <w:rFonts w:cs="Arial"/>
          <w:szCs w:val="22"/>
        </w:rPr>
        <w:tab/>
      </w:r>
      <w:r w:rsidR="00AB5774">
        <w:rPr>
          <w:rFonts w:cs="Arial"/>
          <w:szCs w:val="22"/>
        </w:rPr>
        <w:t xml:space="preserve">An </w:t>
      </w:r>
      <w:r w:rsidRPr="00AB5774" w:rsidR="00AB5774">
        <w:rPr>
          <w:rFonts w:ascii="Symbol" w:hAnsi="Symbol" w:cs="Arial"/>
          <w:szCs w:val="22"/>
        </w:rPr>
        <w:t>a</w:t>
      </w:r>
      <w:r w:rsidR="00AB5774">
        <w:rPr>
          <w:rFonts w:cs="Arial"/>
          <w:szCs w:val="22"/>
        </w:rPr>
        <w:t>-amino acid has the molecular formula C</w:t>
      </w:r>
      <w:r w:rsidR="00AB5774">
        <w:rPr>
          <w:rFonts w:cs="Arial"/>
          <w:szCs w:val="22"/>
          <w:vertAlign w:val="subscript"/>
        </w:rPr>
        <w:t>4</w:t>
      </w:r>
      <w:r w:rsidR="00AB5774">
        <w:rPr>
          <w:rFonts w:cs="Arial"/>
          <w:szCs w:val="22"/>
        </w:rPr>
        <w:t>H</w:t>
      </w:r>
      <w:r w:rsidR="00AB5774">
        <w:rPr>
          <w:rFonts w:cs="Arial"/>
          <w:szCs w:val="22"/>
          <w:vertAlign w:val="subscript"/>
        </w:rPr>
        <w:t>9</w:t>
      </w:r>
      <w:r w:rsidR="00AB5774">
        <w:rPr>
          <w:rFonts w:cs="Arial"/>
          <w:szCs w:val="22"/>
        </w:rPr>
        <w:t>NO</w:t>
      </w:r>
      <w:r w:rsidR="00AB5774">
        <w:rPr>
          <w:rFonts w:cs="Arial"/>
          <w:szCs w:val="22"/>
          <w:vertAlign w:val="subscript"/>
        </w:rPr>
        <w:t>3</w:t>
      </w:r>
      <w:r w:rsidR="00AB5774">
        <w:rPr>
          <w:rFonts w:cs="Arial"/>
          <w:szCs w:val="22"/>
        </w:rPr>
        <w:t>. The arrangement of the side chain  (R group) on this amino acid is most likely</w:t>
      </w:r>
      <w:r w:rsidR="004F600B">
        <w:rPr>
          <w:rFonts w:cs="Arial"/>
          <w:szCs w:val="22"/>
        </w:rPr>
        <w:t>;</w:t>
      </w:r>
    </w:p>
    <w:p w:rsidR="004C024C" w:rsidP="00CD6F23" w:rsidRDefault="004C024C" w14:paraId="5C3C0122" w14:textId="77777777">
      <w:pPr>
        <w:ind w:left="720" w:hanging="720"/>
        <w:rPr>
          <w:rFonts w:cs="Arial"/>
          <w:szCs w:val="22"/>
        </w:rPr>
      </w:pPr>
    </w:p>
    <w:tbl>
      <w:tblPr>
        <w:tblStyle w:val="TableGrid"/>
        <w:tblW w:w="4252" w:type="dxa"/>
        <w:tblInd w:w="426" w:type="dxa"/>
        <w:tblLook w:val="04A0" w:firstRow="1" w:lastRow="0" w:firstColumn="1" w:lastColumn="0" w:noHBand="0" w:noVBand="1"/>
      </w:tblPr>
      <w:tblGrid>
        <w:gridCol w:w="485"/>
        <w:gridCol w:w="3767"/>
      </w:tblGrid>
      <w:tr w:rsidR="00AB5774" w:rsidTr="1EB77BD1" w14:paraId="6700BCAD" w14:textId="77777777">
        <w:trPr>
          <w:trHeight w:val="1134"/>
        </w:trPr>
        <w:tc>
          <w:tcPr>
            <w:tcW w:w="485" w:type="dxa"/>
            <w:tcBorders>
              <w:top w:val="nil"/>
              <w:left w:val="nil"/>
              <w:bottom w:val="nil"/>
              <w:right w:val="nil"/>
            </w:tcBorders>
            <w:tcMar/>
          </w:tcPr>
          <w:p w:rsidRPr="004C024C" w:rsidR="004C024C" w:rsidP="004C024C" w:rsidRDefault="004C024C" w14:paraId="151EF148" w14:textId="77777777">
            <w:pPr>
              <w:rPr>
                <w:rFonts w:cs="Arial"/>
                <w:sz w:val="10"/>
                <w:szCs w:val="10"/>
              </w:rPr>
            </w:pPr>
          </w:p>
          <w:p w:rsidR="00AB5774" w:rsidP="004C024C" w:rsidRDefault="00AB5774" w14:paraId="1B03614F" w14:textId="05046838">
            <w:pPr>
              <w:rPr>
                <w:rFonts w:cs="Arial"/>
                <w:szCs w:val="22"/>
              </w:rPr>
            </w:pPr>
            <w:r>
              <w:rPr>
                <w:rFonts w:cs="Arial"/>
                <w:szCs w:val="22"/>
              </w:rPr>
              <w:t>(a)</w:t>
            </w:r>
          </w:p>
        </w:tc>
        <w:tc>
          <w:tcPr>
            <w:tcW w:w="3767" w:type="dxa"/>
            <w:tcBorders>
              <w:top w:val="nil"/>
              <w:left w:val="nil"/>
              <w:bottom w:val="nil"/>
              <w:right w:val="nil"/>
            </w:tcBorders>
            <w:tcMar/>
          </w:tcPr>
          <w:p w:rsidR="00AB5774" w:rsidP="1EB77BD1" w:rsidRDefault="00AB5774" w14:paraId="6BB8C347" w14:textId="01B48A02">
            <w:pPr>
              <w:rPr>
                <w:rFonts w:cs="Arial"/>
              </w:rPr>
            </w:pPr>
            <w:r w:rsidRPr="00AB5774">
              <w:rPr>
                <w:rFonts w:cs="Arial"/>
                <w:noProof/>
                <w:szCs w:val="22"/>
              </w:rPr>
              <w:drawing>
                <wp:inline distT="0" distB="0" distL="0" distR="0" wp14:anchorId="061F1AA3" wp14:editId="10A3962C">
                  <wp:extent cx="1470212" cy="283414"/>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7501" cy="296385"/>
                          </a:xfrm>
                          <a:prstGeom prst="rect">
                            <a:avLst/>
                          </a:prstGeom>
                        </pic:spPr>
                      </pic:pic>
                    </a:graphicData>
                  </a:graphic>
                </wp:inline>
              </w:drawing>
            </w:r>
          </w:p>
        </w:tc>
      </w:tr>
      <w:tr w:rsidR="00AB5774" w:rsidTr="1EB77BD1" w14:paraId="4A3DD28C" w14:textId="77777777">
        <w:trPr>
          <w:trHeight w:val="1134"/>
        </w:trPr>
        <w:tc>
          <w:tcPr>
            <w:tcW w:w="485" w:type="dxa"/>
            <w:tcBorders>
              <w:top w:val="nil"/>
              <w:left w:val="nil"/>
              <w:bottom w:val="nil"/>
              <w:right w:val="nil"/>
            </w:tcBorders>
            <w:tcMar/>
          </w:tcPr>
          <w:p w:rsidRPr="004C024C" w:rsidR="004C024C" w:rsidP="004C024C" w:rsidRDefault="004C024C" w14:paraId="2C14B348" w14:textId="77777777">
            <w:pPr>
              <w:rPr>
                <w:rFonts w:cs="Arial"/>
                <w:sz w:val="10"/>
                <w:szCs w:val="10"/>
              </w:rPr>
            </w:pPr>
          </w:p>
          <w:p w:rsidR="00AB5774" w:rsidP="004C024C" w:rsidRDefault="00AB5774" w14:paraId="22531A08" w14:textId="5F1B0ED4">
            <w:pPr>
              <w:rPr>
                <w:rFonts w:cs="Arial"/>
                <w:szCs w:val="22"/>
              </w:rPr>
            </w:pPr>
            <w:r>
              <w:rPr>
                <w:rFonts w:cs="Arial"/>
                <w:szCs w:val="22"/>
              </w:rPr>
              <w:t>(b)</w:t>
            </w:r>
          </w:p>
        </w:tc>
        <w:tc>
          <w:tcPr>
            <w:tcW w:w="3767" w:type="dxa"/>
            <w:tcBorders>
              <w:top w:val="nil"/>
              <w:left w:val="nil"/>
              <w:bottom w:val="nil"/>
              <w:right w:val="nil"/>
            </w:tcBorders>
            <w:tcMar/>
          </w:tcPr>
          <w:p w:rsidRPr="00812266" w:rsidR="00AB5774" w:rsidP="1EB77BD1" w:rsidRDefault="00AB5774" w14:paraId="691A6EEF" w14:textId="4FC8EE20">
            <w:pPr>
              <w:rPr>
                <w:rFonts w:cs="Arial"/>
              </w:rPr>
            </w:pPr>
            <w:r w:rsidRPr="00AB5774">
              <w:rPr>
                <w:rFonts w:cs="Arial"/>
                <w:noProof/>
                <w:szCs w:val="22"/>
              </w:rPr>
              <w:drawing>
                <wp:inline distT="0" distB="0" distL="0" distR="0" wp14:anchorId="6A642B32" wp14:editId="6EC4CCE7">
                  <wp:extent cx="1694329" cy="624677"/>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4081" cy="639333"/>
                          </a:xfrm>
                          <a:prstGeom prst="rect">
                            <a:avLst/>
                          </a:prstGeom>
                        </pic:spPr>
                      </pic:pic>
                    </a:graphicData>
                  </a:graphic>
                </wp:inline>
              </w:drawing>
            </w:r>
          </w:p>
        </w:tc>
      </w:tr>
      <w:tr w:rsidR="00AB5774" w:rsidTr="1EB77BD1" w14:paraId="7F7B3B33" w14:textId="77777777">
        <w:trPr>
          <w:trHeight w:val="1134"/>
        </w:trPr>
        <w:tc>
          <w:tcPr>
            <w:tcW w:w="485" w:type="dxa"/>
            <w:tcBorders>
              <w:top w:val="nil"/>
              <w:left w:val="nil"/>
              <w:bottom w:val="nil"/>
              <w:right w:val="nil"/>
            </w:tcBorders>
            <w:tcMar/>
          </w:tcPr>
          <w:p w:rsidRPr="004C024C" w:rsidR="004C024C" w:rsidP="004C024C" w:rsidRDefault="004C024C" w14:paraId="663A8C1E" w14:textId="77777777">
            <w:pPr>
              <w:rPr>
                <w:rFonts w:cs="Arial"/>
                <w:sz w:val="10"/>
                <w:szCs w:val="10"/>
              </w:rPr>
            </w:pPr>
          </w:p>
          <w:p w:rsidR="00AB5774" w:rsidP="004C024C" w:rsidRDefault="00AB5774" w14:paraId="40C31EC6" w14:textId="312EA9F3">
            <w:pPr>
              <w:rPr>
                <w:rFonts w:cs="Arial"/>
                <w:szCs w:val="22"/>
              </w:rPr>
            </w:pPr>
            <w:r>
              <w:rPr>
                <w:rFonts w:cs="Arial"/>
                <w:szCs w:val="22"/>
              </w:rPr>
              <w:t>(c)</w:t>
            </w:r>
          </w:p>
        </w:tc>
        <w:tc>
          <w:tcPr>
            <w:tcW w:w="3767" w:type="dxa"/>
            <w:tcBorders>
              <w:top w:val="nil"/>
              <w:left w:val="nil"/>
              <w:bottom w:val="nil"/>
              <w:right w:val="nil"/>
            </w:tcBorders>
            <w:tcMar/>
          </w:tcPr>
          <w:p w:rsidR="00AB5774" w:rsidP="1EB77BD1" w:rsidRDefault="00AB5774" w14:paraId="18806A93" w14:textId="41FEE15C">
            <w:pPr>
              <w:rPr>
                <w:rFonts w:cs="Arial"/>
              </w:rPr>
            </w:pPr>
            <w:r w:rsidRPr="00AB5774">
              <w:rPr>
                <w:rFonts w:cs="Arial"/>
                <w:noProof/>
                <w:szCs w:val="22"/>
              </w:rPr>
              <w:drawing>
                <wp:inline distT="0" distB="0" distL="0" distR="0" wp14:anchorId="6A185AB7" wp14:editId="0EF5BF98">
                  <wp:extent cx="1497106" cy="635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6371" cy="647821"/>
                          </a:xfrm>
                          <a:prstGeom prst="rect">
                            <a:avLst/>
                          </a:prstGeom>
                        </pic:spPr>
                      </pic:pic>
                    </a:graphicData>
                  </a:graphic>
                </wp:inline>
              </w:drawing>
            </w:r>
          </w:p>
        </w:tc>
      </w:tr>
      <w:tr w:rsidR="00AB5774" w:rsidTr="1EB77BD1" w14:paraId="01B7B6C3" w14:textId="77777777">
        <w:trPr>
          <w:trHeight w:val="1134"/>
        </w:trPr>
        <w:tc>
          <w:tcPr>
            <w:tcW w:w="485" w:type="dxa"/>
            <w:tcBorders>
              <w:top w:val="nil"/>
              <w:left w:val="nil"/>
              <w:bottom w:val="nil"/>
              <w:right w:val="nil"/>
            </w:tcBorders>
            <w:tcMar/>
          </w:tcPr>
          <w:p w:rsidRPr="004C024C" w:rsidR="004C024C" w:rsidP="004C024C" w:rsidRDefault="004C024C" w14:paraId="77AE67BD" w14:textId="77777777">
            <w:pPr>
              <w:rPr>
                <w:rFonts w:cs="Arial"/>
                <w:sz w:val="10"/>
                <w:szCs w:val="10"/>
              </w:rPr>
            </w:pPr>
          </w:p>
          <w:p w:rsidR="00AB5774" w:rsidP="004C024C" w:rsidRDefault="00AB5774" w14:paraId="359B17A0" w14:textId="6F1E479E">
            <w:pPr>
              <w:rPr>
                <w:rFonts w:cs="Arial"/>
                <w:szCs w:val="22"/>
              </w:rPr>
            </w:pPr>
            <w:r>
              <w:rPr>
                <w:rFonts w:cs="Arial"/>
                <w:szCs w:val="22"/>
              </w:rPr>
              <w:t>(d)</w:t>
            </w:r>
          </w:p>
        </w:tc>
        <w:tc>
          <w:tcPr>
            <w:tcW w:w="3767" w:type="dxa"/>
            <w:tcBorders>
              <w:top w:val="nil"/>
              <w:left w:val="nil"/>
              <w:bottom w:val="nil"/>
              <w:right w:val="nil"/>
            </w:tcBorders>
            <w:tcMar/>
          </w:tcPr>
          <w:p w:rsidR="00AB5774" w:rsidP="1EB77BD1" w:rsidRDefault="00AB5774" w14:paraId="19E637F5" w14:textId="5E65D994">
            <w:pPr>
              <w:rPr>
                <w:rFonts w:cs="Arial"/>
              </w:rPr>
            </w:pPr>
            <w:r w:rsidRPr="00AB5774">
              <w:rPr>
                <w:rFonts w:cs="Arial"/>
                <w:noProof/>
                <w:szCs w:val="22"/>
              </w:rPr>
              <w:drawing>
                <wp:inline distT="0" distB="0" distL="0" distR="0" wp14:anchorId="0458E7C6" wp14:editId="04C3DF7F">
                  <wp:extent cx="1631315" cy="62616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83610" cy="646234"/>
                          </a:xfrm>
                          <a:prstGeom prst="rect">
                            <a:avLst/>
                          </a:prstGeom>
                        </pic:spPr>
                      </pic:pic>
                    </a:graphicData>
                  </a:graphic>
                </wp:inline>
              </w:drawing>
            </w:r>
          </w:p>
        </w:tc>
      </w:tr>
    </w:tbl>
    <w:p w:rsidRPr="006B19EC" w:rsidR="00AB5774" w:rsidP="002172B6" w:rsidRDefault="00AB5774" w14:paraId="4ED2F676" w14:textId="77777777">
      <w:pPr>
        <w:rPr>
          <w:rFonts w:cs="Arial"/>
          <w:bCs/>
          <w:szCs w:val="22"/>
        </w:rPr>
      </w:pPr>
    </w:p>
    <w:p w:rsidR="006B19EC" w:rsidP="002172B6" w:rsidRDefault="006B19EC" w14:paraId="780178FA" w14:textId="255809A7">
      <w:pPr>
        <w:ind w:left="720" w:hanging="720"/>
        <w:rPr>
          <w:rFonts w:cs="Arial"/>
          <w:szCs w:val="22"/>
        </w:rPr>
      </w:pPr>
      <w:r w:rsidRPr="006B19EC">
        <w:rPr>
          <w:rFonts w:cs="Arial"/>
          <w:szCs w:val="22"/>
        </w:rPr>
        <w:t>2</w:t>
      </w:r>
      <w:r>
        <w:rPr>
          <w:rFonts w:cs="Arial"/>
          <w:szCs w:val="22"/>
        </w:rPr>
        <w:t>3</w:t>
      </w:r>
      <w:r w:rsidRPr="006B19EC">
        <w:rPr>
          <w:rFonts w:cs="Arial"/>
          <w:szCs w:val="22"/>
        </w:rPr>
        <w:t>.</w:t>
      </w:r>
      <w:r w:rsidRPr="006B19EC">
        <w:rPr>
          <w:rFonts w:cs="Arial"/>
          <w:szCs w:val="22"/>
        </w:rPr>
        <w:tab/>
      </w:r>
      <w:r w:rsidR="00081F1B">
        <w:rPr>
          <w:rFonts w:cs="Arial"/>
          <w:szCs w:val="22"/>
        </w:rPr>
        <w:t xml:space="preserve">The following chemical equation represents the </w:t>
      </w:r>
      <w:proofErr w:type="spellStart"/>
      <w:r w:rsidR="00081F1B">
        <w:rPr>
          <w:rFonts w:cs="Arial"/>
          <w:szCs w:val="22"/>
        </w:rPr>
        <w:t>autoionisation</w:t>
      </w:r>
      <w:proofErr w:type="spellEnd"/>
      <w:r w:rsidR="00081F1B">
        <w:rPr>
          <w:rFonts w:cs="Arial"/>
          <w:szCs w:val="22"/>
        </w:rPr>
        <w:t xml:space="preserve"> of </w:t>
      </w:r>
      <w:r w:rsidR="00CC31C3">
        <w:rPr>
          <w:rFonts w:cs="Arial"/>
          <w:szCs w:val="22"/>
        </w:rPr>
        <w:t xml:space="preserve">pure </w:t>
      </w:r>
      <w:r w:rsidR="00081F1B">
        <w:rPr>
          <w:rFonts w:cs="Arial"/>
          <w:szCs w:val="22"/>
        </w:rPr>
        <w:t>water.</w:t>
      </w:r>
    </w:p>
    <w:p w:rsidR="00081F1B" w:rsidP="002172B6" w:rsidRDefault="00081F1B" w14:paraId="771CFFB7" w14:textId="2E8B106F">
      <w:pPr>
        <w:ind w:left="720" w:hanging="720"/>
        <w:rPr>
          <w:rFonts w:cs="Arial"/>
          <w:szCs w:val="22"/>
        </w:rPr>
      </w:pPr>
    </w:p>
    <w:p w:rsidRPr="00081F1B" w:rsidR="00081F1B" w:rsidP="00081F1B" w:rsidRDefault="00081F1B" w14:paraId="28023D08" w14:textId="423A490D">
      <w:pPr>
        <w:ind w:left="720" w:hanging="720"/>
        <w:jc w:val="center"/>
        <w:rPr>
          <w:rFonts w:cs="Arial"/>
          <w:szCs w:val="22"/>
        </w:rPr>
      </w:pPr>
      <w:r>
        <w:rPr>
          <w:rFonts w:cs="Arial"/>
          <w:szCs w:val="22"/>
        </w:rPr>
        <w:t>2 H</w:t>
      </w:r>
      <w:r>
        <w:rPr>
          <w:rFonts w:cs="Arial"/>
          <w:szCs w:val="22"/>
          <w:vertAlign w:val="subscript"/>
        </w:rPr>
        <w:t>2</w:t>
      </w:r>
      <w:r>
        <w:rPr>
          <w:rFonts w:cs="Arial"/>
          <w:szCs w:val="22"/>
        </w:rPr>
        <w:t>O(</w:t>
      </w:r>
      <w:r w:rsidRPr="00C6707E" w:rsidR="00C6707E">
        <w:rPr>
          <w:rFonts w:ascii="PT Sans" w:hAnsi="PT Sans" w:cs="Arial"/>
          <w:sz w:val="23"/>
          <w:szCs w:val="23"/>
        </w:rPr>
        <w:t>l</w:t>
      </w:r>
      <w:r>
        <w:rPr>
          <w:rFonts w:cs="Arial"/>
          <w:szCs w:val="22"/>
        </w:rPr>
        <w:t xml:space="preserve">)   +   heat   </w:t>
      </w:r>
      <w:r w:rsidRPr="006B19EC" w:rsidR="004C024C">
        <w:rPr>
          <w:rFonts w:ascii="Cambria Math" w:hAnsi="Cambria Math" w:cs="Cambria Math"/>
          <w:spacing w:val="-4"/>
          <w:position w:val="-3"/>
          <w:szCs w:val="22"/>
        </w:rPr>
        <w:t>⇌</w:t>
      </w:r>
      <w:r>
        <w:rPr>
          <w:rFonts w:cs="Arial"/>
          <w:szCs w:val="22"/>
        </w:rPr>
        <w:t xml:space="preserve">   H</w:t>
      </w:r>
      <w:r>
        <w:rPr>
          <w:rFonts w:cs="Arial"/>
          <w:szCs w:val="22"/>
          <w:vertAlign w:val="subscript"/>
        </w:rPr>
        <w:t>3</w:t>
      </w:r>
      <w:r>
        <w:rPr>
          <w:rFonts w:cs="Arial"/>
          <w:szCs w:val="22"/>
        </w:rPr>
        <w:t>O</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r>
      <w:r>
        <w:rPr>
          <w:rFonts w:cs="Arial"/>
          <w:szCs w:val="22"/>
        </w:rPr>
        <w:tab/>
      </w:r>
      <w:r>
        <w:rPr>
          <w:rFonts w:cs="Arial"/>
          <w:szCs w:val="22"/>
        </w:rPr>
        <w:t>K</w:t>
      </w:r>
      <w:r>
        <w:rPr>
          <w:rFonts w:cs="Arial"/>
          <w:szCs w:val="22"/>
          <w:vertAlign w:val="subscript"/>
        </w:rPr>
        <w:t>w</w:t>
      </w:r>
      <w:r>
        <w:rPr>
          <w:rFonts w:cs="Arial"/>
          <w:szCs w:val="22"/>
        </w:rPr>
        <w:t xml:space="preserve"> = 1.0 x 10</w:t>
      </w:r>
      <w:r>
        <w:rPr>
          <w:rFonts w:cs="Arial"/>
          <w:szCs w:val="22"/>
          <w:vertAlign w:val="superscript"/>
        </w:rPr>
        <w:t>-14</w:t>
      </w:r>
      <w:r>
        <w:rPr>
          <w:rFonts w:cs="Arial"/>
          <w:szCs w:val="22"/>
        </w:rPr>
        <w:t xml:space="preserve"> at 25 </w:t>
      </w:r>
      <w:r>
        <w:rPr>
          <w:rFonts w:ascii="Symbol" w:hAnsi="Symbol" w:eastAsia="Symbol" w:cs="Symbol"/>
          <w:szCs w:val="22"/>
        </w:rPr>
        <w:t>°</w:t>
      </w:r>
      <w:r>
        <w:rPr>
          <w:rFonts w:cs="Arial"/>
          <w:szCs w:val="22"/>
        </w:rPr>
        <w:t>C</w:t>
      </w:r>
    </w:p>
    <w:p w:rsidR="00081F1B" w:rsidP="002172B6" w:rsidRDefault="00081F1B" w14:paraId="2E26EB7F" w14:textId="77777777">
      <w:pPr>
        <w:ind w:left="720" w:hanging="720"/>
        <w:rPr>
          <w:rFonts w:cs="Arial"/>
          <w:szCs w:val="22"/>
        </w:rPr>
      </w:pPr>
    </w:p>
    <w:p w:rsidRPr="006B19EC" w:rsidR="00081F1B" w:rsidP="002172B6" w:rsidRDefault="00081F1B" w14:paraId="06325253" w14:textId="575D6E78">
      <w:pPr>
        <w:ind w:left="720" w:hanging="720"/>
        <w:rPr>
          <w:rFonts w:cs="Arial"/>
          <w:szCs w:val="22"/>
        </w:rPr>
      </w:pPr>
      <w:r>
        <w:rPr>
          <w:rFonts w:cs="Arial"/>
          <w:szCs w:val="22"/>
        </w:rPr>
        <w:tab/>
      </w:r>
      <w:r>
        <w:rPr>
          <w:rFonts w:cs="Arial"/>
          <w:szCs w:val="22"/>
        </w:rPr>
        <w:t>For which temperature range is liquid water considered to be neutral?</w:t>
      </w:r>
    </w:p>
    <w:p w:rsidRPr="006B19EC" w:rsidR="006B19EC" w:rsidP="002172B6" w:rsidRDefault="006B19EC" w14:paraId="6B8B0461" w14:textId="77777777">
      <w:pPr>
        <w:rPr>
          <w:rFonts w:cs="Arial"/>
          <w:b/>
          <w:szCs w:val="22"/>
        </w:rPr>
      </w:pPr>
    </w:p>
    <w:p w:rsidRPr="006B19EC" w:rsidR="006B19EC" w:rsidP="002172B6" w:rsidRDefault="00081F1B" w14:paraId="4F33FD4A" w14:textId="0C795E84">
      <w:pPr>
        <w:pStyle w:val="ListParagraph"/>
        <w:numPr>
          <w:ilvl w:val="0"/>
          <w:numId w:val="11"/>
        </w:numPr>
        <w:contextualSpacing/>
        <w:rPr>
          <w:rFonts w:cs="Arial"/>
          <w:szCs w:val="22"/>
        </w:rPr>
      </w:pPr>
      <w:r>
        <w:rPr>
          <w:rFonts w:cs="Arial"/>
          <w:szCs w:val="22"/>
        </w:rPr>
        <w:t xml:space="preserve">Between 0 </w:t>
      </w:r>
      <w:r>
        <w:rPr>
          <w:rFonts w:ascii="Symbol" w:hAnsi="Symbol" w:eastAsia="Symbol" w:cs="Symbol"/>
          <w:szCs w:val="22"/>
        </w:rPr>
        <w:t>°</w:t>
      </w:r>
      <w:r>
        <w:rPr>
          <w:rFonts w:cs="Arial"/>
          <w:szCs w:val="22"/>
        </w:rPr>
        <w:t xml:space="preserve">C and 25 </w:t>
      </w:r>
      <w:r>
        <w:rPr>
          <w:rFonts w:ascii="Symbol" w:hAnsi="Symbol" w:eastAsia="Symbol" w:cs="Symbol"/>
          <w:szCs w:val="22"/>
        </w:rPr>
        <w:t>°</w:t>
      </w:r>
      <w:r>
        <w:rPr>
          <w:rFonts w:cs="Arial"/>
          <w:szCs w:val="22"/>
        </w:rPr>
        <w:t>C</w:t>
      </w:r>
      <w:r w:rsidRPr="006B19EC" w:rsidR="006B19EC">
        <w:rPr>
          <w:rFonts w:cs="Arial"/>
          <w:szCs w:val="22"/>
        </w:rPr>
        <w:t>.</w:t>
      </w:r>
    </w:p>
    <w:p w:rsidRPr="006B19EC" w:rsidR="006B19EC" w:rsidP="002172B6" w:rsidRDefault="00081F1B" w14:paraId="1888EA0F" w14:textId="272BA4BA">
      <w:pPr>
        <w:pStyle w:val="ListParagraph"/>
        <w:numPr>
          <w:ilvl w:val="0"/>
          <w:numId w:val="11"/>
        </w:numPr>
        <w:contextualSpacing/>
        <w:rPr>
          <w:rFonts w:cs="Arial"/>
          <w:szCs w:val="22"/>
        </w:rPr>
      </w:pPr>
      <w:r>
        <w:rPr>
          <w:rFonts w:cs="Arial"/>
          <w:szCs w:val="22"/>
        </w:rPr>
        <w:t xml:space="preserve">At 25 </w:t>
      </w:r>
      <w:r>
        <w:rPr>
          <w:rFonts w:ascii="Symbol" w:hAnsi="Symbol" w:eastAsia="Symbol" w:cs="Symbol"/>
          <w:szCs w:val="22"/>
        </w:rPr>
        <w:t>°</w:t>
      </w:r>
      <w:r>
        <w:rPr>
          <w:rFonts w:cs="Arial"/>
          <w:szCs w:val="22"/>
        </w:rPr>
        <w:t>C only</w:t>
      </w:r>
      <w:r w:rsidRPr="006B19EC" w:rsidR="006B19EC">
        <w:rPr>
          <w:rFonts w:cs="Arial"/>
          <w:szCs w:val="22"/>
        </w:rPr>
        <w:t>.</w:t>
      </w:r>
    </w:p>
    <w:p w:rsidRPr="006B19EC" w:rsidR="006B19EC" w:rsidP="002172B6" w:rsidRDefault="00081F1B" w14:paraId="578803AF" w14:textId="5870B56E">
      <w:pPr>
        <w:pStyle w:val="ListParagraph"/>
        <w:numPr>
          <w:ilvl w:val="0"/>
          <w:numId w:val="11"/>
        </w:numPr>
        <w:contextualSpacing/>
        <w:rPr>
          <w:rFonts w:cs="Arial"/>
          <w:szCs w:val="22"/>
        </w:rPr>
      </w:pPr>
      <w:r>
        <w:rPr>
          <w:rFonts w:cs="Arial"/>
          <w:szCs w:val="22"/>
        </w:rPr>
        <w:t xml:space="preserve">Between 25 </w:t>
      </w:r>
      <w:r>
        <w:rPr>
          <w:rFonts w:ascii="Symbol" w:hAnsi="Symbol" w:eastAsia="Symbol" w:cs="Symbol"/>
          <w:szCs w:val="22"/>
        </w:rPr>
        <w:t>°</w:t>
      </w:r>
      <w:r>
        <w:rPr>
          <w:rFonts w:cs="Arial"/>
          <w:szCs w:val="22"/>
        </w:rPr>
        <w:t xml:space="preserve">C and 100 </w:t>
      </w:r>
      <w:r>
        <w:rPr>
          <w:rFonts w:ascii="Symbol" w:hAnsi="Symbol" w:eastAsia="Symbol" w:cs="Symbol"/>
          <w:szCs w:val="22"/>
        </w:rPr>
        <w:t>°</w:t>
      </w:r>
      <w:r>
        <w:rPr>
          <w:rFonts w:cs="Arial"/>
          <w:szCs w:val="22"/>
        </w:rPr>
        <w:t>C</w:t>
      </w:r>
      <w:r w:rsidRPr="006B19EC" w:rsidR="006B19EC">
        <w:rPr>
          <w:rFonts w:cs="Arial"/>
          <w:szCs w:val="22"/>
        </w:rPr>
        <w:t>.</w:t>
      </w:r>
    </w:p>
    <w:p w:rsidRPr="006B19EC" w:rsidR="006B19EC" w:rsidP="002172B6" w:rsidRDefault="00081F1B" w14:paraId="1802404C" w14:textId="014B5FBE">
      <w:pPr>
        <w:pStyle w:val="ListParagraph"/>
        <w:numPr>
          <w:ilvl w:val="0"/>
          <w:numId w:val="11"/>
        </w:numPr>
        <w:contextualSpacing/>
        <w:rPr>
          <w:rFonts w:cs="Arial"/>
          <w:szCs w:val="22"/>
        </w:rPr>
      </w:pPr>
      <w:r>
        <w:rPr>
          <w:rFonts w:cs="Arial"/>
          <w:szCs w:val="22"/>
        </w:rPr>
        <w:t xml:space="preserve">Between 0 </w:t>
      </w:r>
      <w:r>
        <w:rPr>
          <w:rFonts w:ascii="Symbol" w:hAnsi="Symbol" w:eastAsia="Symbol" w:cs="Symbol"/>
          <w:szCs w:val="22"/>
        </w:rPr>
        <w:t>°</w:t>
      </w:r>
      <w:r>
        <w:rPr>
          <w:rFonts w:cs="Arial"/>
          <w:szCs w:val="22"/>
        </w:rPr>
        <w:t xml:space="preserve">C and 100 </w:t>
      </w:r>
      <w:r>
        <w:rPr>
          <w:rFonts w:ascii="Symbol" w:hAnsi="Symbol" w:eastAsia="Symbol" w:cs="Symbol"/>
          <w:szCs w:val="22"/>
        </w:rPr>
        <w:t>°</w:t>
      </w:r>
      <w:r>
        <w:rPr>
          <w:rFonts w:cs="Arial"/>
          <w:szCs w:val="22"/>
        </w:rPr>
        <w:t>C</w:t>
      </w:r>
      <w:r w:rsidRPr="006B19EC" w:rsidR="006B19EC">
        <w:rPr>
          <w:rFonts w:cs="Arial"/>
          <w:szCs w:val="22"/>
        </w:rPr>
        <w:t>.</w:t>
      </w:r>
    </w:p>
    <w:p w:rsidRPr="006B19EC" w:rsidR="006B19EC" w:rsidP="002172B6" w:rsidRDefault="006B19EC" w14:paraId="2969506B" w14:textId="77777777">
      <w:pPr>
        <w:rPr>
          <w:rFonts w:cs="Arial"/>
          <w:bCs/>
          <w:szCs w:val="22"/>
        </w:rPr>
      </w:pPr>
    </w:p>
    <w:p w:rsidR="006B19EC" w:rsidP="002172B6" w:rsidRDefault="006B19EC" w14:paraId="4D42A58D" w14:textId="65C4B20F">
      <w:pPr>
        <w:rPr>
          <w:rFonts w:cs="Arial"/>
          <w:szCs w:val="22"/>
        </w:rPr>
      </w:pPr>
    </w:p>
    <w:p w:rsidR="006B19EC" w:rsidP="002172B6" w:rsidRDefault="006B19EC" w14:paraId="2FC45AE1" w14:textId="47B28170">
      <w:pPr>
        <w:ind w:left="720" w:hanging="720"/>
        <w:rPr>
          <w:rFonts w:cs="Arial"/>
          <w:noProof/>
          <w:szCs w:val="22"/>
          <w:lang w:val="en-US"/>
        </w:rPr>
      </w:pPr>
      <w:r w:rsidRPr="006B19EC">
        <w:rPr>
          <w:rFonts w:cs="Arial"/>
          <w:szCs w:val="22"/>
        </w:rPr>
        <w:t>2</w:t>
      </w:r>
      <w:r>
        <w:rPr>
          <w:rFonts w:cs="Arial"/>
          <w:szCs w:val="22"/>
        </w:rPr>
        <w:t>4</w:t>
      </w:r>
      <w:r w:rsidRPr="006B19EC">
        <w:rPr>
          <w:rFonts w:cs="Arial"/>
          <w:szCs w:val="22"/>
        </w:rPr>
        <w:t>.</w:t>
      </w:r>
      <w:r w:rsidRPr="006B19EC">
        <w:rPr>
          <w:rFonts w:cs="Arial"/>
          <w:szCs w:val="22"/>
        </w:rPr>
        <w:tab/>
      </w:r>
      <w:r w:rsidR="00081F1B">
        <w:rPr>
          <w:rFonts w:cs="Arial"/>
          <w:szCs w:val="22"/>
        </w:rPr>
        <w:t>A group of chemistry students set up a small-scale cell to replicate the process of copper electrorefining</w:t>
      </w:r>
      <w:r w:rsidRPr="006B19EC">
        <w:rPr>
          <w:rFonts w:cs="Arial"/>
          <w:noProof/>
          <w:szCs w:val="22"/>
          <w:lang w:val="en-US"/>
        </w:rPr>
        <w:t>.</w:t>
      </w:r>
    </w:p>
    <w:p w:rsidR="00081F1B" w:rsidP="002172B6" w:rsidRDefault="00081F1B" w14:paraId="0675BD9D" w14:textId="6DF7D7F8">
      <w:pPr>
        <w:ind w:left="720" w:hanging="720"/>
        <w:rPr>
          <w:rFonts w:cs="Arial"/>
          <w:noProof/>
          <w:szCs w:val="22"/>
          <w:lang w:val="en-US"/>
        </w:rPr>
      </w:pPr>
    </w:p>
    <w:p w:rsidR="00081F1B" w:rsidP="00081F1B" w:rsidRDefault="00081F1B" w14:paraId="5B08C9DB" w14:textId="142E7148">
      <w:pPr>
        <w:ind w:left="720"/>
        <w:rPr>
          <w:rFonts w:cs="Arial"/>
          <w:noProof/>
          <w:szCs w:val="22"/>
          <w:lang w:val="en-US"/>
        </w:rPr>
      </w:pPr>
      <w:r>
        <w:rPr>
          <w:rFonts w:cs="Arial"/>
          <w:noProof/>
          <w:szCs w:val="22"/>
          <w:lang w:val="en-US"/>
        </w:rPr>
        <w:t xml:space="preserve">The initial mass of the anode and cathode were </w:t>
      </w:r>
      <w:r w:rsidR="004F600B">
        <w:rPr>
          <w:rFonts w:cs="Arial"/>
          <w:noProof/>
          <w:szCs w:val="22"/>
          <w:lang w:val="en-US"/>
        </w:rPr>
        <w:t>each</w:t>
      </w:r>
      <w:r>
        <w:rPr>
          <w:rFonts w:cs="Arial"/>
          <w:noProof/>
          <w:szCs w:val="22"/>
          <w:lang w:val="en-US"/>
        </w:rPr>
        <w:t xml:space="preserve"> recorded as 45.0 g. The cell was then connected to a power source and run for a period of 2 hours.</w:t>
      </w:r>
    </w:p>
    <w:p w:rsidR="00081F1B" w:rsidP="00081F1B" w:rsidRDefault="00081F1B" w14:paraId="309F1C5F" w14:textId="77777777">
      <w:pPr>
        <w:ind w:left="720"/>
        <w:rPr>
          <w:rFonts w:cs="Arial"/>
          <w:noProof/>
          <w:szCs w:val="22"/>
          <w:lang w:val="en-US"/>
        </w:rPr>
      </w:pPr>
    </w:p>
    <w:p w:rsidRPr="006B19EC" w:rsidR="00081F1B" w:rsidP="00081F1B" w:rsidRDefault="00081F1B" w14:paraId="58253E2D" w14:textId="6828DFDB">
      <w:pPr>
        <w:ind w:left="720"/>
        <w:rPr>
          <w:rFonts w:cs="Arial"/>
          <w:noProof/>
          <w:szCs w:val="22"/>
          <w:lang w:val="en-US"/>
        </w:rPr>
      </w:pPr>
      <w:r>
        <w:rPr>
          <w:rFonts w:cs="Arial"/>
          <w:noProof/>
          <w:szCs w:val="22"/>
          <w:lang w:val="en-US"/>
        </w:rPr>
        <w:t>Assuming the cell had been set up correctly, which of the following is most likely to represent the final mass of each electrode?</w:t>
      </w:r>
    </w:p>
    <w:p w:rsidRPr="006B19EC" w:rsidR="006B19EC" w:rsidP="002172B6" w:rsidRDefault="006B19EC" w14:paraId="1ADF3CFC" w14:textId="77777777">
      <w:pPr>
        <w:rPr>
          <w:rFonts w:cs="Arial"/>
          <w:noProof/>
          <w:szCs w:val="22"/>
          <w:lang w:val="en-US"/>
        </w:rPr>
      </w:pPr>
    </w:p>
    <w:p w:rsidRPr="006B19EC" w:rsidR="006B19EC" w:rsidP="004C024C" w:rsidRDefault="006B19EC" w14:paraId="54D87170" w14:textId="3D9B4D8C">
      <w:pPr>
        <w:spacing w:line="360" w:lineRule="auto"/>
        <w:rPr>
          <w:rFonts w:cs="Arial"/>
          <w:b/>
          <w:bCs/>
          <w:noProof/>
          <w:szCs w:val="22"/>
          <w:lang w:val="en-US"/>
        </w:rPr>
      </w:pPr>
      <w:r w:rsidRPr="006B19EC">
        <w:rPr>
          <w:rFonts w:cs="Arial"/>
          <w:noProof/>
          <w:szCs w:val="22"/>
          <w:lang w:val="en-US"/>
        </w:rPr>
        <w:tab/>
      </w:r>
      <w:r w:rsidRPr="006B19EC">
        <w:rPr>
          <w:rFonts w:cs="Arial"/>
          <w:noProof/>
          <w:szCs w:val="22"/>
          <w:lang w:val="en-US"/>
        </w:rPr>
        <w:tab/>
      </w:r>
      <w:r w:rsidR="00081F1B">
        <w:rPr>
          <w:rFonts w:cs="Arial"/>
          <w:b/>
          <w:bCs/>
          <w:noProof/>
          <w:szCs w:val="22"/>
          <w:lang w:val="en-US"/>
        </w:rPr>
        <w:t>Anode</w:t>
      </w:r>
      <w:r w:rsidRPr="006B19EC">
        <w:rPr>
          <w:rFonts w:cs="Arial"/>
          <w:b/>
          <w:bCs/>
          <w:noProof/>
          <w:szCs w:val="22"/>
          <w:lang w:val="en-US"/>
        </w:rPr>
        <w:tab/>
      </w:r>
      <w:r w:rsidRPr="006B19EC">
        <w:rPr>
          <w:rFonts w:cs="Arial"/>
          <w:b/>
          <w:bCs/>
          <w:noProof/>
          <w:szCs w:val="22"/>
          <w:lang w:val="en-US"/>
        </w:rPr>
        <w:tab/>
      </w:r>
      <w:r w:rsidRPr="006B19EC">
        <w:rPr>
          <w:rFonts w:cs="Arial"/>
          <w:b/>
          <w:bCs/>
          <w:noProof/>
          <w:szCs w:val="22"/>
          <w:lang w:val="en-US"/>
        </w:rPr>
        <w:tab/>
      </w:r>
      <w:r w:rsidR="00081F1B">
        <w:rPr>
          <w:rFonts w:cs="Arial"/>
          <w:b/>
          <w:bCs/>
          <w:noProof/>
          <w:szCs w:val="22"/>
          <w:lang w:val="en-US"/>
        </w:rPr>
        <w:tab/>
      </w:r>
      <w:r w:rsidR="00081F1B">
        <w:rPr>
          <w:rFonts w:cs="Arial"/>
          <w:b/>
          <w:bCs/>
          <w:noProof/>
          <w:szCs w:val="22"/>
          <w:lang w:val="en-US"/>
        </w:rPr>
        <w:t>Cathode</w:t>
      </w:r>
    </w:p>
    <w:p w:rsidRPr="006B19EC" w:rsidR="006B19EC" w:rsidP="002172B6" w:rsidRDefault="006B19EC" w14:paraId="0E84C243" w14:textId="1829E489">
      <w:pPr>
        <w:ind w:firstLine="720"/>
        <w:rPr>
          <w:rFonts w:cs="Arial"/>
          <w:szCs w:val="22"/>
        </w:rPr>
      </w:pPr>
      <w:r w:rsidRPr="006B19EC">
        <w:rPr>
          <w:rFonts w:cs="Arial"/>
          <w:szCs w:val="22"/>
        </w:rPr>
        <w:t>(a)</w:t>
      </w:r>
      <w:r w:rsidRPr="006B19EC">
        <w:rPr>
          <w:rFonts w:cs="Arial"/>
          <w:szCs w:val="22"/>
        </w:rPr>
        <w:tab/>
      </w:r>
      <w:r w:rsidR="00081F1B">
        <w:rPr>
          <w:rFonts w:cs="Arial"/>
          <w:szCs w:val="22"/>
        </w:rPr>
        <w:t>42.8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46.2 g</w:t>
      </w:r>
    </w:p>
    <w:p w:rsidRPr="006B19EC" w:rsidR="006B19EC" w:rsidP="002172B6" w:rsidRDefault="006B19EC" w14:paraId="161D3F63" w14:textId="193EA868">
      <w:pPr>
        <w:ind w:firstLine="720"/>
        <w:rPr>
          <w:rFonts w:cs="Arial"/>
          <w:szCs w:val="22"/>
        </w:rPr>
      </w:pPr>
      <w:r w:rsidRPr="006B19EC">
        <w:rPr>
          <w:rFonts w:cs="Arial"/>
          <w:szCs w:val="22"/>
        </w:rPr>
        <w:t>(b)</w:t>
      </w:r>
      <w:r w:rsidRPr="006B19EC">
        <w:rPr>
          <w:rFonts w:cs="Arial"/>
          <w:szCs w:val="22"/>
        </w:rPr>
        <w:tab/>
      </w:r>
      <w:r w:rsidR="00081F1B">
        <w:rPr>
          <w:rFonts w:cs="Arial"/>
          <w:szCs w:val="22"/>
        </w:rPr>
        <w:t>43.2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47.1 g</w:t>
      </w:r>
    </w:p>
    <w:p w:rsidRPr="006B19EC" w:rsidR="006B19EC" w:rsidP="002172B6" w:rsidRDefault="006B19EC" w14:paraId="7B157188" w14:textId="42DDE25E">
      <w:pPr>
        <w:ind w:firstLine="720"/>
        <w:rPr>
          <w:rFonts w:cs="Arial"/>
          <w:szCs w:val="22"/>
        </w:rPr>
      </w:pPr>
      <w:r w:rsidRPr="006B19EC">
        <w:rPr>
          <w:rFonts w:cs="Arial"/>
          <w:szCs w:val="22"/>
        </w:rPr>
        <w:t>(c)</w:t>
      </w:r>
      <w:r w:rsidRPr="006B19EC">
        <w:rPr>
          <w:rFonts w:cs="Arial"/>
          <w:szCs w:val="22"/>
        </w:rPr>
        <w:tab/>
      </w:r>
      <w:r w:rsidR="00081F1B">
        <w:rPr>
          <w:rFonts w:cs="Arial"/>
          <w:szCs w:val="22"/>
        </w:rPr>
        <w:t>47.3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42.9 g</w:t>
      </w:r>
    </w:p>
    <w:p w:rsidRPr="006B19EC" w:rsidR="005E58F2" w:rsidP="002172B6" w:rsidRDefault="006B19EC" w14:paraId="2A41B428" w14:textId="1C1AB410">
      <w:pPr>
        <w:ind w:firstLine="720"/>
        <w:rPr>
          <w:rFonts w:cs="Arial"/>
          <w:szCs w:val="22"/>
        </w:rPr>
      </w:pPr>
      <w:r w:rsidRPr="006B19EC">
        <w:rPr>
          <w:rFonts w:cs="Arial"/>
          <w:szCs w:val="22"/>
        </w:rPr>
        <w:t>(d)</w:t>
      </w:r>
      <w:r w:rsidRPr="006B19EC">
        <w:rPr>
          <w:rFonts w:cs="Arial"/>
          <w:szCs w:val="22"/>
        </w:rPr>
        <w:tab/>
      </w:r>
      <w:r w:rsidR="00081F1B">
        <w:rPr>
          <w:rFonts w:cs="Arial"/>
          <w:szCs w:val="22"/>
        </w:rPr>
        <w:t>46.6 g</w:t>
      </w:r>
      <w:r w:rsidR="00081F1B">
        <w:rPr>
          <w:rFonts w:cs="Arial"/>
          <w:szCs w:val="22"/>
        </w:rPr>
        <w:tab/>
      </w:r>
      <w:r w:rsidR="00081F1B">
        <w:rPr>
          <w:rFonts w:cs="Arial"/>
          <w:szCs w:val="22"/>
        </w:rPr>
        <w:tab/>
      </w:r>
      <w:r w:rsidRPr="006B19EC">
        <w:rPr>
          <w:rFonts w:cs="Arial"/>
          <w:szCs w:val="22"/>
        </w:rPr>
        <w:tab/>
      </w:r>
      <w:r w:rsidRPr="006B19EC">
        <w:rPr>
          <w:rFonts w:cs="Arial"/>
          <w:szCs w:val="22"/>
        </w:rPr>
        <w:tab/>
      </w:r>
      <w:r w:rsidR="00081F1B">
        <w:rPr>
          <w:rFonts w:cs="Arial"/>
          <w:szCs w:val="22"/>
        </w:rPr>
        <w:t>43.1 g</w:t>
      </w:r>
    </w:p>
    <w:p w:rsidR="006B19EC" w:rsidP="002172B6" w:rsidRDefault="006B19EC" w14:paraId="604053F7" w14:textId="19A8FD6C">
      <w:pPr>
        <w:ind w:left="720" w:hanging="720"/>
        <w:rPr>
          <w:rFonts w:cs="Arial"/>
          <w:szCs w:val="22"/>
        </w:rPr>
      </w:pPr>
    </w:p>
    <w:p w:rsidR="006B19EC" w:rsidP="002172B6" w:rsidRDefault="006B19EC" w14:paraId="030ED920" w14:textId="77777777">
      <w:pPr>
        <w:ind w:left="720" w:hanging="720"/>
        <w:rPr>
          <w:rFonts w:cs="Arial"/>
          <w:szCs w:val="22"/>
        </w:rPr>
      </w:pPr>
    </w:p>
    <w:p w:rsidR="00081F1B" w:rsidRDefault="00081F1B" w14:paraId="1C5CE5F3" w14:textId="77777777">
      <w:pPr>
        <w:rPr>
          <w:rFonts w:cs="Arial"/>
          <w:szCs w:val="22"/>
        </w:rPr>
      </w:pPr>
      <w:r>
        <w:rPr>
          <w:rFonts w:cs="Arial"/>
          <w:szCs w:val="22"/>
        </w:rPr>
        <w:br w:type="page"/>
      </w:r>
    </w:p>
    <w:p w:rsidR="006B19EC" w:rsidP="002172B6" w:rsidRDefault="006B19EC" w14:paraId="1EE226BD" w14:textId="1395F163">
      <w:pPr>
        <w:ind w:left="720" w:hanging="720"/>
        <w:rPr>
          <w:rFonts w:cs="Arial"/>
          <w:szCs w:val="22"/>
        </w:rPr>
      </w:pPr>
      <w:r>
        <w:rPr>
          <w:rFonts w:cs="Arial"/>
          <w:szCs w:val="22"/>
        </w:rPr>
        <w:t>25.</w:t>
      </w:r>
      <w:r>
        <w:rPr>
          <w:rFonts w:cs="Arial"/>
          <w:szCs w:val="22"/>
        </w:rPr>
        <w:tab/>
      </w:r>
      <w:r w:rsidR="00964301">
        <w:rPr>
          <w:rFonts w:cs="Arial"/>
          <w:szCs w:val="22"/>
        </w:rPr>
        <w:t>The monomer below was used to produce a polyamide.</w:t>
      </w:r>
    </w:p>
    <w:p w:rsidR="00964301" w:rsidP="002172B6" w:rsidRDefault="00964301" w14:paraId="7A5A0CD9" w14:textId="6BABCF46">
      <w:pPr>
        <w:ind w:left="720" w:hanging="720"/>
        <w:rPr>
          <w:rFonts w:cs="Arial"/>
          <w:szCs w:val="22"/>
        </w:rPr>
      </w:pPr>
    </w:p>
    <w:p w:rsidR="00964301" w:rsidP="1EB77BD1" w:rsidRDefault="004C024C" w14:paraId="393BA6BE" w14:textId="56678E90">
      <w:pPr>
        <w:ind w:left="720" w:hanging="720"/>
        <w:jc w:val="center"/>
        <w:rPr>
          <w:rFonts w:cs="Arial"/>
        </w:rPr>
      </w:pPr>
      <w:r w:rsidRPr="004C024C">
        <w:rPr>
          <w:rFonts w:cs="Arial"/>
          <w:noProof/>
          <w:szCs w:val="22"/>
        </w:rPr>
        <w:drawing>
          <wp:inline distT="0" distB="0" distL="0" distR="0" wp14:anchorId="5DD508B8" wp14:editId="6961C43B">
            <wp:extent cx="2160042" cy="10541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6045" cy="1061909"/>
                    </a:xfrm>
                    <a:prstGeom prst="rect">
                      <a:avLst/>
                    </a:prstGeom>
                  </pic:spPr>
                </pic:pic>
              </a:graphicData>
            </a:graphic>
          </wp:inline>
        </w:drawing>
      </w:r>
    </w:p>
    <w:p w:rsidR="00964301" w:rsidP="002172B6" w:rsidRDefault="00964301" w14:paraId="6DAC1C5F" w14:textId="7EC94DE3">
      <w:pPr>
        <w:ind w:left="720" w:hanging="720"/>
        <w:rPr>
          <w:rFonts w:cs="Arial"/>
          <w:szCs w:val="22"/>
        </w:rPr>
      </w:pPr>
    </w:p>
    <w:p w:rsidRPr="00685638" w:rsidR="00964301" w:rsidP="002172B6" w:rsidRDefault="00964301" w14:paraId="0BBDF488" w14:textId="0FE2AAB4">
      <w:pPr>
        <w:ind w:left="720" w:hanging="720"/>
        <w:rPr>
          <w:rFonts w:cs="Arial"/>
          <w:szCs w:val="22"/>
        </w:rPr>
      </w:pPr>
      <w:r>
        <w:rPr>
          <w:rFonts w:cs="Arial"/>
          <w:szCs w:val="22"/>
        </w:rPr>
        <w:tab/>
      </w:r>
      <w:r>
        <w:rPr>
          <w:rFonts w:cs="Arial"/>
          <w:szCs w:val="22"/>
        </w:rPr>
        <w:t>Which of the following correctly shows the structure of this polyamide?</w:t>
      </w:r>
    </w:p>
    <w:p w:rsidR="006B19EC" w:rsidP="002172B6" w:rsidRDefault="006B19EC" w14:paraId="64F4EBBD" w14:textId="248C5438">
      <w:pPr>
        <w:rPr>
          <w:rFonts w:cs="Arial"/>
          <w:noProof/>
          <w:szCs w:val="22"/>
          <w:lang w:val="en-US"/>
        </w:rPr>
      </w:pPr>
    </w:p>
    <w:tbl>
      <w:tblPr>
        <w:tblStyle w:val="TableGrid"/>
        <w:tblW w:w="9213" w:type="dxa"/>
        <w:tblInd w:w="426" w:type="dxa"/>
        <w:tblLook w:val="04A0" w:firstRow="1" w:lastRow="0" w:firstColumn="1" w:lastColumn="0" w:noHBand="0" w:noVBand="1"/>
      </w:tblPr>
      <w:tblGrid>
        <w:gridCol w:w="485"/>
        <w:gridCol w:w="8728"/>
      </w:tblGrid>
      <w:tr w:rsidR="004C024C" w:rsidTr="1EB77BD1" w14:paraId="3907D853" w14:textId="77777777">
        <w:trPr>
          <w:trHeight w:val="1701"/>
        </w:trPr>
        <w:tc>
          <w:tcPr>
            <w:tcW w:w="485" w:type="dxa"/>
            <w:tcBorders>
              <w:top w:val="nil"/>
              <w:left w:val="nil"/>
              <w:bottom w:val="nil"/>
              <w:right w:val="nil"/>
            </w:tcBorders>
            <w:tcMar/>
            <w:vAlign w:val="center"/>
          </w:tcPr>
          <w:p w:rsidR="00964301" w:rsidP="00E9363C" w:rsidRDefault="00964301" w14:paraId="0B8897EE" w14:textId="77777777">
            <w:pPr>
              <w:jc w:val="center"/>
              <w:rPr>
                <w:rFonts w:cs="Arial"/>
                <w:szCs w:val="22"/>
              </w:rPr>
            </w:pPr>
            <w:r>
              <w:rPr>
                <w:rFonts w:cs="Arial"/>
                <w:szCs w:val="22"/>
              </w:rPr>
              <w:t>(a)</w:t>
            </w:r>
          </w:p>
        </w:tc>
        <w:tc>
          <w:tcPr>
            <w:tcW w:w="8728" w:type="dxa"/>
            <w:tcBorders>
              <w:top w:val="nil"/>
              <w:left w:val="nil"/>
              <w:bottom w:val="nil"/>
              <w:right w:val="nil"/>
            </w:tcBorders>
            <w:tcMar/>
            <w:vAlign w:val="center"/>
          </w:tcPr>
          <w:p w:rsidR="00964301" w:rsidP="1EB77BD1" w:rsidRDefault="004C024C" w14:paraId="12393DE3" w14:textId="274C70FC">
            <w:pPr>
              <w:rPr>
                <w:rFonts w:cs="Arial"/>
              </w:rPr>
            </w:pPr>
            <w:r w:rsidRPr="004C024C">
              <w:rPr>
                <w:rFonts w:cs="Arial"/>
                <w:noProof/>
                <w:szCs w:val="22"/>
              </w:rPr>
              <w:drawing>
                <wp:inline distT="0" distB="0" distL="0" distR="0" wp14:anchorId="3A973230" wp14:editId="66B1F501">
                  <wp:extent cx="5243830" cy="8584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6435" cy="885088"/>
                          </a:xfrm>
                          <a:prstGeom prst="rect">
                            <a:avLst/>
                          </a:prstGeom>
                        </pic:spPr>
                      </pic:pic>
                    </a:graphicData>
                  </a:graphic>
                </wp:inline>
              </w:drawing>
            </w:r>
          </w:p>
        </w:tc>
      </w:tr>
      <w:tr w:rsidR="004C024C" w:rsidTr="1EB77BD1" w14:paraId="526BE123" w14:textId="77777777">
        <w:trPr>
          <w:trHeight w:val="1701"/>
        </w:trPr>
        <w:tc>
          <w:tcPr>
            <w:tcW w:w="485" w:type="dxa"/>
            <w:tcBorders>
              <w:top w:val="nil"/>
              <w:left w:val="nil"/>
              <w:bottom w:val="nil"/>
              <w:right w:val="nil"/>
            </w:tcBorders>
            <w:tcMar/>
            <w:vAlign w:val="center"/>
          </w:tcPr>
          <w:p w:rsidR="00964301" w:rsidP="00E9363C" w:rsidRDefault="00964301" w14:paraId="7D02BE17" w14:textId="77777777">
            <w:pPr>
              <w:jc w:val="center"/>
              <w:rPr>
                <w:rFonts w:cs="Arial"/>
                <w:szCs w:val="22"/>
              </w:rPr>
            </w:pPr>
            <w:r>
              <w:rPr>
                <w:rFonts w:cs="Arial"/>
                <w:szCs w:val="22"/>
              </w:rPr>
              <w:t>(b)</w:t>
            </w:r>
          </w:p>
        </w:tc>
        <w:tc>
          <w:tcPr>
            <w:tcW w:w="8728" w:type="dxa"/>
            <w:tcBorders>
              <w:top w:val="nil"/>
              <w:left w:val="nil"/>
              <w:bottom w:val="nil"/>
              <w:right w:val="nil"/>
            </w:tcBorders>
            <w:tcMar/>
            <w:vAlign w:val="center"/>
          </w:tcPr>
          <w:p w:rsidRPr="00812266" w:rsidR="00964301" w:rsidP="1EB77BD1" w:rsidRDefault="004C024C" w14:paraId="6D4385AB" w14:textId="786B847B">
            <w:pPr>
              <w:rPr>
                <w:rFonts w:cs="Arial"/>
              </w:rPr>
            </w:pPr>
            <w:r w:rsidRPr="004C024C">
              <w:rPr>
                <w:rFonts w:cs="Arial"/>
                <w:noProof/>
                <w:szCs w:val="22"/>
              </w:rPr>
              <w:drawing>
                <wp:inline distT="0" distB="0" distL="0" distR="0" wp14:anchorId="4FC669A1" wp14:editId="541124F1">
                  <wp:extent cx="5243830" cy="8622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0101" cy="873172"/>
                          </a:xfrm>
                          <a:prstGeom prst="rect">
                            <a:avLst/>
                          </a:prstGeom>
                        </pic:spPr>
                      </pic:pic>
                    </a:graphicData>
                  </a:graphic>
                </wp:inline>
              </w:drawing>
            </w:r>
          </w:p>
        </w:tc>
      </w:tr>
      <w:tr w:rsidR="004C024C" w:rsidTr="1EB77BD1" w14:paraId="381D8851" w14:textId="77777777">
        <w:trPr>
          <w:trHeight w:val="1701"/>
        </w:trPr>
        <w:tc>
          <w:tcPr>
            <w:tcW w:w="485" w:type="dxa"/>
            <w:tcBorders>
              <w:top w:val="nil"/>
              <w:left w:val="nil"/>
              <w:bottom w:val="nil"/>
              <w:right w:val="nil"/>
            </w:tcBorders>
            <w:tcMar/>
            <w:vAlign w:val="center"/>
          </w:tcPr>
          <w:p w:rsidR="00964301" w:rsidP="00E9363C" w:rsidRDefault="00964301" w14:paraId="0FA8EAD6" w14:textId="77777777">
            <w:pPr>
              <w:jc w:val="center"/>
              <w:rPr>
                <w:rFonts w:cs="Arial"/>
                <w:szCs w:val="22"/>
              </w:rPr>
            </w:pPr>
            <w:r>
              <w:rPr>
                <w:rFonts w:cs="Arial"/>
                <w:szCs w:val="22"/>
              </w:rPr>
              <w:t>(c)</w:t>
            </w:r>
          </w:p>
        </w:tc>
        <w:tc>
          <w:tcPr>
            <w:tcW w:w="8728" w:type="dxa"/>
            <w:tcBorders>
              <w:top w:val="nil"/>
              <w:left w:val="nil"/>
              <w:bottom w:val="nil"/>
              <w:right w:val="nil"/>
            </w:tcBorders>
            <w:tcMar/>
            <w:vAlign w:val="center"/>
          </w:tcPr>
          <w:p w:rsidR="00964301" w:rsidP="1EB77BD1" w:rsidRDefault="004C024C" w14:paraId="5E45D587" w14:textId="6F6558A8">
            <w:pPr>
              <w:rPr>
                <w:rFonts w:cs="Arial"/>
              </w:rPr>
            </w:pPr>
            <w:r w:rsidRPr="004C024C">
              <w:rPr>
                <w:rFonts w:cs="Arial"/>
                <w:noProof/>
                <w:szCs w:val="22"/>
              </w:rPr>
              <w:drawing>
                <wp:inline distT="0" distB="0" distL="0" distR="0" wp14:anchorId="1E071EA4" wp14:editId="30C31BE0">
                  <wp:extent cx="5244353" cy="862361"/>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1424" cy="875034"/>
                          </a:xfrm>
                          <a:prstGeom prst="rect">
                            <a:avLst/>
                          </a:prstGeom>
                        </pic:spPr>
                      </pic:pic>
                    </a:graphicData>
                  </a:graphic>
                </wp:inline>
              </w:drawing>
            </w:r>
          </w:p>
        </w:tc>
      </w:tr>
      <w:tr w:rsidR="004C024C" w:rsidTr="1EB77BD1" w14:paraId="5F742AE5" w14:textId="77777777">
        <w:trPr>
          <w:trHeight w:val="1701"/>
        </w:trPr>
        <w:tc>
          <w:tcPr>
            <w:tcW w:w="485" w:type="dxa"/>
            <w:tcBorders>
              <w:top w:val="nil"/>
              <w:left w:val="nil"/>
              <w:bottom w:val="nil"/>
              <w:right w:val="nil"/>
            </w:tcBorders>
            <w:tcMar/>
            <w:vAlign w:val="center"/>
          </w:tcPr>
          <w:p w:rsidR="00964301" w:rsidP="00E9363C" w:rsidRDefault="00964301" w14:paraId="600350F5" w14:textId="77777777">
            <w:pPr>
              <w:jc w:val="center"/>
              <w:rPr>
                <w:rFonts w:cs="Arial"/>
                <w:szCs w:val="22"/>
              </w:rPr>
            </w:pPr>
            <w:r>
              <w:rPr>
                <w:rFonts w:cs="Arial"/>
                <w:szCs w:val="22"/>
              </w:rPr>
              <w:t>(d)</w:t>
            </w:r>
          </w:p>
        </w:tc>
        <w:tc>
          <w:tcPr>
            <w:tcW w:w="8728" w:type="dxa"/>
            <w:tcBorders>
              <w:top w:val="nil"/>
              <w:left w:val="nil"/>
              <w:bottom w:val="nil"/>
              <w:right w:val="nil"/>
            </w:tcBorders>
            <w:tcMar/>
            <w:vAlign w:val="center"/>
          </w:tcPr>
          <w:p w:rsidR="00964301" w:rsidP="1EB77BD1" w:rsidRDefault="004C024C" w14:paraId="7A45B66B" w14:textId="77CE118F">
            <w:pPr>
              <w:rPr>
                <w:rFonts w:cs="Arial"/>
              </w:rPr>
            </w:pPr>
            <w:r w:rsidRPr="004C024C">
              <w:rPr>
                <w:rFonts w:cs="Arial"/>
                <w:noProof/>
                <w:szCs w:val="22"/>
              </w:rPr>
              <w:drawing>
                <wp:inline distT="0" distB="0" distL="0" distR="0" wp14:anchorId="3784831A" wp14:editId="4811308C">
                  <wp:extent cx="5379720" cy="869552"/>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5649" cy="891523"/>
                          </a:xfrm>
                          <a:prstGeom prst="rect">
                            <a:avLst/>
                          </a:prstGeom>
                        </pic:spPr>
                      </pic:pic>
                    </a:graphicData>
                  </a:graphic>
                </wp:inline>
              </w:drawing>
            </w:r>
          </w:p>
        </w:tc>
      </w:tr>
    </w:tbl>
    <w:p w:rsidR="00964301" w:rsidP="002172B6" w:rsidRDefault="00964301" w14:paraId="36879C6B" w14:textId="77777777">
      <w:pPr>
        <w:rPr>
          <w:rFonts w:cs="Arial"/>
          <w:noProof/>
          <w:szCs w:val="22"/>
          <w:lang w:val="en-US"/>
        </w:rPr>
      </w:pPr>
    </w:p>
    <w:p w:rsidRPr="006B19EC" w:rsidR="006B19EC" w:rsidP="002172B6" w:rsidRDefault="006B19EC" w14:paraId="486C6C70" w14:textId="77777777">
      <w:pPr>
        <w:rPr>
          <w:rFonts w:cs="Arial"/>
          <w:b/>
          <w:bCs/>
          <w:szCs w:val="22"/>
        </w:rPr>
      </w:pPr>
    </w:p>
    <w:p w:rsidR="005E58F2" w:rsidP="002172B6" w:rsidRDefault="005E58F2" w14:paraId="35A922B5" w14:textId="77777777">
      <w:pPr>
        <w:rPr>
          <w:rFonts w:cs="Arial"/>
          <w:szCs w:val="22"/>
        </w:rPr>
      </w:pPr>
    </w:p>
    <w:p w:rsidR="005E58F2" w:rsidP="002172B6" w:rsidRDefault="005E58F2" w14:paraId="34A5567B" w14:textId="77777777">
      <w:pPr>
        <w:rPr>
          <w:rFonts w:cs="Arial"/>
          <w:szCs w:val="22"/>
        </w:rPr>
      </w:pPr>
    </w:p>
    <w:p w:rsidR="005E58F2" w:rsidP="002172B6" w:rsidRDefault="005E58F2" w14:paraId="45F36AE0" w14:textId="77777777">
      <w:pPr>
        <w:rPr>
          <w:rFonts w:cs="Arial"/>
          <w:szCs w:val="22"/>
        </w:rPr>
      </w:pPr>
    </w:p>
    <w:p w:rsidR="002F01BF" w:rsidP="002172B6" w:rsidRDefault="002F01BF" w14:paraId="40754824" w14:textId="5A97300A">
      <w:pPr>
        <w:rPr>
          <w:rFonts w:cs="Arial"/>
          <w:szCs w:val="22"/>
        </w:rPr>
      </w:pPr>
    </w:p>
    <w:p w:rsidR="0001265C" w:rsidP="002172B6" w:rsidRDefault="0001265C" w14:paraId="751AD130" w14:textId="20D80B4F">
      <w:pPr>
        <w:rPr>
          <w:rFonts w:cs="Arial"/>
          <w:szCs w:val="22"/>
        </w:rPr>
      </w:pPr>
    </w:p>
    <w:p w:rsidR="0001265C" w:rsidP="002172B6" w:rsidRDefault="0001265C" w14:paraId="1B36ACB2" w14:textId="77777777">
      <w:pPr>
        <w:rPr>
          <w:rFonts w:cs="Arial"/>
          <w:szCs w:val="22"/>
        </w:rPr>
      </w:pPr>
    </w:p>
    <w:p w:rsidR="002F01BF" w:rsidP="002172B6" w:rsidRDefault="002F01BF" w14:paraId="0E9B8A0F" w14:textId="000C0C8A">
      <w:pPr>
        <w:rPr>
          <w:rFonts w:cs="Arial"/>
          <w:szCs w:val="22"/>
        </w:rPr>
      </w:pPr>
    </w:p>
    <w:p w:rsidR="002F01BF" w:rsidP="002172B6" w:rsidRDefault="002F01BF" w14:paraId="6949A840" w14:textId="49C8A034">
      <w:pPr>
        <w:rPr>
          <w:rFonts w:cs="Arial"/>
          <w:szCs w:val="22"/>
        </w:rPr>
      </w:pPr>
    </w:p>
    <w:p w:rsidR="002F01BF" w:rsidP="002172B6" w:rsidRDefault="002F01BF" w14:paraId="30B6C328" w14:textId="6E69AE52">
      <w:pPr>
        <w:rPr>
          <w:rFonts w:cs="Arial"/>
          <w:szCs w:val="22"/>
        </w:rPr>
      </w:pPr>
    </w:p>
    <w:p w:rsidR="002F01BF" w:rsidP="002172B6" w:rsidRDefault="002F01BF" w14:paraId="19292F69" w14:textId="5C0C87B7">
      <w:pPr>
        <w:rPr>
          <w:rFonts w:cs="Arial"/>
          <w:szCs w:val="22"/>
        </w:rPr>
      </w:pPr>
    </w:p>
    <w:p w:rsidR="002F01BF" w:rsidP="002172B6" w:rsidRDefault="002F01BF" w14:paraId="67BF56A3" w14:textId="326B9F48">
      <w:pPr>
        <w:rPr>
          <w:rFonts w:cs="Arial"/>
          <w:szCs w:val="22"/>
        </w:rPr>
      </w:pPr>
    </w:p>
    <w:p w:rsidR="002F01BF" w:rsidP="002172B6" w:rsidRDefault="002F01BF" w14:paraId="65CA4E7E" w14:textId="1D32209A">
      <w:pPr>
        <w:rPr>
          <w:rFonts w:cs="Arial"/>
          <w:szCs w:val="22"/>
        </w:rPr>
      </w:pPr>
    </w:p>
    <w:p w:rsidR="002F01BF" w:rsidP="002172B6" w:rsidRDefault="002F01BF" w14:paraId="27196BD8" w14:textId="154B0447">
      <w:pPr>
        <w:rPr>
          <w:rFonts w:cs="Arial"/>
          <w:szCs w:val="22"/>
        </w:rPr>
      </w:pPr>
    </w:p>
    <w:p w:rsidR="002F01BF" w:rsidP="002172B6" w:rsidRDefault="002F01BF" w14:paraId="79EFE437" w14:textId="77777777">
      <w:pPr>
        <w:rPr>
          <w:rFonts w:cs="Arial"/>
          <w:szCs w:val="22"/>
        </w:rPr>
      </w:pPr>
    </w:p>
    <w:p w:rsidRPr="00B00A18" w:rsidR="005E58F2" w:rsidP="002172B6" w:rsidRDefault="005E58F2" w14:paraId="4D2E9CF0" w14:textId="77777777">
      <w:pPr>
        <w:jc w:val="center"/>
        <w:rPr>
          <w:rFonts w:cs="Arial"/>
          <w:b/>
          <w:bCs/>
          <w:szCs w:val="22"/>
        </w:rPr>
      </w:pPr>
      <w:r w:rsidRPr="00C03365">
        <w:rPr>
          <w:rFonts w:cs="Arial"/>
          <w:b/>
          <w:bCs/>
          <w:szCs w:val="22"/>
        </w:rPr>
        <w:t>End of Section One</w:t>
      </w:r>
    </w:p>
    <w:p w:rsidRPr="00964301" w:rsidR="002B1968" w:rsidRDefault="005E58F2" w14:paraId="6026ACA6" w14:textId="660245DF">
      <w:pPr>
        <w:rPr>
          <w:rFonts w:cs="Arial"/>
          <w:b/>
          <w:szCs w:val="22"/>
        </w:rPr>
      </w:pPr>
      <w:r>
        <w:rPr>
          <w:rFonts w:cs="Arial"/>
        </w:rPr>
        <w:br w:type="page"/>
      </w:r>
    </w:p>
    <w:p w:rsidRPr="008E12F8" w:rsidR="005E58F2" w:rsidP="005E58F2" w:rsidRDefault="005E58F2" w14:paraId="10477696" w14:textId="1AA1FFCB">
      <w:pPr>
        <w:rPr>
          <w:rFonts w:cs="Arial"/>
        </w:rPr>
      </w:pPr>
      <w:r>
        <w:rPr>
          <w:rFonts w:cs="Arial"/>
          <w:b/>
          <w:szCs w:val="22"/>
        </w:rPr>
        <w:t>Section Two</w:t>
      </w:r>
      <w:r w:rsidRPr="00641057">
        <w:rPr>
          <w:rFonts w:cs="Arial"/>
          <w:b/>
          <w:szCs w:val="22"/>
        </w:rPr>
        <w:t>: Short answer</w:t>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ab/>
      </w:r>
      <w:r w:rsidRPr="00641057">
        <w:rPr>
          <w:rFonts w:cs="Arial"/>
          <w:b/>
          <w:szCs w:val="22"/>
        </w:rPr>
        <w:t xml:space="preserve">        </w:t>
      </w:r>
      <w:r>
        <w:rPr>
          <w:rFonts w:cs="Arial"/>
          <w:b/>
          <w:szCs w:val="22"/>
        </w:rPr>
        <w:t xml:space="preserve">   </w:t>
      </w:r>
      <w:r w:rsidRPr="00641057">
        <w:rPr>
          <w:rFonts w:cs="Arial"/>
          <w:b/>
          <w:szCs w:val="22"/>
        </w:rPr>
        <w:t>35%   (</w:t>
      </w:r>
      <w:r w:rsidR="00BE1680">
        <w:rPr>
          <w:rFonts w:cs="Arial"/>
          <w:b/>
          <w:szCs w:val="22"/>
        </w:rPr>
        <w:t>7</w:t>
      </w:r>
      <w:r w:rsidR="00964301">
        <w:rPr>
          <w:rFonts w:cs="Arial"/>
          <w:b/>
          <w:szCs w:val="22"/>
        </w:rPr>
        <w:t>8</w:t>
      </w:r>
      <w:r w:rsidRPr="00641057">
        <w:rPr>
          <w:rFonts w:cs="Arial"/>
          <w:b/>
          <w:szCs w:val="22"/>
        </w:rPr>
        <w:t xml:space="preserve"> marks)</w:t>
      </w:r>
    </w:p>
    <w:p w:rsidRPr="00641057" w:rsidR="005E58F2" w:rsidP="005E58F2" w:rsidRDefault="005E58F2" w14:paraId="209D1257" w14:textId="77777777">
      <w:pPr>
        <w:tabs>
          <w:tab w:val="left" w:pos="1060"/>
          <w:tab w:val="left" w:pos="1660"/>
        </w:tabs>
        <w:rPr>
          <w:rFonts w:cs="Arial"/>
          <w:szCs w:val="22"/>
        </w:rPr>
      </w:pPr>
    </w:p>
    <w:p w:rsidRPr="00925C19" w:rsidR="005E58F2" w:rsidP="00925C19" w:rsidRDefault="005E58F2" w14:paraId="4056D8AE" w14:textId="74FFE2B7">
      <w:pPr>
        <w:tabs>
          <w:tab w:val="left" w:pos="1060"/>
          <w:tab w:val="left" w:pos="1660"/>
        </w:tabs>
        <w:rPr>
          <w:rFonts w:cs="Arial"/>
          <w:szCs w:val="22"/>
        </w:rPr>
      </w:pPr>
      <w:r>
        <w:rPr>
          <w:rFonts w:cs="Arial"/>
          <w:szCs w:val="22"/>
        </w:rPr>
        <w:t>This section has 9 questions. A</w:t>
      </w:r>
      <w:r w:rsidRPr="00641057">
        <w:rPr>
          <w:rFonts w:cs="Arial"/>
          <w:szCs w:val="22"/>
        </w:rPr>
        <w:t xml:space="preserve">nswer </w:t>
      </w:r>
      <w:r w:rsidRPr="00D560F7">
        <w:rPr>
          <w:rFonts w:cs="Arial"/>
          <w:b/>
          <w:szCs w:val="22"/>
        </w:rPr>
        <w:t>all</w:t>
      </w:r>
      <w:r w:rsidRPr="00641057">
        <w:rPr>
          <w:rFonts w:cs="Arial"/>
          <w:szCs w:val="22"/>
        </w:rPr>
        <w:t xml:space="preserve"> questions. Write your answers in the spaces provided.</w:t>
      </w:r>
      <w:r w:rsidR="00925C19">
        <w:rPr>
          <w:rFonts w:cs="Arial"/>
          <w:szCs w:val="22"/>
        </w:rPr>
        <w:t xml:space="preserve"> </w:t>
      </w:r>
      <w:r>
        <w:rPr>
          <w:rFonts w:cs="Arial"/>
          <w:color w:val="000000"/>
          <w:szCs w:val="22"/>
        </w:rPr>
        <w:t>Supplementary</w:t>
      </w:r>
      <w:r w:rsidRPr="00641057">
        <w:rPr>
          <w:rFonts w:cs="Arial"/>
          <w:color w:val="000000"/>
          <w:szCs w:val="22"/>
        </w:rPr>
        <w:t xml:space="preserve"> pages </w:t>
      </w:r>
      <w:r>
        <w:rPr>
          <w:rFonts w:cs="Arial"/>
          <w:color w:val="000000"/>
          <w:szCs w:val="22"/>
        </w:rPr>
        <w:t>for planning/continuing your answers to questions are provided at the end of this Question/Answer booklet. If you use these pages to continue an answer, indicate at the original answer where the answer is continued, i.e. give the page number.</w:t>
      </w:r>
    </w:p>
    <w:p w:rsidRPr="00641057" w:rsidR="005E58F2" w:rsidP="005E58F2" w:rsidRDefault="005E58F2" w14:paraId="5EC35E88" w14:textId="77777777">
      <w:pPr>
        <w:tabs>
          <w:tab w:val="left" w:pos="1060"/>
          <w:tab w:val="left" w:pos="1660"/>
        </w:tabs>
        <w:rPr>
          <w:rFonts w:cs="Arial"/>
          <w:szCs w:val="22"/>
        </w:rPr>
      </w:pPr>
    </w:p>
    <w:p w:rsidR="005E58F2" w:rsidP="005E58F2" w:rsidRDefault="005E58F2" w14:paraId="080E60A6" w14:textId="77777777">
      <w:pPr>
        <w:rPr>
          <w:rFonts w:cs="Arial"/>
          <w:szCs w:val="22"/>
        </w:rPr>
      </w:pPr>
      <w:r w:rsidRPr="00641057">
        <w:rPr>
          <w:rFonts w:cs="Arial"/>
          <w:szCs w:val="22"/>
        </w:rPr>
        <w:t>Suggested working time: 6</w:t>
      </w:r>
      <w:r>
        <w:rPr>
          <w:rFonts w:cs="Arial"/>
          <w:szCs w:val="22"/>
        </w:rPr>
        <w:t>0</w:t>
      </w:r>
      <w:r w:rsidRPr="00641057">
        <w:rPr>
          <w:rFonts w:cs="Arial"/>
          <w:szCs w:val="22"/>
        </w:rPr>
        <w:t xml:space="preserve"> minutes.</w:t>
      </w:r>
    </w:p>
    <w:p w:rsidR="005E58F2" w:rsidP="005E58F2" w:rsidRDefault="005E58F2" w14:paraId="2A9E8098" w14:textId="77777777">
      <w:pPr>
        <w:pBdr>
          <w:bottom w:val="single" w:color="auto" w:sz="12" w:space="1"/>
        </w:pBdr>
        <w:rPr>
          <w:rFonts w:cs="Arial"/>
          <w:szCs w:val="22"/>
        </w:rPr>
      </w:pPr>
    </w:p>
    <w:p w:rsidR="005E58F2" w:rsidP="005E58F2" w:rsidRDefault="005E58F2" w14:paraId="1DB81B37" w14:textId="77777777">
      <w:pPr>
        <w:rPr>
          <w:rFonts w:cs="Arial"/>
          <w:szCs w:val="22"/>
        </w:rPr>
      </w:pPr>
    </w:p>
    <w:p w:rsidRPr="00CC51C3" w:rsidR="002525D9" w:rsidP="002525D9" w:rsidRDefault="002525D9" w14:paraId="634B7B8D" w14:textId="6730D0DC">
      <w:pPr>
        <w:rPr>
          <w:rFonts w:cs="Arial"/>
          <w:szCs w:val="22"/>
        </w:rPr>
      </w:pPr>
      <w:r>
        <w:rPr>
          <w:rFonts w:cs="Arial"/>
          <w:b/>
          <w:szCs w:val="22"/>
        </w:rPr>
        <w:t>Question 26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 xml:space="preserve">         (10</w:t>
      </w:r>
      <w:r w:rsidRPr="009F0C4F">
        <w:rPr>
          <w:rFonts w:cs="Arial"/>
          <w:b/>
          <w:szCs w:val="22"/>
        </w:rPr>
        <w:t xml:space="preserve"> marks)</w:t>
      </w:r>
    </w:p>
    <w:p w:rsidR="002525D9" w:rsidP="002525D9" w:rsidRDefault="002525D9" w14:paraId="61CFCABB" w14:textId="77777777">
      <w:pPr>
        <w:rPr>
          <w:rFonts w:cs="Arial"/>
          <w:szCs w:val="22"/>
        </w:rPr>
      </w:pPr>
    </w:p>
    <w:p w:rsidR="002525D9" w:rsidP="002525D9" w:rsidRDefault="002525D9" w14:paraId="7BA14118" w14:textId="77777777">
      <w:pPr>
        <w:rPr>
          <w:rFonts w:cs="Arial"/>
          <w:szCs w:val="22"/>
        </w:rPr>
      </w:pPr>
      <w:r>
        <w:rPr>
          <w:rFonts w:cs="Arial"/>
          <w:szCs w:val="22"/>
        </w:rPr>
        <w:t xml:space="preserve">A sample of </w:t>
      </w:r>
      <w:proofErr w:type="spellStart"/>
      <w:r>
        <w:rPr>
          <w:rFonts w:cs="Arial"/>
          <w:szCs w:val="22"/>
        </w:rPr>
        <w:t>dichlorine</w:t>
      </w:r>
      <w:proofErr w:type="spellEnd"/>
      <w:r>
        <w:rPr>
          <w:rFonts w:cs="Arial"/>
          <w:szCs w:val="22"/>
        </w:rPr>
        <w:t xml:space="preserve"> monoxide was placed into an empty chamber, and allowed to establish equilibrium according to the chemical equation below.</w:t>
      </w:r>
    </w:p>
    <w:p w:rsidR="002525D9" w:rsidP="002525D9" w:rsidRDefault="002525D9" w14:paraId="744B3BC3" w14:textId="77777777">
      <w:pPr>
        <w:rPr>
          <w:rFonts w:cs="Arial"/>
          <w:szCs w:val="22"/>
        </w:rPr>
      </w:pPr>
    </w:p>
    <w:p w:rsidRPr="001E6004" w:rsidR="002525D9" w:rsidP="002525D9" w:rsidRDefault="002525D9" w14:paraId="0540A666" w14:textId="0A2D061E">
      <w:pPr>
        <w:jc w:val="center"/>
        <w:rPr>
          <w:rFonts w:cs="Arial"/>
          <w:szCs w:val="22"/>
        </w:rPr>
      </w:pPr>
      <w:r>
        <w:rPr>
          <w:rFonts w:cs="Arial"/>
          <w:szCs w:val="22"/>
        </w:rPr>
        <w:t>2 C</w:t>
      </w:r>
      <w:r w:rsidRPr="00C6707E" w:rsidR="00C6707E">
        <w:rPr>
          <w:rFonts w:ascii="PT Sans" w:hAnsi="PT Sans" w:cs="Arial"/>
          <w:sz w:val="23"/>
          <w:szCs w:val="23"/>
        </w:rPr>
        <w:t>l</w:t>
      </w:r>
      <w:r>
        <w:rPr>
          <w:rFonts w:cs="Arial"/>
          <w:szCs w:val="22"/>
          <w:vertAlign w:val="subscript"/>
        </w:rPr>
        <w:t>2</w:t>
      </w:r>
      <w:r>
        <w:rPr>
          <w:rFonts w:cs="Arial"/>
          <w:szCs w:val="22"/>
        </w:rPr>
        <w:t xml:space="preserve">O(g)   </w:t>
      </w:r>
      <w:r w:rsidRPr="005C29FB">
        <w:rPr>
          <w:rFonts w:ascii="Cambria Math" w:hAnsi="Cambria Math" w:cs="Cambria Math"/>
          <w:spacing w:val="-4"/>
          <w:position w:val="-3"/>
          <w:szCs w:val="22"/>
        </w:rPr>
        <w:t>⇌</w:t>
      </w:r>
      <w:r>
        <w:rPr>
          <w:rFonts w:cs="Arial"/>
          <w:szCs w:val="22"/>
        </w:rPr>
        <w:t xml:space="preserve">   2 C</w:t>
      </w:r>
      <w:r w:rsidRPr="00C6707E" w:rsidR="00C6707E">
        <w:rPr>
          <w:rFonts w:ascii="PT Sans" w:hAnsi="PT Sans" w:cs="Arial"/>
          <w:sz w:val="23"/>
          <w:szCs w:val="23"/>
        </w:rPr>
        <w:t>l</w:t>
      </w:r>
      <w:r>
        <w:rPr>
          <w:rFonts w:cs="Arial"/>
          <w:szCs w:val="22"/>
          <w:vertAlign w:val="subscript"/>
        </w:rPr>
        <w:t>2</w:t>
      </w:r>
      <w:r>
        <w:rPr>
          <w:rFonts w:cs="Arial"/>
          <w:szCs w:val="22"/>
        </w:rPr>
        <w:t>(g)   +   O</w:t>
      </w:r>
      <w:r>
        <w:rPr>
          <w:rFonts w:cs="Arial"/>
          <w:szCs w:val="22"/>
          <w:vertAlign w:val="subscript"/>
        </w:rPr>
        <w:t>2</w:t>
      </w:r>
      <w:r>
        <w:rPr>
          <w:rFonts w:cs="Arial"/>
          <w:szCs w:val="22"/>
        </w:rPr>
        <w:t>(g)   +   161 kJ</w:t>
      </w:r>
    </w:p>
    <w:p w:rsidR="002525D9" w:rsidP="002525D9" w:rsidRDefault="002525D9" w14:paraId="1C3C4297" w14:textId="77777777">
      <w:pPr>
        <w:rPr>
          <w:rFonts w:cs="Arial"/>
          <w:szCs w:val="22"/>
        </w:rPr>
      </w:pPr>
    </w:p>
    <w:p w:rsidR="002525D9" w:rsidP="002525D9" w:rsidRDefault="00CC31C3" w14:paraId="4ED362C9" w14:textId="5A119AE7">
      <w:pPr>
        <w:rPr>
          <w:rFonts w:cs="Arial"/>
          <w:szCs w:val="22"/>
        </w:rPr>
      </w:pPr>
      <w:r>
        <w:rPr>
          <w:rFonts w:cs="Arial"/>
          <w:szCs w:val="22"/>
        </w:rPr>
        <w:t>Some</w:t>
      </w:r>
      <w:r w:rsidR="002525D9">
        <w:rPr>
          <w:rFonts w:cs="Arial"/>
          <w:szCs w:val="22"/>
        </w:rPr>
        <w:t xml:space="preserve"> changes were then imposed on the system and the associated changes in partial pressure were recorded on the graph below.</w:t>
      </w:r>
    </w:p>
    <w:p w:rsidR="002525D9" w:rsidP="002525D9" w:rsidRDefault="002525D9" w14:paraId="1E81A13F" w14:textId="77777777">
      <w:pPr>
        <w:rPr>
          <w:rFonts w:cs="Arial"/>
          <w:szCs w:val="22"/>
        </w:rPr>
      </w:pPr>
    </w:p>
    <w:p w:rsidR="002525D9" w:rsidP="002525D9" w:rsidRDefault="002525D9" w14:paraId="6E13BAC3" w14:textId="77777777">
      <w:pPr>
        <w:jc w:val="center"/>
        <w:rPr>
          <w:rFonts w:cs="Arial"/>
          <w:szCs w:val="22"/>
        </w:rPr>
      </w:pPr>
      <w:r>
        <w:rPr>
          <w:rFonts w:cs="Arial"/>
          <w:noProof/>
          <w:szCs w:val="22"/>
        </w:rPr>
        <mc:AlternateContent>
          <mc:Choice Requires="wpg">
            <w:drawing>
              <wp:inline distT="0" distB="0" distL="0" distR="0" wp14:anchorId="52F7C588" wp14:editId="56805256">
                <wp:extent cx="5464154" cy="4613540"/>
                <wp:effectExtent l="0" t="25400" r="0" b="0"/>
                <wp:docPr id="213" name="Group 213"/>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214" name="Group 214"/>
                        <wpg:cNvGrpSpPr/>
                        <wpg:grpSpPr>
                          <a:xfrm>
                            <a:off x="0" y="0"/>
                            <a:ext cx="5464154" cy="4613540"/>
                            <a:chOff x="0" y="0"/>
                            <a:chExt cx="5464154" cy="4613540"/>
                          </a:xfrm>
                        </wpg:grpSpPr>
                        <wps:wsp>
                          <wps:cNvPr id="215" name="Text Box 215"/>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rsidTr="00D4432D" w14:paraId="52C00B00" w14:textId="77777777">
                                  <w:trPr>
                                    <w:trHeight w:val="510"/>
                                  </w:trPr>
                                  <w:tc>
                                    <w:tcPr>
                                      <w:tcW w:w="510" w:type="dxa"/>
                                    </w:tcPr>
                                    <w:p w:rsidR="002525D9" w:rsidRDefault="002525D9" w14:paraId="017840F3" w14:textId="77777777"/>
                                  </w:tc>
                                  <w:tc>
                                    <w:tcPr>
                                      <w:tcW w:w="510" w:type="dxa"/>
                                    </w:tcPr>
                                    <w:p w:rsidR="002525D9" w:rsidRDefault="002525D9" w14:paraId="7D6061A5" w14:textId="77777777"/>
                                  </w:tc>
                                  <w:tc>
                                    <w:tcPr>
                                      <w:tcW w:w="510" w:type="dxa"/>
                                    </w:tcPr>
                                    <w:p w:rsidR="002525D9" w:rsidRDefault="002525D9" w14:paraId="758F000F" w14:textId="77777777"/>
                                  </w:tc>
                                  <w:tc>
                                    <w:tcPr>
                                      <w:tcW w:w="510" w:type="dxa"/>
                                    </w:tcPr>
                                    <w:p w:rsidR="002525D9" w:rsidRDefault="002525D9" w14:paraId="0A023444" w14:textId="77777777"/>
                                  </w:tc>
                                  <w:tc>
                                    <w:tcPr>
                                      <w:tcW w:w="510" w:type="dxa"/>
                                    </w:tcPr>
                                    <w:p w:rsidR="002525D9" w:rsidRDefault="002525D9" w14:paraId="119BCF13" w14:textId="77777777"/>
                                  </w:tc>
                                  <w:tc>
                                    <w:tcPr>
                                      <w:tcW w:w="510" w:type="dxa"/>
                                    </w:tcPr>
                                    <w:p w:rsidR="002525D9" w:rsidRDefault="002525D9" w14:paraId="2163D27D" w14:textId="77777777"/>
                                  </w:tc>
                                  <w:tc>
                                    <w:tcPr>
                                      <w:tcW w:w="510" w:type="dxa"/>
                                    </w:tcPr>
                                    <w:p w:rsidR="002525D9" w:rsidRDefault="002525D9" w14:paraId="0D8EBCEF" w14:textId="77777777"/>
                                  </w:tc>
                                  <w:tc>
                                    <w:tcPr>
                                      <w:tcW w:w="510" w:type="dxa"/>
                                    </w:tcPr>
                                    <w:p w:rsidR="002525D9" w:rsidRDefault="002525D9" w14:paraId="37F2E727" w14:textId="77777777"/>
                                  </w:tc>
                                  <w:tc>
                                    <w:tcPr>
                                      <w:tcW w:w="510" w:type="dxa"/>
                                    </w:tcPr>
                                    <w:p w:rsidR="002525D9" w:rsidRDefault="002525D9" w14:paraId="7C9AA432" w14:textId="77777777"/>
                                  </w:tc>
                                  <w:tc>
                                    <w:tcPr>
                                      <w:tcW w:w="510" w:type="dxa"/>
                                    </w:tcPr>
                                    <w:p w:rsidR="002525D9" w:rsidRDefault="002525D9" w14:paraId="539A1AFB" w14:textId="77777777"/>
                                  </w:tc>
                                  <w:tc>
                                    <w:tcPr>
                                      <w:tcW w:w="510" w:type="dxa"/>
                                    </w:tcPr>
                                    <w:p w:rsidR="002525D9" w:rsidRDefault="002525D9" w14:paraId="5A0A0319" w14:textId="77777777"/>
                                  </w:tc>
                                  <w:tc>
                                    <w:tcPr>
                                      <w:tcW w:w="510" w:type="dxa"/>
                                    </w:tcPr>
                                    <w:p w:rsidR="002525D9" w:rsidRDefault="002525D9" w14:paraId="4D25AFD8" w14:textId="77777777"/>
                                  </w:tc>
                                  <w:tc>
                                    <w:tcPr>
                                      <w:tcW w:w="510" w:type="dxa"/>
                                    </w:tcPr>
                                    <w:p w:rsidR="002525D9" w:rsidRDefault="002525D9" w14:paraId="39D7E289" w14:textId="77777777"/>
                                  </w:tc>
                                  <w:tc>
                                    <w:tcPr>
                                      <w:tcW w:w="510" w:type="dxa"/>
                                    </w:tcPr>
                                    <w:p w:rsidR="002525D9" w:rsidRDefault="002525D9" w14:paraId="2A1A7F48" w14:textId="77777777"/>
                                  </w:tc>
                                  <w:tc>
                                    <w:tcPr>
                                      <w:tcW w:w="510" w:type="dxa"/>
                                    </w:tcPr>
                                    <w:p w:rsidR="002525D9" w:rsidRDefault="002525D9" w14:paraId="5591BB01" w14:textId="77777777"/>
                                  </w:tc>
                                </w:tr>
                                <w:tr w:rsidR="002525D9" w:rsidTr="00D4432D" w14:paraId="1FFBA560" w14:textId="77777777">
                                  <w:trPr>
                                    <w:trHeight w:val="510"/>
                                  </w:trPr>
                                  <w:tc>
                                    <w:tcPr>
                                      <w:tcW w:w="510" w:type="dxa"/>
                                    </w:tcPr>
                                    <w:p w:rsidR="002525D9" w:rsidRDefault="002525D9" w14:paraId="2C72DF96" w14:textId="77777777"/>
                                  </w:tc>
                                  <w:tc>
                                    <w:tcPr>
                                      <w:tcW w:w="510" w:type="dxa"/>
                                    </w:tcPr>
                                    <w:p w:rsidR="002525D9" w:rsidRDefault="002525D9" w14:paraId="4DF83623" w14:textId="77777777"/>
                                  </w:tc>
                                  <w:tc>
                                    <w:tcPr>
                                      <w:tcW w:w="510" w:type="dxa"/>
                                    </w:tcPr>
                                    <w:p w:rsidR="002525D9" w:rsidRDefault="002525D9" w14:paraId="4641C2D8" w14:textId="77777777"/>
                                  </w:tc>
                                  <w:tc>
                                    <w:tcPr>
                                      <w:tcW w:w="510" w:type="dxa"/>
                                    </w:tcPr>
                                    <w:p w:rsidR="002525D9" w:rsidRDefault="002525D9" w14:paraId="63DCA20C" w14:textId="77777777"/>
                                  </w:tc>
                                  <w:tc>
                                    <w:tcPr>
                                      <w:tcW w:w="510" w:type="dxa"/>
                                    </w:tcPr>
                                    <w:p w:rsidR="002525D9" w:rsidRDefault="002525D9" w14:paraId="22418E70" w14:textId="77777777"/>
                                  </w:tc>
                                  <w:tc>
                                    <w:tcPr>
                                      <w:tcW w:w="510" w:type="dxa"/>
                                    </w:tcPr>
                                    <w:p w:rsidR="002525D9" w:rsidRDefault="002525D9" w14:paraId="48021DA1" w14:textId="77777777"/>
                                  </w:tc>
                                  <w:tc>
                                    <w:tcPr>
                                      <w:tcW w:w="510" w:type="dxa"/>
                                    </w:tcPr>
                                    <w:p w:rsidR="002525D9" w:rsidRDefault="002525D9" w14:paraId="14377325" w14:textId="77777777"/>
                                  </w:tc>
                                  <w:tc>
                                    <w:tcPr>
                                      <w:tcW w:w="510" w:type="dxa"/>
                                    </w:tcPr>
                                    <w:p w:rsidR="002525D9" w:rsidRDefault="002525D9" w14:paraId="2E491B20" w14:textId="77777777"/>
                                  </w:tc>
                                  <w:tc>
                                    <w:tcPr>
                                      <w:tcW w:w="510" w:type="dxa"/>
                                    </w:tcPr>
                                    <w:p w:rsidR="002525D9" w:rsidRDefault="002525D9" w14:paraId="45A25572" w14:textId="77777777"/>
                                  </w:tc>
                                  <w:tc>
                                    <w:tcPr>
                                      <w:tcW w:w="510" w:type="dxa"/>
                                    </w:tcPr>
                                    <w:p w:rsidR="002525D9" w:rsidRDefault="002525D9" w14:paraId="7FB4C071" w14:textId="77777777"/>
                                  </w:tc>
                                  <w:tc>
                                    <w:tcPr>
                                      <w:tcW w:w="510" w:type="dxa"/>
                                    </w:tcPr>
                                    <w:p w:rsidR="002525D9" w:rsidRDefault="002525D9" w14:paraId="54479A92" w14:textId="77777777"/>
                                  </w:tc>
                                  <w:tc>
                                    <w:tcPr>
                                      <w:tcW w:w="510" w:type="dxa"/>
                                    </w:tcPr>
                                    <w:p w:rsidR="002525D9" w:rsidRDefault="002525D9" w14:paraId="5A01C60D" w14:textId="77777777"/>
                                  </w:tc>
                                  <w:tc>
                                    <w:tcPr>
                                      <w:tcW w:w="510" w:type="dxa"/>
                                    </w:tcPr>
                                    <w:p w:rsidR="002525D9" w:rsidRDefault="002525D9" w14:paraId="1117D9F6" w14:textId="77777777"/>
                                  </w:tc>
                                  <w:tc>
                                    <w:tcPr>
                                      <w:tcW w:w="510" w:type="dxa"/>
                                    </w:tcPr>
                                    <w:p w:rsidR="002525D9" w:rsidRDefault="002525D9" w14:paraId="5B1161CC" w14:textId="77777777"/>
                                  </w:tc>
                                  <w:tc>
                                    <w:tcPr>
                                      <w:tcW w:w="510" w:type="dxa"/>
                                    </w:tcPr>
                                    <w:p w:rsidR="002525D9" w:rsidRDefault="002525D9" w14:paraId="44E1A820" w14:textId="77777777"/>
                                  </w:tc>
                                </w:tr>
                                <w:tr w:rsidR="002525D9" w:rsidTr="00D4432D" w14:paraId="6137A217" w14:textId="77777777">
                                  <w:trPr>
                                    <w:trHeight w:val="510"/>
                                  </w:trPr>
                                  <w:tc>
                                    <w:tcPr>
                                      <w:tcW w:w="510" w:type="dxa"/>
                                    </w:tcPr>
                                    <w:p w:rsidR="002525D9" w:rsidRDefault="002525D9" w14:paraId="14040DDF" w14:textId="77777777"/>
                                  </w:tc>
                                  <w:tc>
                                    <w:tcPr>
                                      <w:tcW w:w="510" w:type="dxa"/>
                                    </w:tcPr>
                                    <w:p w:rsidR="002525D9" w:rsidRDefault="002525D9" w14:paraId="7A94EE1D" w14:textId="77777777"/>
                                  </w:tc>
                                  <w:tc>
                                    <w:tcPr>
                                      <w:tcW w:w="510" w:type="dxa"/>
                                    </w:tcPr>
                                    <w:p w:rsidR="002525D9" w:rsidRDefault="002525D9" w14:paraId="3E7FC107" w14:textId="77777777"/>
                                  </w:tc>
                                  <w:tc>
                                    <w:tcPr>
                                      <w:tcW w:w="510" w:type="dxa"/>
                                    </w:tcPr>
                                    <w:p w:rsidR="002525D9" w:rsidRDefault="002525D9" w14:paraId="461CF200" w14:textId="77777777"/>
                                  </w:tc>
                                  <w:tc>
                                    <w:tcPr>
                                      <w:tcW w:w="510" w:type="dxa"/>
                                    </w:tcPr>
                                    <w:p w:rsidR="002525D9" w:rsidRDefault="002525D9" w14:paraId="5F7CB647" w14:textId="77777777"/>
                                  </w:tc>
                                  <w:tc>
                                    <w:tcPr>
                                      <w:tcW w:w="510" w:type="dxa"/>
                                    </w:tcPr>
                                    <w:p w:rsidR="002525D9" w:rsidRDefault="002525D9" w14:paraId="4E69982F" w14:textId="77777777"/>
                                  </w:tc>
                                  <w:tc>
                                    <w:tcPr>
                                      <w:tcW w:w="510" w:type="dxa"/>
                                    </w:tcPr>
                                    <w:p w:rsidR="002525D9" w:rsidRDefault="002525D9" w14:paraId="44002D79" w14:textId="77777777"/>
                                  </w:tc>
                                  <w:tc>
                                    <w:tcPr>
                                      <w:tcW w:w="510" w:type="dxa"/>
                                    </w:tcPr>
                                    <w:p w:rsidR="002525D9" w:rsidRDefault="002525D9" w14:paraId="55DD5219" w14:textId="77777777"/>
                                  </w:tc>
                                  <w:tc>
                                    <w:tcPr>
                                      <w:tcW w:w="510" w:type="dxa"/>
                                    </w:tcPr>
                                    <w:p w:rsidR="002525D9" w:rsidRDefault="002525D9" w14:paraId="26A36C70" w14:textId="77777777"/>
                                  </w:tc>
                                  <w:tc>
                                    <w:tcPr>
                                      <w:tcW w:w="510" w:type="dxa"/>
                                    </w:tcPr>
                                    <w:p w:rsidR="002525D9" w:rsidRDefault="002525D9" w14:paraId="6683D8FB" w14:textId="77777777"/>
                                  </w:tc>
                                  <w:tc>
                                    <w:tcPr>
                                      <w:tcW w:w="510" w:type="dxa"/>
                                    </w:tcPr>
                                    <w:p w:rsidR="002525D9" w:rsidRDefault="002525D9" w14:paraId="6B27FC48" w14:textId="77777777"/>
                                  </w:tc>
                                  <w:tc>
                                    <w:tcPr>
                                      <w:tcW w:w="510" w:type="dxa"/>
                                    </w:tcPr>
                                    <w:p w:rsidR="002525D9" w:rsidRDefault="002525D9" w14:paraId="780653F5" w14:textId="77777777"/>
                                  </w:tc>
                                  <w:tc>
                                    <w:tcPr>
                                      <w:tcW w:w="510" w:type="dxa"/>
                                    </w:tcPr>
                                    <w:p w:rsidR="002525D9" w:rsidRDefault="002525D9" w14:paraId="25CFDD4F" w14:textId="77777777"/>
                                  </w:tc>
                                  <w:tc>
                                    <w:tcPr>
                                      <w:tcW w:w="510" w:type="dxa"/>
                                    </w:tcPr>
                                    <w:p w:rsidR="002525D9" w:rsidRDefault="002525D9" w14:paraId="3269EA8E" w14:textId="77777777"/>
                                  </w:tc>
                                  <w:tc>
                                    <w:tcPr>
                                      <w:tcW w:w="510" w:type="dxa"/>
                                    </w:tcPr>
                                    <w:p w:rsidR="002525D9" w:rsidRDefault="002525D9" w14:paraId="24580EAC" w14:textId="77777777"/>
                                  </w:tc>
                                </w:tr>
                                <w:tr w:rsidR="002525D9" w:rsidTr="00D4432D" w14:paraId="4AA0D705" w14:textId="77777777">
                                  <w:trPr>
                                    <w:trHeight w:val="510"/>
                                  </w:trPr>
                                  <w:tc>
                                    <w:tcPr>
                                      <w:tcW w:w="510" w:type="dxa"/>
                                    </w:tcPr>
                                    <w:p w:rsidR="002525D9" w:rsidRDefault="002525D9" w14:paraId="2E5242BE" w14:textId="77777777"/>
                                  </w:tc>
                                  <w:tc>
                                    <w:tcPr>
                                      <w:tcW w:w="510" w:type="dxa"/>
                                    </w:tcPr>
                                    <w:p w:rsidR="002525D9" w:rsidRDefault="002525D9" w14:paraId="24D74C91" w14:textId="77777777"/>
                                  </w:tc>
                                  <w:tc>
                                    <w:tcPr>
                                      <w:tcW w:w="510" w:type="dxa"/>
                                    </w:tcPr>
                                    <w:p w:rsidR="002525D9" w:rsidRDefault="002525D9" w14:paraId="72A10C79" w14:textId="77777777"/>
                                  </w:tc>
                                  <w:tc>
                                    <w:tcPr>
                                      <w:tcW w:w="510" w:type="dxa"/>
                                    </w:tcPr>
                                    <w:p w:rsidR="002525D9" w:rsidRDefault="002525D9" w14:paraId="276867D5" w14:textId="77777777"/>
                                  </w:tc>
                                  <w:tc>
                                    <w:tcPr>
                                      <w:tcW w:w="510" w:type="dxa"/>
                                    </w:tcPr>
                                    <w:p w:rsidR="002525D9" w:rsidRDefault="002525D9" w14:paraId="6B64232E" w14:textId="77777777"/>
                                  </w:tc>
                                  <w:tc>
                                    <w:tcPr>
                                      <w:tcW w:w="510" w:type="dxa"/>
                                    </w:tcPr>
                                    <w:p w:rsidR="002525D9" w:rsidRDefault="002525D9" w14:paraId="7BA67C84" w14:textId="77777777"/>
                                  </w:tc>
                                  <w:tc>
                                    <w:tcPr>
                                      <w:tcW w:w="510" w:type="dxa"/>
                                    </w:tcPr>
                                    <w:p w:rsidR="002525D9" w:rsidRDefault="002525D9" w14:paraId="3D03C7DE" w14:textId="77777777"/>
                                  </w:tc>
                                  <w:tc>
                                    <w:tcPr>
                                      <w:tcW w:w="510" w:type="dxa"/>
                                    </w:tcPr>
                                    <w:p w:rsidR="002525D9" w:rsidRDefault="002525D9" w14:paraId="5517697D" w14:textId="77777777"/>
                                  </w:tc>
                                  <w:tc>
                                    <w:tcPr>
                                      <w:tcW w:w="510" w:type="dxa"/>
                                    </w:tcPr>
                                    <w:p w:rsidR="002525D9" w:rsidRDefault="002525D9" w14:paraId="7E36B214" w14:textId="77777777"/>
                                  </w:tc>
                                  <w:tc>
                                    <w:tcPr>
                                      <w:tcW w:w="510" w:type="dxa"/>
                                    </w:tcPr>
                                    <w:p w:rsidR="002525D9" w:rsidRDefault="002525D9" w14:paraId="135AA905" w14:textId="77777777"/>
                                  </w:tc>
                                  <w:tc>
                                    <w:tcPr>
                                      <w:tcW w:w="510" w:type="dxa"/>
                                    </w:tcPr>
                                    <w:p w:rsidR="002525D9" w:rsidRDefault="002525D9" w14:paraId="1812F31F" w14:textId="77777777"/>
                                  </w:tc>
                                  <w:tc>
                                    <w:tcPr>
                                      <w:tcW w:w="510" w:type="dxa"/>
                                    </w:tcPr>
                                    <w:p w:rsidR="002525D9" w:rsidRDefault="002525D9" w14:paraId="2A05989F" w14:textId="77777777"/>
                                  </w:tc>
                                  <w:tc>
                                    <w:tcPr>
                                      <w:tcW w:w="510" w:type="dxa"/>
                                    </w:tcPr>
                                    <w:p w:rsidR="002525D9" w:rsidRDefault="002525D9" w14:paraId="33BCD39E" w14:textId="77777777"/>
                                  </w:tc>
                                  <w:tc>
                                    <w:tcPr>
                                      <w:tcW w:w="510" w:type="dxa"/>
                                    </w:tcPr>
                                    <w:p w:rsidR="002525D9" w:rsidRDefault="002525D9" w14:paraId="6E0F35A7" w14:textId="77777777"/>
                                  </w:tc>
                                  <w:tc>
                                    <w:tcPr>
                                      <w:tcW w:w="510" w:type="dxa"/>
                                    </w:tcPr>
                                    <w:p w:rsidR="002525D9" w:rsidRDefault="002525D9" w14:paraId="588A3F07" w14:textId="77777777"/>
                                  </w:tc>
                                </w:tr>
                                <w:tr w:rsidR="002525D9" w:rsidTr="00D4432D" w14:paraId="2F66EA36" w14:textId="77777777">
                                  <w:trPr>
                                    <w:trHeight w:val="510"/>
                                  </w:trPr>
                                  <w:tc>
                                    <w:tcPr>
                                      <w:tcW w:w="510" w:type="dxa"/>
                                    </w:tcPr>
                                    <w:p w:rsidR="002525D9" w:rsidRDefault="002525D9" w14:paraId="1765AEBD" w14:textId="77777777"/>
                                  </w:tc>
                                  <w:tc>
                                    <w:tcPr>
                                      <w:tcW w:w="510" w:type="dxa"/>
                                    </w:tcPr>
                                    <w:p w:rsidR="002525D9" w:rsidRDefault="002525D9" w14:paraId="32ED4CEC" w14:textId="77777777"/>
                                  </w:tc>
                                  <w:tc>
                                    <w:tcPr>
                                      <w:tcW w:w="510" w:type="dxa"/>
                                    </w:tcPr>
                                    <w:p w:rsidR="002525D9" w:rsidRDefault="002525D9" w14:paraId="54ACBF6B" w14:textId="77777777"/>
                                  </w:tc>
                                  <w:tc>
                                    <w:tcPr>
                                      <w:tcW w:w="510" w:type="dxa"/>
                                    </w:tcPr>
                                    <w:p w:rsidR="002525D9" w:rsidRDefault="002525D9" w14:paraId="023842DE" w14:textId="77777777"/>
                                  </w:tc>
                                  <w:tc>
                                    <w:tcPr>
                                      <w:tcW w:w="510" w:type="dxa"/>
                                    </w:tcPr>
                                    <w:p w:rsidR="002525D9" w:rsidRDefault="002525D9" w14:paraId="4369EDB4" w14:textId="77777777"/>
                                  </w:tc>
                                  <w:tc>
                                    <w:tcPr>
                                      <w:tcW w:w="510" w:type="dxa"/>
                                    </w:tcPr>
                                    <w:p w:rsidR="002525D9" w:rsidRDefault="002525D9" w14:paraId="51D0EEEE" w14:textId="77777777"/>
                                  </w:tc>
                                  <w:tc>
                                    <w:tcPr>
                                      <w:tcW w:w="510" w:type="dxa"/>
                                    </w:tcPr>
                                    <w:p w:rsidR="002525D9" w:rsidRDefault="002525D9" w14:paraId="576AF774" w14:textId="77777777"/>
                                  </w:tc>
                                  <w:tc>
                                    <w:tcPr>
                                      <w:tcW w:w="510" w:type="dxa"/>
                                    </w:tcPr>
                                    <w:p w:rsidR="002525D9" w:rsidRDefault="002525D9" w14:paraId="3DA3F28F" w14:textId="77777777"/>
                                  </w:tc>
                                  <w:tc>
                                    <w:tcPr>
                                      <w:tcW w:w="510" w:type="dxa"/>
                                    </w:tcPr>
                                    <w:p w:rsidR="002525D9" w:rsidRDefault="002525D9" w14:paraId="559D347C" w14:textId="77777777"/>
                                  </w:tc>
                                  <w:tc>
                                    <w:tcPr>
                                      <w:tcW w:w="510" w:type="dxa"/>
                                    </w:tcPr>
                                    <w:p w:rsidR="002525D9" w:rsidRDefault="002525D9" w14:paraId="0AF35F67" w14:textId="77777777"/>
                                  </w:tc>
                                  <w:tc>
                                    <w:tcPr>
                                      <w:tcW w:w="510" w:type="dxa"/>
                                    </w:tcPr>
                                    <w:p w:rsidR="002525D9" w:rsidRDefault="002525D9" w14:paraId="359FAA8A" w14:textId="77777777"/>
                                  </w:tc>
                                  <w:tc>
                                    <w:tcPr>
                                      <w:tcW w:w="510" w:type="dxa"/>
                                    </w:tcPr>
                                    <w:p w:rsidR="002525D9" w:rsidRDefault="002525D9" w14:paraId="495E4BD8" w14:textId="77777777"/>
                                  </w:tc>
                                  <w:tc>
                                    <w:tcPr>
                                      <w:tcW w:w="510" w:type="dxa"/>
                                    </w:tcPr>
                                    <w:p w:rsidR="002525D9" w:rsidRDefault="002525D9" w14:paraId="419083E5" w14:textId="77777777"/>
                                  </w:tc>
                                  <w:tc>
                                    <w:tcPr>
                                      <w:tcW w:w="510" w:type="dxa"/>
                                    </w:tcPr>
                                    <w:p w:rsidR="002525D9" w:rsidRDefault="002525D9" w14:paraId="6020CDA5" w14:textId="77777777"/>
                                  </w:tc>
                                  <w:tc>
                                    <w:tcPr>
                                      <w:tcW w:w="510" w:type="dxa"/>
                                    </w:tcPr>
                                    <w:p w:rsidR="002525D9" w:rsidRDefault="002525D9" w14:paraId="657E0A88" w14:textId="77777777"/>
                                  </w:tc>
                                </w:tr>
                                <w:tr w:rsidR="002525D9" w:rsidTr="00D4432D" w14:paraId="7AB22634" w14:textId="77777777">
                                  <w:trPr>
                                    <w:trHeight w:val="510"/>
                                  </w:trPr>
                                  <w:tc>
                                    <w:tcPr>
                                      <w:tcW w:w="510" w:type="dxa"/>
                                    </w:tcPr>
                                    <w:p w:rsidR="002525D9" w:rsidRDefault="002525D9" w14:paraId="1A33D530" w14:textId="77777777"/>
                                  </w:tc>
                                  <w:tc>
                                    <w:tcPr>
                                      <w:tcW w:w="510" w:type="dxa"/>
                                    </w:tcPr>
                                    <w:p w:rsidR="002525D9" w:rsidRDefault="002525D9" w14:paraId="5186556C" w14:textId="77777777"/>
                                  </w:tc>
                                  <w:tc>
                                    <w:tcPr>
                                      <w:tcW w:w="510" w:type="dxa"/>
                                    </w:tcPr>
                                    <w:p w:rsidR="002525D9" w:rsidRDefault="002525D9" w14:paraId="2987F8E9" w14:textId="77777777"/>
                                  </w:tc>
                                  <w:tc>
                                    <w:tcPr>
                                      <w:tcW w:w="510" w:type="dxa"/>
                                    </w:tcPr>
                                    <w:p w:rsidR="002525D9" w:rsidRDefault="002525D9" w14:paraId="6064D2F7" w14:textId="77777777"/>
                                  </w:tc>
                                  <w:tc>
                                    <w:tcPr>
                                      <w:tcW w:w="510" w:type="dxa"/>
                                    </w:tcPr>
                                    <w:p w:rsidR="002525D9" w:rsidRDefault="002525D9" w14:paraId="16FE4325" w14:textId="77777777"/>
                                  </w:tc>
                                  <w:tc>
                                    <w:tcPr>
                                      <w:tcW w:w="510" w:type="dxa"/>
                                    </w:tcPr>
                                    <w:p w:rsidR="002525D9" w:rsidRDefault="002525D9" w14:paraId="3362AE1F" w14:textId="77777777"/>
                                  </w:tc>
                                  <w:tc>
                                    <w:tcPr>
                                      <w:tcW w:w="510" w:type="dxa"/>
                                    </w:tcPr>
                                    <w:p w:rsidR="002525D9" w:rsidRDefault="002525D9" w14:paraId="6BBEA045" w14:textId="77777777"/>
                                  </w:tc>
                                  <w:tc>
                                    <w:tcPr>
                                      <w:tcW w:w="510" w:type="dxa"/>
                                    </w:tcPr>
                                    <w:p w:rsidR="002525D9" w:rsidRDefault="002525D9" w14:paraId="0B175C13" w14:textId="77777777"/>
                                  </w:tc>
                                  <w:tc>
                                    <w:tcPr>
                                      <w:tcW w:w="510" w:type="dxa"/>
                                    </w:tcPr>
                                    <w:p w:rsidR="002525D9" w:rsidRDefault="002525D9" w14:paraId="1A33F2B0" w14:textId="77777777"/>
                                  </w:tc>
                                  <w:tc>
                                    <w:tcPr>
                                      <w:tcW w:w="510" w:type="dxa"/>
                                    </w:tcPr>
                                    <w:p w:rsidR="002525D9" w:rsidRDefault="002525D9" w14:paraId="55F1FCBD" w14:textId="77777777"/>
                                  </w:tc>
                                  <w:tc>
                                    <w:tcPr>
                                      <w:tcW w:w="510" w:type="dxa"/>
                                    </w:tcPr>
                                    <w:p w:rsidR="002525D9" w:rsidRDefault="002525D9" w14:paraId="3F79BE58" w14:textId="77777777"/>
                                  </w:tc>
                                  <w:tc>
                                    <w:tcPr>
                                      <w:tcW w:w="510" w:type="dxa"/>
                                    </w:tcPr>
                                    <w:p w:rsidR="002525D9" w:rsidRDefault="002525D9" w14:paraId="3C880E16" w14:textId="77777777"/>
                                  </w:tc>
                                  <w:tc>
                                    <w:tcPr>
                                      <w:tcW w:w="510" w:type="dxa"/>
                                    </w:tcPr>
                                    <w:p w:rsidR="002525D9" w:rsidRDefault="002525D9" w14:paraId="4A912CD8" w14:textId="77777777"/>
                                  </w:tc>
                                  <w:tc>
                                    <w:tcPr>
                                      <w:tcW w:w="510" w:type="dxa"/>
                                    </w:tcPr>
                                    <w:p w:rsidR="002525D9" w:rsidRDefault="002525D9" w14:paraId="3E7245EB" w14:textId="77777777"/>
                                  </w:tc>
                                  <w:tc>
                                    <w:tcPr>
                                      <w:tcW w:w="510" w:type="dxa"/>
                                    </w:tcPr>
                                    <w:p w:rsidR="002525D9" w:rsidRDefault="002525D9" w14:paraId="40F10DFB" w14:textId="77777777"/>
                                  </w:tc>
                                </w:tr>
                                <w:tr w:rsidR="002525D9" w:rsidTr="00D4432D" w14:paraId="0EA09643" w14:textId="77777777">
                                  <w:trPr>
                                    <w:trHeight w:val="510"/>
                                  </w:trPr>
                                  <w:tc>
                                    <w:tcPr>
                                      <w:tcW w:w="510" w:type="dxa"/>
                                    </w:tcPr>
                                    <w:p w:rsidR="002525D9" w:rsidRDefault="002525D9" w14:paraId="1F7098CC" w14:textId="77777777"/>
                                  </w:tc>
                                  <w:tc>
                                    <w:tcPr>
                                      <w:tcW w:w="510" w:type="dxa"/>
                                    </w:tcPr>
                                    <w:p w:rsidR="002525D9" w:rsidRDefault="002525D9" w14:paraId="3DA27FFC" w14:textId="77777777"/>
                                  </w:tc>
                                  <w:tc>
                                    <w:tcPr>
                                      <w:tcW w:w="510" w:type="dxa"/>
                                    </w:tcPr>
                                    <w:p w:rsidR="002525D9" w:rsidRDefault="002525D9" w14:paraId="1E14B107" w14:textId="77777777"/>
                                  </w:tc>
                                  <w:tc>
                                    <w:tcPr>
                                      <w:tcW w:w="510" w:type="dxa"/>
                                    </w:tcPr>
                                    <w:p w:rsidR="002525D9" w:rsidRDefault="002525D9" w14:paraId="1AD82227" w14:textId="77777777"/>
                                  </w:tc>
                                  <w:tc>
                                    <w:tcPr>
                                      <w:tcW w:w="510" w:type="dxa"/>
                                    </w:tcPr>
                                    <w:p w:rsidR="002525D9" w:rsidRDefault="002525D9" w14:paraId="70A2E604" w14:textId="77777777"/>
                                  </w:tc>
                                  <w:tc>
                                    <w:tcPr>
                                      <w:tcW w:w="510" w:type="dxa"/>
                                    </w:tcPr>
                                    <w:p w:rsidR="002525D9" w:rsidRDefault="002525D9" w14:paraId="345F1BF8" w14:textId="77777777"/>
                                  </w:tc>
                                  <w:tc>
                                    <w:tcPr>
                                      <w:tcW w:w="510" w:type="dxa"/>
                                    </w:tcPr>
                                    <w:p w:rsidR="002525D9" w:rsidRDefault="002525D9" w14:paraId="3FC0BDF4" w14:textId="77777777"/>
                                  </w:tc>
                                  <w:tc>
                                    <w:tcPr>
                                      <w:tcW w:w="510" w:type="dxa"/>
                                    </w:tcPr>
                                    <w:p w:rsidR="002525D9" w:rsidRDefault="002525D9" w14:paraId="604410B5" w14:textId="77777777"/>
                                  </w:tc>
                                  <w:tc>
                                    <w:tcPr>
                                      <w:tcW w:w="510" w:type="dxa"/>
                                    </w:tcPr>
                                    <w:p w:rsidR="002525D9" w:rsidRDefault="002525D9" w14:paraId="2E41CC24" w14:textId="77777777"/>
                                  </w:tc>
                                  <w:tc>
                                    <w:tcPr>
                                      <w:tcW w:w="510" w:type="dxa"/>
                                    </w:tcPr>
                                    <w:p w:rsidR="002525D9" w:rsidRDefault="002525D9" w14:paraId="2D41597F" w14:textId="77777777"/>
                                  </w:tc>
                                  <w:tc>
                                    <w:tcPr>
                                      <w:tcW w:w="510" w:type="dxa"/>
                                    </w:tcPr>
                                    <w:p w:rsidR="002525D9" w:rsidRDefault="002525D9" w14:paraId="3F131D80" w14:textId="77777777"/>
                                  </w:tc>
                                  <w:tc>
                                    <w:tcPr>
                                      <w:tcW w:w="510" w:type="dxa"/>
                                    </w:tcPr>
                                    <w:p w:rsidR="002525D9" w:rsidRDefault="002525D9" w14:paraId="5B5F9276" w14:textId="77777777"/>
                                  </w:tc>
                                  <w:tc>
                                    <w:tcPr>
                                      <w:tcW w:w="510" w:type="dxa"/>
                                    </w:tcPr>
                                    <w:p w:rsidR="002525D9" w:rsidRDefault="002525D9" w14:paraId="7C82A656" w14:textId="77777777"/>
                                  </w:tc>
                                  <w:tc>
                                    <w:tcPr>
                                      <w:tcW w:w="510" w:type="dxa"/>
                                    </w:tcPr>
                                    <w:p w:rsidR="002525D9" w:rsidRDefault="002525D9" w14:paraId="3B34198B" w14:textId="77777777"/>
                                  </w:tc>
                                  <w:tc>
                                    <w:tcPr>
                                      <w:tcW w:w="510" w:type="dxa"/>
                                    </w:tcPr>
                                    <w:p w:rsidR="002525D9" w:rsidRDefault="002525D9" w14:paraId="58C4BD57" w14:textId="77777777"/>
                                  </w:tc>
                                </w:tr>
                                <w:tr w:rsidR="002525D9" w:rsidTr="00D4432D" w14:paraId="3A90C63E" w14:textId="77777777">
                                  <w:trPr>
                                    <w:trHeight w:val="510"/>
                                  </w:trPr>
                                  <w:tc>
                                    <w:tcPr>
                                      <w:tcW w:w="510" w:type="dxa"/>
                                    </w:tcPr>
                                    <w:p w:rsidR="002525D9" w:rsidRDefault="002525D9" w14:paraId="41B15225" w14:textId="77777777"/>
                                  </w:tc>
                                  <w:tc>
                                    <w:tcPr>
                                      <w:tcW w:w="510" w:type="dxa"/>
                                    </w:tcPr>
                                    <w:p w:rsidR="002525D9" w:rsidRDefault="002525D9" w14:paraId="4AA92C0F" w14:textId="77777777"/>
                                  </w:tc>
                                  <w:tc>
                                    <w:tcPr>
                                      <w:tcW w:w="510" w:type="dxa"/>
                                    </w:tcPr>
                                    <w:p w:rsidR="002525D9" w:rsidRDefault="002525D9" w14:paraId="570C1463" w14:textId="77777777"/>
                                  </w:tc>
                                  <w:tc>
                                    <w:tcPr>
                                      <w:tcW w:w="510" w:type="dxa"/>
                                    </w:tcPr>
                                    <w:p w:rsidR="002525D9" w:rsidRDefault="002525D9" w14:paraId="05770B1C" w14:textId="77777777"/>
                                  </w:tc>
                                  <w:tc>
                                    <w:tcPr>
                                      <w:tcW w:w="510" w:type="dxa"/>
                                    </w:tcPr>
                                    <w:p w:rsidR="002525D9" w:rsidRDefault="002525D9" w14:paraId="42F1EF4A" w14:textId="77777777"/>
                                  </w:tc>
                                  <w:tc>
                                    <w:tcPr>
                                      <w:tcW w:w="510" w:type="dxa"/>
                                    </w:tcPr>
                                    <w:p w:rsidR="002525D9" w:rsidRDefault="002525D9" w14:paraId="5675B39C" w14:textId="77777777"/>
                                  </w:tc>
                                  <w:tc>
                                    <w:tcPr>
                                      <w:tcW w:w="510" w:type="dxa"/>
                                    </w:tcPr>
                                    <w:p w:rsidR="002525D9" w:rsidRDefault="002525D9" w14:paraId="7C785DAE" w14:textId="77777777"/>
                                  </w:tc>
                                  <w:tc>
                                    <w:tcPr>
                                      <w:tcW w:w="510" w:type="dxa"/>
                                    </w:tcPr>
                                    <w:p w:rsidR="002525D9" w:rsidRDefault="002525D9" w14:paraId="30AEDFA3" w14:textId="77777777"/>
                                  </w:tc>
                                  <w:tc>
                                    <w:tcPr>
                                      <w:tcW w:w="510" w:type="dxa"/>
                                    </w:tcPr>
                                    <w:p w:rsidR="002525D9" w:rsidRDefault="002525D9" w14:paraId="3FC63AC5" w14:textId="77777777"/>
                                  </w:tc>
                                  <w:tc>
                                    <w:tcPr>
                                      <w:tcW w:w="510" w:type="dxa"/>
                                    </w:tcPr>
                                    <w:p w:rsidR="002525D9" w:rsidRDefault="002525D9" w14:paraId="32C96724" w14:textId="77777777"/>
                                  </w:tc>
                                  <w:tc>
                                    <w:tcPr>
                                      <w:tcW w:w="510" w:type="dxa"/>
                                    </w:tcPr>
                                    <w:p w:rsidR="002525D9" w:rsidRDefault="002525D9" w14:paraId="7386A62B" w14:textId="77777777"/>
                                  </w:tc>
                                  <w:tc>
                                    <w:tcPr>
                                      <w:tcW w:w="510" w:type="dxa"/>
                                    </w:tcPr>
                                    <w:p w:rsidR="002525D9" w:rsidRDefault="002525D9" w14:paraId="0FA1B483" w14:textId="77777777"/>
                                  </w:tc>
                                  <w:tc>
                                    <w:tcPr>
                                      <w:tcW w:w="510" w:type="dxa"/>
                                    </w:tcPr>
                                    <w:p w:rsidR="002525D9" w:rsidRDefault="002525D9" w14:paraId="4996C6DA" w14:textId="77777777"/>
                                  </w:tc>
                                  <w:tc>
                                    <w:tcPr>
                                      <w:tcW w:w="510" w:type="dxa"/>
                                    </w:tcPr>
                                    <w:p w:rsidR="002525D9" w:rsidRDefault="002525D9" w14:paraId="38577B0D" w14:textId="77777777"/>
                                  </w:tc>
                                  <w:tc>
                                    <w:tcPr>
                                      <w:tcW w:w="510" w:type="dxa"/>
                                    </w:tcPr>
                                    <w:p w:rsidR="002525D9" w:rsidRDefault="002525D9" w14:paraId="0F18841B" w14:textId="77777777"/>
                                  </w:tc>
                                </w:tr>
                                <w:tr w:rsidR="002525D9" w:rsidTr="00D4432D" w14:paraId="26BAC788" w14:textId="77777777">
                                  <w:trPr>
                                    <w:trHeight w:val="510"/>
                                  </w:trPr>
                                  <w:tc>
                                    <w:tcPr>
                                      <w:tcW w:w="510" w:type="dxa"/>
                                    </w:tcPr>
                                    <w:p w:rsidR="002525D9" w:rsidRDefault="002525D9" w14:paraId="5F120878" w14:textId="77777777"/>
                                  </w:tc>
                                  <w:tc>
                                    <w:tcPr>
                                      <w:tcW w:w="510" w:type="dxa"/>
                                    </w:tcPr>
                                    <w:p w:rsidR="002525D9" w:rsidRDefault="002525D9" w14:paraId="51DBDC87" w14:textId="77777777"/>
                                  </w:tc>
                                  <w:tc>
                                    <w:tcPr>
                                      <w:tcW w:w="510" w:type="dxa"/>
                                    </w:tcPr>
                                    <w:p w:rsidR="002525D9" w:rsidRDefault="002525D9" w14:paraId="7AA80753" w14:textId="77777777"/>
                                  </w:tc>
                                  <w:tc>
                                    <w:tcPr>
                                      <w:tcW w:w="510" w:type="dxa"/>
                                    </w:tcPr>
                                    <w:p w:rsidR="002525D9" w:rsidRDefault="002525D9" w14:paraId="1B2DE4A7" w14:textId="77777777"/>
                                  </w:tc>
                                  <w:tc>
                                    <w:tcPr>
                                      <w:tcW w:w="510" w:type="dxa"/>
                                    </w:tcPr>
                                    <w:p w:rsidR="002525D9" w:rsidRDefault="002525D9" w14:paraId="4AA9AAEA" w14:textId="77777777"/>
                                  </w:tc>
                                  <w:tc>
                                    <w:tcPr>
                                      <w:tcW w:w="510" w:type="dxa"/>
                                    </w:tcPr>
                                    <w:p w:rsidR="002525D9" w:rsidRDefault="002525D9" w14:paraId="6A0EC173" w14:textId="77777777"/>
                                  </w:tc>
                                  <w:tc>
                                    <w:tcPr>
                                      <w:tcW w:w="510" w:type="dxa"/>
                                    </w:tcPr>
                                    <w:p w:rsidR="002525D9" w:rsidRDefault="002525D9" w14:paraId="53204EF0" w14:textId="77777777"/>
                                  </w:tc>
                                  <w:tc>
                                    <w:tcPr>
                                      <w:tcW w:w="510" w:type="dxa"/>
                                    </w:tcPr>
                                    <w:p w:rsidR="002525D9" w:rsidRDefault="002525D9" w14:paraId="19813830" w14:textId="77777777"/>
                                  </w:tc>
                                  <w:tc>
                                    <w:tcPr>
                                      <w:tcW w:w="510" w:type="dxa"/>
                                    </w:tcPr>
                                    <w:p w:rsidR="002525D9" w:rsidRDefault="002525D9" w14:paraId="0D554B9A" w14:textId="77777777"/>
                                  </w:tc>
                                  <w:tc>
                                    <w:tcPr>
                                      <w:tcW w:w="510" w:type="dxa"/>
                                    </w:tcPr>
                                    <w:p w:rsidR="002525D9" w:rsidRDefault="002525D9" w14:paraId="1C421556" w14:textId="77777777"/>
                                  </w:tc>
                                  <w:tc>
                                    <w:tcPr>
                                      <w:tcW w:w="510" w:type="dxa"/>
                                    </w:tcPr>
                                    <w:p w:rsidR="002525D9" w:rsidRDefault="002525D9" w14:paraId="2E39352C" w14:textId="77777777"/>
                                  </w:tc>
                                  <w:tc>
                                    <w:tcPr>
                                      <w:tcW w:w="510" w:type="dxa"/>
                                    </w:tcPr>
                                    <w:p w:rsidR="002525D9" w:rsidRDefault="002525D9" w14:paraId="63B9A3E9" w14:textId="77777777"/>
                                  </w:tc>
                                  <w:tc>
                                    <w:tcPr>
                                      <w:tcW w:w="510" w:type="dxa"/>
                                    </w:tcPr>
                                    <w:p w:rsidR="002525D9" w:rsidRDefault="002525D9" w14:paraId="63D2140F" w14:textId="77777777"/>
                                  </w:tc>
                                  <w:tc>
                                    <w:tcPr>
                                      <w:tcW w:w="510" w:type="dxa"/>
                                    </w:tcPr>
                                    <w:p w:rsidR="002525D9" w:rsidRDefault="002525D9" w14:paraId="0D586B4E" w14:textId="77777777"/>
                                  </w:tc>
                                  <w:tc>
                                    <w:tcPr>
                                      <w:tcW w:w="510" w:type="dxa"/>
                                    </w:tcPr>
                                    <w:p w:rsidR="002525D9" w:rsidRDefault="002525D9" w14:paraId="14193960" w14:textId="77777777"/>
                                  </w:tc>
                                </w:tr>
                                <w:tr w:rsidR="002525D9" w:rsidTr="00D4432D" w14:paraId="7BEDB8AA" w14:textId="77777777">
                                  <w:trPr>
                                    <w:trHeight w:val="510"/>
                                  </w:trPr>
                                  <w:tc>
                                    <w:tcPr>
                                      <w:tcW w:w="510" w:type="dxa"/>
                                    </w:tcPr>
                                    <w:p w:rsidR="002525D9" w:rsidRDefault="002525D9" w14:paraId="668573F6" w14:textId="77777777"/>
                                  </w:tc>
                                  <w:tc>
                                    <w:tcPr>
                                      <w:tcW w:w="510" w:type="dxa"/>
                                    </w:tcPr>
                                    <w:p w:rsidR="002525D9" w:rsidRDefault="002525D9" w14:paraId="28BE901E" w14:textId="77777777"/>
                                  </w:tc>
                                  <w:tc>
                                    <w:tcPr>
                                      <w:tcW w:w="510" w:type="dxa"/>
                                    </w:tcPr>
                                    <w:p w:rsidR="002525D9" w:rsidRDefault="002525D9" w14:paraId="31AB8A05" w14:textId="77777777"/>
                                  </w:tc>
                                  <w:tc>
                                    <w:tcPr>
                                      <w:tcW w:w="510" w:type="dxa"/>
                                    </w:tcPr>
                                    <w:p w:rsidR="002525D9" w:rsidRDefault="002525D9" w14:paraId="1CDAA15C" w14:textId="77777777"/>
                                  </w:tc>
                                  <w:tc>
                                    <w:tcPr>
                                      <w:tcW w:w="510" w:type="dxa"/>
                                    </w:tcPr>
                                    <w:p w:rsidR="002525D9" w:rsidRDefault="002525D9" w14:paraId="0A6CFB1A" w14:textId="77777777"/>
                                  </w:tc>
                                  <w:tc>
                                    <w:tcPr>
                                      <w:tcW w:w="510" w:type="dxa"/>
                                    </w:tcPr>
                                    <w:p w:rsidR="002525D9" w:rsidRDefault="002525D9" w14:paraId="11E9BC29" w14:textId="77777777"/>
                                  </w:tc>
                                  <w:tc>
                                    <w:tcPr>
                                      <w:tcW w:w="510" w:type="dxa"/>
                                    </w:tcPr>
                                    <w:p w:rsidR="002525D9" w:rsidRDefault="002525D9" w14:paraId="4EE42EB6" w14:textId="77777777"/>
                                  </w:tc>
                                  <w:tc>
                                    <w:tcPr>
                                      <w:tcW w:w="510" w:type="dxa"/>
                                    </w:tcPr>
                                    <w:p w:rsidR="002525D9" w:rsidRDefault="002525D9" w14:paraId="22E0D057" w14:textId="77777777"/>
                                  </w:tc>
                                  <w:tc>
                                    <w:tcPr>
                                      <w:tcW w:w="510" w:type="dxa"/>
                                    </w:tcPr>
                                    <w:p w:rsidR="002525D9" w:rsidRDefault="002525D9" w14:paraId="25A55361" w14:textId="77777777"/>
                                  </w:tc>
                                  <w:tc>
                                    <w:tcPr>
                                      <w:tcW w:w="510" w:type="dxa"/>
                                    </w:tcPr>
                                    <w:p w:rsidR="002525D9" w:rsidRDefault="002525D9" w14:paraId="527C6570" w14:textId="77777777"/>
                                  </w:tc>
                                  <w:tc>
                                    <w:tcPr>
                                      <w:tcW w:w="510" w:type="dxa"/>
                                    </w:tcPr>
                                    <w:p w:rsidR="002525D9" w:rsidRDefault="002525D9" w14:paraId="094C522E" w14:textId="77777777"/>
                                  </w:tc>
                                  <w:tc>
                                    <w:tcPr>
                                      <w:tcW w:w="510" w:type="dxa"/>
                                    </w:tcPr>
                                    <w:p w:rsidR="002525D9" w:rsidRDefault="002525D9" w14:paraId="4FF9760B" w14:textId="77777777"/>
                                  </w:tc>
                                  <w:tc>
                                    <w:tcPr>
                                      <w:tcW w:w="510" w:type="dxa"/>
                                    </w:tcPr>
                                    <w:p w:rsidR="002525D9" w:rsidRDefault="002525D9" w14:paraId="30325AD7" w14:textId="77777777"/>
                                  </w:tc>
                                  <w:tc>
                                    <w:tcPr>
                                      <w:tcW w:w="510" w:type="dxa"/>
                                    </w:tcPr>
                                    <w:p w:rsidR="002525D9" w:rsidRDefault="002525D9" w14:paraId="16D3B197" w14:textId="77777777"/>
                                  </w:tc>
                                  <w:tc>
                                    <w:tcPr>
                                      <w:tcW w:w="510" w:type="dxa"/>
                                    </w:tcPr>
                                    <w:p w:rsidR="002525D9" w:rsidRDefault="002525D9" w14:paraId="5250AC45" w14:textId="77777777"/>
                                  </w:tc>
                                </w:tr>
                                <w:tr w:rsidR="002525D9" w:rsidTr="00D4432D" w14:paraId="46C2426F" w14:textId="77777777">
                                  <w:trPr>
                                    <w:trHeight w:val="510"/>
                                  </w:trPr>
                                  <w:tc>
                                    <w:tcPr>
                                      <w:tcW w:w="510" w:type="dxa"/>
                                    </w:tcPr>
                                    <w:p w:rsidR="002525D9" w:rsidRDefault="002525D9" w14:paraId="69D25DA6" w14:textId="77777777"/>
                                  </w:tc>
                                  <w:tc>
                                    <w:tcPr>
                                      <w:tcW w:w="510" w:type="dxa"/>
                                    </w:tcPr>
                                    <w:p w:rsidR="002525D9" w:rsidRDefault="002525D9" w14:paraId="465F87F0" w14:textId="77777777"/>
                                  </w:tc>
                                  <w:tc>
                                    <w:tcPr>
                                      <w:tcW w:w="510" w:type="dxa"/>
                                    </w:tcPr>
                                    <w:p w:rsidR="002525D9" w:rsidRDefault="002525D9" w14:paraId="59EEEBD6" w14:textId="77777777"/>
                                  </w:tc>
                                  <w:tc>
                                    <w:tcPr>
                                      <w:tcW w:w="510" w:type="dxa"/>
                                    </w:tcPr>
                                    <w:p w:rsidR="002525D9" w:rsidRDefault="002525D9" w14:paraId="3DDA4EED" w14:textId="77777777"/>
                                  </w:tc>
                                  <w:tc>
                                    <w:tcPr>
                                      <w:tcW w:w="510" w:type="dxa"/>
                                    </w:tcPr>
                                    <w:p w:rsidR="002525D9" w:rsidRDefault="002525D9" w14:paraId="7B12C04C" w14:textId="77777777"/>
                                  </w:tc>
                                  <w:tc>
                                    <w:tcPr>
                                      <w:tcW w:w="510" w:type="dxa"/>
                                    </w:tcPr>
                                    <w:p w:rsidR="002525D9" w:rsidRDefault="002525D9" w14:paraId="19681A86" w14:textId="77777777"/>
                                  </w:tc>
                                  <w:tc>
                                    <w:tcPr>
                                      <w:tcW w:w="510" w:type="dxa"/>
                                    </w:tcPr>
                                    <w:p w:rsidR="002525D9" w:rsidRDefault="002525D9" w14:paraId="49CE4458" w14:textId="77777777"/>
                                  </w:tc>
                                  <w:tc>
                                    <w:tcPr>
                                      <w:tcW w:w="510" w:type="dxa"/>
                                    </w:tcPr>
                                    <w:p w:rsidR="002525D9" w:rsidRDefault="002525D9" w14:paraId="0920D09E" w14:textId="77777777"/>
                                  </w:tc>
                                  <w:tc>
                                    <w:tcPr>
                                      <w:tcW w:w="510" w:type="dxa"/>
                                    </w:tcPr>
                                    <w:p w:rsidR="002525D9" w:rsidRDefault="002525D9" w14:paraId="4AEFFF69" w14:textId="77777777"/>
                                  </w:tc>
                                  <w:tc>
                                    <w:tcPr>
                                      <w:tcW w:w="510" w:type="dxa"/>
                                    </w:tcPr>
                                    <w:p w:rsidR="002525D9" w:rsidRDefault="002525D9" w14:paraId="742639F4" w14:textId="77777777"/>
                                  </w:tc>
                                  <w:tc>
                                    <w:tcPr>
                                      <w:tcW w:w="510" w:type="dxa"/>
                                    </w:tcPr>
                                    <w:p w:rsidR="002525D9" w:rsidRDefault="002525D9" w14:paraId="798A4B89" w14:textId="77777777"/>
                                  </w:tc>
                                  <w:tc>
                                    <w:tcPr>
                                      <w:tcW w:w="510" w:type="dxa"/>
                                    </w:tcPr>
                                    <w:p w:rsidR="002525D9" w:rsidRDefault="002525D9" w14:paraId="4980B763" w14:textId="77777777"/>
                                  </w:tc>
                                  <w:tc>
                                    <w:tcPr>
                                      <w:tcW w:w="510" w:type="dxa"/>
                                    </w:tcPr>
                                    <w:p w:rsidR="002525D9" w:rsidRDefault="002525D9" w14:paraId="6A082B1A" w14:textId="77777777"/>
                                  </w:tc>
                                  <w:tc>
                                    <w:tcPr>
                                      <w:tcW w:w="510" w:type="dxa"/>
                                    </w:tcPr>
                                    <w:p w:rsidR="002525D9" w:rsidRDefault="002525D9" w14:paraId="566A71FD" w14:textId="77777777"/>
                                  </w:tc>
                                  <w:tc>
                                    <w:tcPr>
                                      <w:tcW w:w="510" w:type="dxa"/>
                                    </w:tcPr>
                                    <w:p w:rsidR="002525D9" w:rsidRDefault="002525D9" w14:paraId="4CA3E62E" w14:textId="77777777"/>
                                  </w:tc>
                                </w:tr>
                                <w:tr w:rsidR="002525D9" w:rsidTr="00D4432D" w14:paraId="46BDEC19" w14:textId="77777777">
                                  <w:trPr>
                                    <w:trHeight w:val="510"/>
                                  </w:trPr>
                                  <w:tc>
                                    <w:tcPr>
                                      <w:tcW w:w="510" w:type="dxa"/>
                                    </w:tcPr>
                                    <w:p w:rsidR="002525D9" w:rsidRDefault="002525D9" w14:paraId="257B805B" w14:textId="77777777"/>
                                  </w:tc>
                                  <w:tc>
                                    <w:tcPr>
                                      <w:tcW w:w="510" w:type="dxa"/>
                                    </w:tcPr>
                                    <w:p w:rsidR="002525D9" w:rsidRDefault="002525D9" w14:paraId="0DF7E958" w14:textId="77777777"/>
                                  </w:tc>
                                  <w:tc>
                                    <w:tcPr>
                                      <w:tcW w:w="510" w:type="dxa"/>
                                    </w:tcPr>
                                    <w:p w:rsidR="002525D9" w:rsidRDefault="002525D9" w14:paraId="7ABF96FA" w14:textId="77777777"/>
                                  </w:tc>
                                  <w:tc>
                                    <w:tcPr>
                                      <w:tcW w:w="510" w:type="dxa"/>
                                    </w:tcPr>
                                    <w:p w:rsidR="002525D9" w:rsidRDefault="002525D9" w14:paraId="230FF600" w14:textId="77777777"/>
                                  </w:tc>
                                  <w:tc>
                                    <w:tcPr>
                                      <w:tcW w:w="510" w:type="dxa"/>
                                    </w:tcPr>
                                    <w:p w:rsidR="002525D9" w:rsidRDefault="002525D9" w14:paraId="365D172C" w14:textId="77777777"/>
                                  </w:tc>
                                  <w:tc>
                                    <w:tcPr>
                                      <w:tcW w:w="510" w:type="dxa"/>
                                    </w:tcPr>
                                    <w:p w:rsidR="002525D9" w:rsidRDefault="002525D9" w14:paraId="2C4EBD2A" w14:textId="77777777"/>
                                  </w:tc>
                                  <w:tc>
                                    <w:tcPr>
                                      <w:tcW w:w="510" w:type="dxa"/>
                                    </w:tcPr>
                                    <w:p w:rsidR="002525D9" w:rsidRDefault="002525D9" w14:paraId="63BBC75A" w14:textId="77777777"/>
                                  </w:tc>
                                  <w:tc>
                                    <w:tcPr>
                                      <w:tcW w:w="510" w:type="dxa"/>
                                    </w:tcPr>
                                    <w:p w:rsidR="002525D9" w:rsidRDefault="002525D9" w14:paraId="35DBB265" w14:textId="77777777"/>
                                  </w:tc>
                                  <w:tc>
                                    <w:tcPr>
                                      <w:tcW w:w="510" w:type="dxa"/>
                                    </w:tcPr>
                                    <w:p w:rsidR="002525D9" w:rsidRDefault="002525D9" w14:paraId="48579958" w14:textId="77777777"/>
                                  </w:tc>
                                  <w:tc>
                                    <w:tcPr>
                                      <w:tcW w:w="510" w:type="dxa"/>
                                    </w:tcPr>
                                    <w:p w:rsidR="002525D9" w:rsidRDefault="002525D9" w14:paraId="63A297D6" w14:textId="77777777"/>
                                  </w:tc>
                                  <w:tc>
                                    <w:tcPr>
                                      <w:tcW w:w="510" w:type="dxa"/>
                                    </w:tcPr>
                                    <w:p w:rsidR="002525D9" w:rsidRDefault="002525D9" w14:paraId="6FA7E8E5" w14:textId="77777777"/>
                                  </w:tc>
                                  <w:tc>
                                    <w:tcPr>
                                      <w:tcW w:w="510" w:type="dxa"/>
                                    </w:tcPr>
                                    <w:p w:rsidR="002525D9" w:rsidRDefault="002525D9" w14:paraId="179E9893" w14:textId="77777777"/>
                                  </w:tc>
                                  <w:tc>
                                    <w:tcPr>
                                      <w:tcW w:w="510" w:type="dxa"/>
                                    </w:tcPr>
                                    <w:p w:rsidR="002525D9" w:rsidRDefault="002525D9" w14:paraId="3A4FEAC9" w14:textId="77777777"/>
                                  </w:tc>
                                  <w:tc>
                                    <w:tcPr>
                                      <w:tcW w:w="510" w:type="dxa"/>
                                    </w:tcPr>
                                    <w:p w:rsidR="002525D9" w:rsidRDefault="002525D9" w14:paraId="26EF0161" w14:textId="77777777"/>
                                  </w:tc>
                                  <w:tc>
                                    <w:tcPr>
                                      <w:tcW w:w="510" w:type="dxa"/>
                                    </w:tcPr>
                                    <w:p w:rsidR="002525D9" w:rsidRDefault="002525D9" w14:paraId="3A14B058" w14:textId="77777777"/>
                                  </w:tc>
                                </w:tr>
                              </w:tbl>
                              <w:p w:rsidR="002525D9" w:rsidP="002525D9" w:rsidRDefault="002525D9" w14:paraId="7F174389"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659806" y="4028923"/>
                              <a:ext cx="4534525" cy="584617"/>
                            </a:xfrm>
                            <a:prstGeom prst="rect">
                              <a:avLst/>
                            </a:prstGeom>
                            <a:noFill/>
                            <a:ln w="6350">
                              <a:noFill/>
                            </a:ln>
                          </wps:spPr>
                          <wps:txbx>
                            <w:txbxContent>
                              <w:p w:rsidR="002525D9" w:rsidP="002525D9" w:rsidRDefault="002525D9" w14:paraId="3A86D169" w14:textId="77777777">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rsidR="002525D9" w:rsidP="002525D9" w:rsidRDefault="002525D9" w14:paraId="611C7FAF" w14:textId="77777777">
                                <w:r>
                                  <w:tab/>
                                </w:r>
                                <w:r>
                                  <w:t xml:space="preserve">   T1</w:t>
                                </w:r>
                                <w:r>
                                  <w:tab/>
                                </w:r>
                                <w:r>
                                  <w:tab/>
                                </w:r>
                                <w:r>
                                  <w:tab/>
                                </w:r>
                                <w:r>
                                  <w:t xml:space="preserve"> T2</w:t>
                                </w:r>
                                <w:r>
                                  <w:tab/>
                                </w:r>
                                <w:r>
                                  <w:t xml:space="preserve">      T3</w:t>
                                </w:r>
                                <w:r>
                                  <w:tab/>
                                </w:r>
                                <w:r>
                                  <w:tab/>
                                </w:r>
                                <w:r>
                                  <w:tab/>
                                </w:r>
                                <w:r>
                                  <w:t xml:space="preserve">    T4</w:t>
                                </w:r>
                              </w:p>
                              <w:p w:rsidR="002525D9" w:rsidP="002525D9" w:rsidRDefault="002525D9" w14:paraId="1D5B54E9" w14:textId="77777777">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rot="16200000">
                              <a:off x="-633095" y="1934047"/>
                              <a:ext cx="1588135" cy="321945"/>
                            </a:xfrm>
                            <a:prstGeom prst="rect">
                              <a:avLst/>
                            </a:prstGeom>
                            <a:noFill/>
                            <a:ln w="6350">
                              <a:noFill/>
                            </a:ln>
                          </wps:spPr>
                          <wps:txbx>
                            <w:txbxContent>
                              <w:p w:rsidR="002525D9" w:rsidP="002525D9" w:rsidRDefault="002525D9" w14:paraId="36A6E19A" w14:textId="77777777">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Straight Arrow Connector 219"/>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25" name="Group 225"/>
                        <wpg:cNvGrpSpPr/>
                        <wpg:grpSpPr>
                          <a:xfrm>
                            <a:off x="453422" y="788345"/>
                            <a:ext cx="2910944" cy="2979889"/>
                            <a:chOff x="0" y="0"/>
                            <a:chExt cx="2910944" cy="2979889"/>
                          </a:xfrm>
                        </wpg:grpSpPr>
                        <wps:wsp>
                          <wps:cNvPr id="226" name="Text Box 226"/>
                          <wps:cNvSpPr txBox="1"/>
                          <wps:spPr>
                            <a:xfrm>
                              <a:off x="249382" y="1324893"/>
                              <a:ext cx="703956" cy="322288"/>
                            </a:xfrm>
                            <a:prstGeom prst="rect">
                              <a:avLst/>
                            </a:prstGeom>
                            <a:noFill/>
                            <a:ln w="6350">
                              <a:noFill/>
                            </a:ln>
                          </wps:spPr>
                          <wps:txbx>
                            <w:txbxContent>
                              <w:p w:rsidRPr="00666B44" w:rsidR="002525D9" w:rsidP="002525D9" w:rsidRDefault="002525D9" w14:paraId="46A6C86B" w14:textId="77777777">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249382" y="2035254"/>
                              <a:ext cx="703956" cy="322288"/>
                            </a:xfrm>
                            <a:prstGeom prst="rect">
                              <a:avLst/>
                            </a:prstGeom>
                            <a:noFill/>
                            <a:ln w="6350">
                              <a:noFill/>
                            </a:ln>
                          </wps:spPr>
                          <wps:txbx>
                            <w:txbxContent>
                              <w:p w:rsidRPr="00666B44" w:rsidR="002525D9" w:rsidP="002525D9" w:rsidRDefault="002525D9" w14:paraId="1100F777" w14:textId="77777777">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249382" y="2654930"/>
                              <a:ext cx="703956" cy="322288"/>
                            </a:xfrm>
                            <a:prstGeom prst="rect">
                              <a:avLst/>
                            </a:prstGeom>
                            <a:noFill/>
                            <a:ln w="6350">
                              <a:noFill/>
                            </a:ln>
                          </wps:spPr>
                          <wps:txbx>
                            <w:txbxContent>
                              <w:p w:rsidRPr="00666B44" w:rsidR="002525D9" w:rsidP="002525D9" w:rsidRDefault="002525D9" w14:paraId="56DCC4CE" w14:textId="77777777">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5" name="Group 235"/>
                          <wpg:cNvGrpSpPr/>
                          <wpg:grpSpPr>
                            <a:xfrm>
                              <a:off x="0" y="0"/>
                              <a:ext cx="2910944" cy="1650775"/>
                              <a:chOff x="0" y="0"/>
                              <a:chExt cx="2910944" cy="1650775"/>
                            </a:xfrm>
                          </wpg:grpSpPr>
                          <wps:wsp>
                            <wps:cNvPr id="239" name="Straight Connector 239"/>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0" name="Straight Connector 240"/>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42" name="Freeform 242"/>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 name="Group 645"/>
                          <wpg:cNvGrpSpPr/>
                          <wpg:grpSpPr>
                            <a:xfrm>
                              <a:off x="0" y="1322479"/>
                              <a:ext cx="2910944" cy="1006374"/>
                              <a:chOff x="0" y="0"/>
                              <a:chExt cx="2910944" cy="1006374"/>
                            </a:xfrm>
                          </wpg:grpSpPr>
                          <wps:wsp>
                            <wps:cNvPr id="646" name="Straight Connector 646"/>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0" name="Straight Connector 650"/>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3" name="Freeform 653"/>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4" name="Group 654"/>
                          <wpg:cNvGrpSpPr/>
                          <wpg:grpSpPr>
                            <a:xfrm>
                              <a:off x="0" y="1654988"/>
                              <a:ext cx="2906898" cy="1324901"/>
                              <a:chOff x="0" y="0"/>
                              <a:chExt cx="2906898" cy="1324901"/>
                            </a:xfrm>
                          </wpg:grpSpPr>
                          <wps:wsp>
                            <wps:cNvPr id="655" name="Straight Connector 655"/>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6" name="Straight Connector 656"/>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7" name="Straight Connector 657"/>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8" name="Freeform 658"/>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41EC1B61">
              <v:group id="Group 213" style="width:430.25pt;height:363.25pt;mso-position-horizontal-relative:char;mso-position-vertical-relative:line" coordsize="54641,46135" o:spid="_x0000_s1060" w14:anchorId="52F7C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">
                <v:group id="Group 214" style="position:absolute;width:54641;height:46135" coordsize="54641,46135" o:spid="_x0000_s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15" style="position:absolute;left:3600;top:865;width:50566;height:41148;visibility:visible;mso-wrap-style:square;v-text-anchor:top" o:spid="_x0000_s106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">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2525D9" w:rsidTr="00D4432D" w14:paraId="5DAB6C7B" w14:textId="77777777">
                            <w:trPr>
                              <w:trHeight w:val="510"/>
                            </w:trPr>
                            <w:tc>
                              <w:tcPr>
                                <w:tcW w:w="510" w:type="dxa"/>
                              </w:tcPr>
                              <w:p w:rsidR="002525D9" w:rsidRDefault="002525D9" w14:paraId="02EB378F" w14:textId="77777777"/>
                            </w:tc>
                            <w:tc>
                              <w:tcPr>
                                <w:tcW w:w="510" w:type="dxa"/>
                              </w:tcPr>
                              <w:p w:rsidR="002525D9" w:rsidRDefault="002525D9" w14:paraId="6A05A809" w14:textId="77777777"/>
                            </w:tc>
                            <w:tc>
                              <w:tcPr>
                                <w:tcW w:w="510" w:type="dxa"/>
                              </w:tcPr>
                              <w:p w:rsidR="002525D9" w:rsidRDefault="002525D9" w14:paraId="5A39BBE3" w14:textId="77777777"/>
                            </w:tc>
                            <w:tc>
                              <w:tcPr>
                                <w:tcW w:w="510" w:type="dxa"/>
                              </w:tcPr>
                              <w:p w:rsidR="002525D9" w:rsidRDefault="002525D9" w14:paraId="41C8F396" w14:textId="77777777"/>
                            </w:tc>
                            <w:tc>
                              <w:tcPr>
                                <w:tcW w:w="510" w:type="dxa"/>
                              </w:tcPr>
                              <w:p w:rsidR="002525D9" w:rsidRDefault="002525D9" w14:paraId="72A3D3EC" w14:textId="77777777"/>
                            </w:tc>
                            <w:tc>
                              <w:tcPr>
                                <w:tcW w:w="510" w:type="dxa"/>
                              </w:tcPr>
                              <w:p w:rsidR="002525D9" w:rsidRDefault="002525D9" w14:paraId="0D0B940D" w14:textId="77777777"/>
                            </w:tc>
                            <w:tc>
                              <w:tcPr>
                                <w:tcW w:w="510" w:type="dxa"/>
                              </w:tcPr>
                              <w:p w:rsidR="002525D9" w:rsidRDefault="002525D9" w14:paraId="0E27B00A" w14:textId="77777777"/>
                            </w:tc>
                            <w:tc>
                              <w:tcPr>
                                <w:tcW w:w="510" w:type="dxa"/>
                              </w:tcPr>
                              <w:p w:rsidR="002525D9" w:rsidRDefault="002525D9" w14:paraId="60061E4C" w14:textId="77777777"/>
                            </w:tc>
                            <w:tc>
                              <w:tcPr>
                                <w:tcW w:w="510" w:type="dxa"/>
                              </w:tcPr>
                              <w:p w:rsidR="002525D9" w:rsidRDefault="002525D9" w14:paraId="44EAFD9C" w14:textId="77777777"/>
                            </w:tc>
                            <w:tc>
                              <w:tcPr>
                                <w:tcW w:w="510" w:type="dxa"/>
                              </w:tcPr>
                              <w:p w:rsidR="002525D9" w:rsidRDefault="002525D9" w14:paraId="4B94D5A5" w14:textId="77777777"/>
                            </w:tc>
                            <w:tc>
                              <w:tcPr>
                                <w:tcW w:w="510" w:type="dxa"/>
                              </w:tcPr>
                              <w:p w:rsidR="002525D9" w:rsidRDefault="002525D9" w14:paraId="3DEEC669" w14:textId="77777777"/>
                            </w:tc>
                            <w:tc>
                              <w:tcPr>
                                <w:tcW w:w="510" w:type="dxa"/>
                              </w:tcPr>
                              <w:p w:rsidR="002525D9" w:rsidRDefault="002525D9" w14:paraId="3656B9AB" w14:textId="77777777"/>
                            </w:tc>
                            <w:tc>
                              <w:tcPr>
                                <w:tcW w:w="510" w:type="dxa"/>
                              </w:tcPr>
                              <w:p w:rsidR="002525D9" w:rsidRDefault="002525D9" w14:paraId="45FB0818" w14:textId="77777777"/>
                            </w:tc>
                            <w:tc>
                              <w:tcPr>
                                <w:tcW w:w="510" w:type="dxa"/>
                              </w:tcPr>
                              <w:p w:rsidR="002525D9" w:rsidRDefault="002525D9" w14:paraId="049F31CB" w14:textId="77777777"/>
                            </w:tc>
                            <w:tc>
                              <w:tcPr>
                                <w:tcW w:w="510" w:type="dxa"/>
                              </w:tcPr>
                              <w:p w:rsidR="002525D9" w:rsidRDefault="002525D9" w14:paraId="53128261" w14:textId="77777777"/>
                            </w:tc>
                          </w:tr>
                          <w:tr w:rsidR="002525D9" w:rsidTr="00D4432D" w14:paraId="62486C05" w14:textId="77777777">
                            <w:trPr>
                              <w:trHeight w:val="510"/>
                            </w:trPr>
                            <w:tc>
                              <w:tcPr>
                                <w:tcW w:w="510" w:type="dxa"/>
                              </w:tcPr>
                              <w:p w:rsidR="002525D9" w:rsidRDefault="002525D9" w14:paraId="4101652C" w14:textId="77777777"/>
                            </w:tc>
                            <w:tc>
                              <w:tcPr>
                                <w:tcW w:w="510" w:type="dxa"/>
                              </w:tcPr>
                              <w:p w:rsidR="002525D9" w:rsidRDefault="002525D9" w14:paraId="4B99056E" w14:textId="77777777"/>
                            </w:tc>
                            <w:tc>
                              <w:tcPr>
                                <w:tcW w:w="510" w:type="dxa"/>
                              </w:tcPr>
                              <w:p w:rsidR="002525D9" w:rsidRDefault="002525D9" w14:paraId="1299C43A" w14:textId="77777777"/>
                            </w:tc>
                            <w:tc>
                              <w:tcPr>
                                <w:tcW w:w="510" w:type="dxa"/>
                              </w:tcPr>
                              <w:p w:rsidR="002525D9" w:rsidRDefault="002525D9" w14:paraId="4DDBEF00" w14:textId="77777777"/>
                            </w:tc>
                            <w:tc>
                              <w:tcPr>
                                <w:tcW w:w="510" w:type="dxa"/>
                              </w:tcPr>
                              <w:p w:rsidR="002525D9" w:rsidRDefault="002525D9" w14:paraId="3461D779" w14:textId="77777777"/>
                            </w:tc>
                            <w:tc>
                              <w:tcPr>
                                <w:tcW w:w="510" w:type="dxa"/>
                              </w:tcPr>
                              <w:p w:rsidR="002525D9" w:rsidRDefault="002525D9" w14:paraId="3CF2D8B6" w14:textId="77777777"/>
                            </w:tc>
                            <w:tc>
                              <w:tcPr>
                                <w:tcW w:w="510" w:type="dxa"/>
                              </w:tcPr>
                              <w:p w:rsidR="002525D9" w:rsidRDefault="002525D9" w14:paraId="0FB78278" w14:textId="77777777"/>
                            </w:tc>
                            <w:tc>
                              <w:tcPr>
                                <w:tcW w:w="510" w:type="dxa"/>
                              </w:tcPr>
                              <w:p w:rsidR="002525D9" w:rsidRDefault="002525D9" w14:paraId="1FC39945" w14:textId="77777777"/>
                            </w:tc>
                            <w:tc>
                              <w:tcPr>
                                <w:tcW w:w="510" w:type="dxa"/>
                              </w:tcPr>
                              <w:p w:rsidR="002525D9" w:rsidRDefault="002525D9" w14:paraId="0562CB0E" w14:textId="77777777"/>
                            </w:tc>
                            <w:tc>
                              <w:tcPr>
                                <w:tcW w:w="510" w:type="dxa"/>
                              </w:tcPr>
                              <w:p w:rsidR="002525D9" w:rsidRDefault="002525D9" w14:paraId="34CE0A41" w14:textId="77777777"/>
                            </w:tc>
                            <w:tc>
                              <w:tcPr>
                                <w:tcW w:w="510" w:type="dxa"/>
                              </w:tcPr>
                              <w:p w:rsidR="002525D9" w:rsidRDefault="002525D9" w14:paraId="62EBF3C5" w14:textId="77777777"/>
                            </w:tc>
                            <w:tc>
                              <w:tcPr>
                                <w:tcW w:w="510" w:type="dxa"/>
                              </w:tcPr>
                              <w:p w:rsidR="002525D9" w:rsidRDefault="002525D9" w14:paraId="6D98A12B" w14:textId="77777777"/>
                            </w:tc>
                            <w:tc>
                              <w:tcPr>
                                <w:tcW w:w="510" w:type="dxa"/>
                              </w:tcPr>
                              <w:p w:rsidR="002525D9" w:rsidRDefault="002525D9" w14:paraId="2946DB82" w14:textId="77777777"/>
                            </w:tc>
                            <w:tc>
                              <w:tcPr>
                                <w:tcW w:w="510" w:type="dxa"/>
                              </w:tcPr>
                              <w:p w:rsidR="002525D9" w:rsidRDefault="002525D9" w14:paraId="5997CC1D" w14:textId="77777777"/>
                            </w:tc>
                            <w:tc>
                              <w:tcPr>
                                <w:tcW w:w="510" w:type="dxa"/>
                              </w:tcPr>
                              <w:p w:rsidR="002525D9" w:rsidRDefault="002525D9" w14:paraId="110FFD37" w14:textId="77777777"/>
                            </w:tc>
                          </w:tr>
                          <w:tr w:rsidR="002525D9" w:rsidTr="00D4432D" w14:paraId="6B699379" w14:textId="77777777">
                            <w:trPr>
                              <w:trHeight w:val="510"/>
                            </w:trPr>
                            <w:tc>
                              <w:tcPr>
                                <w:tcW w:w="510" w:type="dxa"/>
                              </w:tcPr>
                              <w:p w:rsidR="002525D9" w:rsidRDefault="002525D9" w14:paraId="3FE9F23F" w14:textId="77777777"/>
                            </w:tc>
                            <w:tc>
                              <w:tcPr>
                                <w:tcW w:w="510" w:type="dxa"/>
                              </w:tcPr>
                              <w:p w:rsidR="002525D9" w:rsidRDefault="002525D9" w14:paraId="1F72F646" w14:textId="77777777"/>
                            </w:tc>
                            <w:tc>
                              <w:tcPr>
                                <w:tcW w:w="510" w:type="dxa"/>
                              </w:tcPr>
                              <w:p w:rsidR="002525D9" w:rsidRDefault="002525D9" w14:paraId="08CE6F91" w14:textId="77777777"/>
                            </w:tc>
                            <w:tc>
                              <w:tcPr>
                                <w:tcW w:w="510" w:type="dxa"/>
                              </w:tcPr>
                              <w:p w:rsidR="002525D9" w:rsidRDefault="002525D9" w14:paraId="61CDCEAD" w14:textId="77777777"/>
                            </w:tc>
                            <w:tc>
                              <w:tcPr>
                                <w:tcW w:w="510" w:type="dxa"/>
                              </w:tcPr>
                              <w:p w:rsidR="002525D9" w:rsidRDefault="002525D9" w14:paraId="6BB9E253" w14:textId="77777777"/>
                            </w:tc>
                            <w:tc>
                              <w:tcPr>
                                <w:tcW w:w="510" w:type="dxa"/>
                              </w:tcPr>
                              <w:p w:rsidR="002525D9" w:rsidRDefault="002525D9" w14:paraId="23DE523C" w14:textId="77777777"/>
                            </w:tc>
                            <w:tc>
                              <w:tcPr>
                                <w:tcW w:w="510" w:type="dxa"/>
                              </w:tcPr>
                              <w:p w:rsidR="002525D9" w:rsidRDefault="002525D9" w14:paraId="52E56223" w14:textId="77777777"/>
                            </w:tc>
                            <w:tc>
                              <w:tcPr>
                                <w:tcW w:w="510" w:type="dxa"/>
                              </w:tcPr>
                              <w:p w:rsidR="002525D9" w:rsidRDefault="002525D9" w14:paraId="07547A01" w14:textId="77777777"/>
                            </w:tc>
                            <w:tc>
                              <w:tcPr>
                                <w:tcW w:w="510" w:type="dxa"/>
                              </w:tcPr>
                              <w:p w:rsidR="002525D9" w:rsidRDefault="002525D9" w14:paraId="5043CB0F" w14:textId="77777777"/>
                            </w:tc>
                            <w:tc>
                              <w:tcPr>
                                <w:tcW w:w="510" w:type="dxa"/>
                              </w:tcPr>
                              <w:p w:rsidR="002525D9" w:rsidRDefault="002525D9" w14:paraId="07459315" w14:textId="77777777"/>
                            </w:tc>
                            <w:tc>
                              <w:tcPr>
                                <w:tcW w:w="510" w:type="dxa"/>
                              </w:tcPr>
                              <w:p w:rsidR="002525D9" w:rsidRDefault="002525D9" w14:paraId="6537F28F" w14:textId="77777777"/>
                            </w:tc>
                            <w:tc>
                              <w:tcPr>
                                <w:tcW w:w="510" w:type="dxa"/>
                              </w:tcPr>
                              <w:p w:rsidR="002525D9" w:rsidRDefault="002525D9" w14:paraId="6DFB9E20" w14:textId="77777777"/>
                            </w:tc>
                            <w:tc>
                              <w:tcPr>
                                <w:tcW w:w="510" w:type="dxa"/>
                              </w:tcPr>
                              <w:p w:rsidR="002525D9" w:rsidRDefault="002525D9" w14:paraId="70DF9E56" w14:textId="77777777"/>
                            </w:tc>
                            <w:tc>
                              <w:tcPr>
                                <w:tcW w:w="510" w:type="dxa"/>
                              </w:tcPr>
                              <w:p w:rsidR="002525D9" w:rsidRDefault="002525D9" w14:paraId="44E871BC" w14:textId="77777777"/>
                            </w:tc>
                            <w:tc>
                              <w:tcPr>
                                <w:tcW w:w="510" w:type="dxa"/>
                              </w:tcPr>
                              <w:p w:rsidR="002525D9" w:rsidRDefault="002525D9" w14:paraId="144A5D23" w14:textId="77777777"/>
                            </w:tc>
                          </w:tr>
                          <w:tr w:rsidR="002525D9" w:rsidTr="00D4432D" w14:paraId="738610EB" w14:textId="77777777">
                            <w:trPr>
                              <w:trHeight w:val="510"/>
                            </w:trPr>
                            <w:tc>
                              <w:tcPr>
                                <w:tcW w:w="510" w:type="dxa"/>
                              </w:tcPr>
                              <w:p w:rsidR="002525D9" w:rsidRDefault="002525D9" w14:paraId="637805D2" w14:textId="77777777"/>
                            </w:tc>
                            <w:tc>
                              <w:tcPr>
                                <w:tcW w:w="510" w:type="dxa"/>
                              </w:tcPr>
                              <w:p w:rsidR="002525D9" w:rsidRDefault="002525D9" w14:paraId="463F29E8" w14:textId="77777777"/>
                            </w:tc>
                            <w:tc>
                              <w:tcPr>
                                <w:tcW w:w="510" w:type="dxa"/>
                              </w:tcPr>
                              <w:p w:rsidR="002525D9" w:rsidRDefault="002525D9" w14:paraId="3B7B4B86" w14:textId="77777777"/>
                            </w:tc>
                            <w:tc>
                              <w:tcPr>
                                <w:tcW w:w="510" w:type="dxa"/>
                              </w:tcPr>
                              <w:p w:rsidR="002525D9" w:rsidRDefault="002525D9" w14:paraId="3A0FF5F2" w14:textId="77777777"/>
                            </w:tc>
                            <w:tc>
                              <w:tcPr>
                                <w:tcW w:w="510" w:type="dxa"/>
                              </w:tcPr>
                              <w:p w:rsidR="002525D9" w:rsidRDefault="002525D9" w14:paraId="5630AD66" w14:textId="77777777"/>
                            </w:tc>
                            <w:tc>
                              <w:tcPr>
                                <w:tcW w:w="510" w:type="dxa"/>
                              </w:tcPr>
                              <w:p w:rsidR="002525D9" w:rsidRDefault="002525D9" w14:paraId="61829076" w14:textId="77777777"/>
                            </w:tc>
                            <w:tc>
                              <w:tcPr>
                                <w:tcW w:w="510" w:type="dxa"/>
                              </w:tcPr>
                              <w:p w:rsidR="002525D9" w:rsidRDefault="002525D9" w14:paraId="2BA226A1" w14:textId="77777777"/>
                            </w:tc>
                            <w:tc>
                              <w:tcPr>
                                <w:tcW w:w="510" w:type="dxa"/>
                              </w:tcPr>
                              <w:p w:rsidR="002525D9" w:rsidRDefault="002525D9" w14:paraId="17AD93B2" w14:textId="77777777"/>
                            </w:tc>
                            <w:tc>
                              <w:tcPr>
                                <w:tcW w:w="510" w:type="dxa"/>
                              </w:tcPr>
                              <w:p w:rsidR="002525D9" w:rsidRDefault="002525D9" w14:paraId="0DE4B5B7" w14:textId="77777777"/>
                            </w:tc>
                            <w:tc>
                              <w:tcPr>
                                <w:tcW w:w="510" w:type="dxa"/>
                              </w:tcPr>
                              <w:p w:rsidR="002525D9" w:rsidRDefault="002525D9" w14:paraId="66204FF1" w14:textId="77777777"/>
                            </w:tc>
                            <w:tc>
                              <w:tcPr>
                                <w:tcW w:w="510" w:type="dxa"/>
                              </w:tcPr>
                              <w:p w:rsidR="002525D9" w:rsidRDefault="002525D9" w14:paraId="2DBF0D7D" w14:textId="77777777"/>
                            </w:tc>
                            <w:tc>
                              <w:tcPr>
                                <w:tcW w:w="510" w:type="dxa"/>
                              </w:tcPr>
                              <w:p w:rsidR="002525D9" w:rsidRDefault="002525D9" w14:paraId="6B62F1B3" w14:textId="77777777"/>
                            </w:tc>
                            <w:tc>
                              <w:tcPr>
                                <w:tcW w:w="510" w:type="dxa"/>
                              </w:tcPr>
                              <w:p w:rsidR="002525D9" w:rsidRDefault="002525D9" w14:paraId="02F2C34E" w14:textId="77777777"/>
                            </w:tc>
                            <w:tc>
                              <w:tcPr>
                                <w:tcW w:w="510" w:type="dxa"/>
                              </w:tcPr>
                              <w:p w:rsidR="002525D9" w:rsidRDefault="002525D9" w14:paraId="680A4E5D" w14:textId="77777777"/>
                            </w:tc>
                            <w:tc>
                              <w:tcPr>
                                <w:tcW w:w="510" w:type="dxa"/>
                              </w:tcPr>
                              <w:p w:rsidR="002525D9" w:rsidRDefault="002525D9" w14:paraId="19219836" w14:textId="77777777"/>
                            </w:tc>
                          </w:tr>
                          <w:tr w:rsidR="002525D9" w:rsidTr="00D4432D" w14:paraId="296FEF7D" w14:textId="77777777">
                            <w:trPr>
                              <w:trHeight w:val="510"/>
                            </w:trPr>
                            <w:tc>
                              <w:tcPr>
                                <w:tcW w:w="510" w:type="dxa"/>
                              </w:tcPr>
                              <w:p w:rsidR="002525D9" w:rsidRDefault="002525D9" w14:paraId="7194DBDC" w14:textId="77777777"/>
                            </w:tc>
                            <w:tc>
                              <w:tcPr>
                                <w:tcW w:w="510" w:type="dxa"/>
                              </w:tcPr>
                              <w:p w:rsidR="002525D9" w:rsidRDefault="002525D9" w14:paraId="769D0D3C" w14:textId="77777777"/>
                            </w:tc>
                            <w:tc>
                              <w:tcPr>
                                <w:tcW w:w="510" w:type="dxa"/>
                              </w:tcPr>
                              <w:p w:rsidR="002525D9" w:rsidRDefault="002525D9" w14:paraId="54CD245A" w14:textId="77777777"/>
                            </w:tc>
                            <w:tc>
                              <w:tcPr>
                                <w:tcW w:w="510" w:type="dxa"/>
                              </w:tcPr>
                              <w:p w:rsidR="002525D9" w:rsidRDefault="002525D9" w14:paraId="1231BE67" w14:textId="77777777"/>
                            </w:tc>
                            <w:tc>
                              <w:tcPr>
                                <w:tcW w:w="510" w:type="dxa"/>
                              </w:tcPr>
                              <w:p w:rsidR="002525D9" w:rsidRDefault="002525D9" w14:paraId="36FEB5B0" w14:textId="77777777"/>
                            </w:tc>
                            <w:tc>
                              <w:tcPr>
                                <w:tcW w:w="510" w:type="dxa"/>
                              </w:tcPr>
                              <w:p w:rsidR="002525D9" w:rsidRDefault="002525D9" w14:paraId="30D7AA69" w14:textId="77777777"/>
                            </w:tc>
                            <w:tc>
                              <w:tcPr>
                                <w:tcW w:w="510" w:type="dxa"/>
                              </w:tcPr>
                              <w:p w:rsidR="002525D9" w:rsidRDefault="002525D9" w14:paraId="7196D064" w14:textId="77777777"/>
                            </w:tc>
                            <w:tc>
                              <w:tcPr>
                                <w:tcW w:w="510" w:type="dxa"/>
                              </w:tcPr>
                              <w:p w:rsidR="002525D9" w:rsidRDefault="002525D9" w14:paraId="34FF1C98" w14:textId="77777777"/>
                            </w:tc>
                            <w:tc>
                              <w:tcPr>
                                <w:tcW w:w="510" w:type="dxa"/>
                              </w:tcPr>
                              <w:p w:rsidR="002525D9" w:rsidRDefault="002525D9" w14:paraId="6D072C0D" w14:textId="77777777"/>
                            </w:tc>
                            <w:tc>
                              <w:tcPr>
                                <w:tcW w:w="510" w:type="dxa"/>
                              </w:tcPr>
                              <w:p w:rsidR="002525D9" w:rsidRDefault="002525D9" w14:paraId="48A21919" w14:textId="77777777"/>
                            </w:tc>
                            <w:tc>
                              <w:tcPr>
                                <w:tcW w:w="510" w:type="dxa"/>
                              </w:tcPr>
                              <w:p w:rsidR="002525D9" w:rsidRDefault="002525D9" w14:paraId="6BD18F9B" w14:textId="77777777"/>
                            </w:tc>
                            <w:tc>
                              <w:tcPr>
                                <w:tcW w:w="510" w:type="dxa"/>
                              </w:tcPr>
                              <w:p w:rsidR="002525D9" w:rsidRDefault="002525D9" w14:paraId="238601FE" w14:textId="77777777"/>
                            </w:tc>
                            <w:tc>
                              <w:tcPr>
                                <w:tcW w:w="510" w:type="dxa"/>
                              </w:tcPr>
                              <w:p w:rsidR="002525D9" w:rsidRDefault="002525D9" w14:paraId="0F3CABC7" w14:textId="77777777"/>
                            </w:tc>
                            <w:tc>
                              <w:tcPr>
                                <w:tcW w:w="510" w:type="dxa"/>
                              </w:tcPr>
                              <w:p w:rsidR="002525D9" w:rsidRDefault="002525D9" w14:paraId="5B08B5D1" w14:textId="77777777"/>
                            </w:tc>
                            <w:tc>
                              <w:tcPr>
                                <w:tcW w:w="510" w:type="dxa"/>
                              </w:tcPr>
                              <w:p w:rsidR="002525D9" w:rsidRDefault="002525D9" w14:paraId="16DEB4AB" w14:textId="77777777"/>
                            </w:tc>
                          </w:tr>
                          <w:tr w:rsidR="002525D9" w:rsidTr="00D4432D" w14:paraId="0AD9C6F4" w14:textId="77777777">
                            <w:trPr>
                              <w:trHeight w:val="510"/>
                            </w:trPr>
                            <w:tc>
                              <w:tcPr>
                                <w:tcW w:w="510" w:type="dxa"/>
                              </w:tcPr>
                              <w:p w:rsidR="002525D9" w:rsidRDefault="002525D9" w14:paraId="4B1F511A" w14:textId="77777777"/>
                            </w:tc>
                            <w:tc>
                              <w:tcPr>
                                <w:tcW w:w="510" w:type="dxa"/>
                              </w:tcPr>
                              <w:p w:rsidR="002525D9" w:rsidRDefault="002525D9" w14:paraId="65F9C3DC" w14:textId="77777777"/>
                            </w:tc>
                            <w:tc>
                              <w:tcPr>
                                <w:tcW w:w="510" w:type="dxa"/>
                              </w:tcPr>
                              <w:p w:rsidR="002525D9" w:rsidRDefault="002525D9" w14:paraId="5023141B" w14:textId="77777777"/>
                            </w:tc>
                            <w:tc>
                              <w:tcPr>
                                <w:tcW w:w="510" w:type="dxa"/>
                              </w:tcPr>
                              <w:p w:rsidR="002525D9" w:rsidRDefault="002525D9" w14:paraId="1F3B1409" w14:textId="77777777"/>
                            </w:tc>
                            <w:tc>
                              <w:tcPr>
                                <w:tcW w:w="510" w:type="dxa"/>
                              </w:tcPr>
                              <w:p w:rsidR="002525D9" w:rsidRDefault="002525D9" w14:paraId="562C75D1" w14:textId="77777777"/>
                            </w:tc>
                            <w:tc>
                              <w:tcPr>
                                <w:tcW w:w="510" w:type="dxa"/>
                              </w:tcPr>
                              <w:p w:rsidR="002525D9" w:rsidRDefault="002525D9" w14:paraId="664355AD" w14:textId="77777777"/>
                            </w:tc>
                            <w:tc>
                              <w:tcPr>
                                <w:tcW w:w="510" w:type="dxa"/>
                              </w:tcPr>
                              <w:p w:rsidR="002525D9" w:rsidRDefault="002525D9" w14:paraId="1A965116" w14:textId="77777777"/>
                            </w:tc>
                            <w:tc>
                              <w:tcPr>
                                <w:tcW w:w="510" w:type="dxa"/>
                              </w:tcPr>
                              <w:p w:rsidR="002525D9" w:rsidRDefault="002525D9" w14:paraId="7DF4E37C" w14:textId="77777777"/>
                            </w:tc>
                            <w:tc>
                              <w:tcPr>
                                <w:tcW w:w="510" w:type="dxa"/>
                              </w:tcPr>
                              <w:p w:rsidR="002525D9" w:rsidRDefault="002525D9" w14:paraId="44FB30F8" w14:textId="77777777"/>
                            </w:tc>
                            <w:tc>
                              <w:tcPr>
                                <w:tcW w:w="510" w:type="dxa"/>
                              </w:tcPr>
                              <w:p w:rsidR="002525D9" w:rsidRDefault="002525D9" w14:paraId="1DA6542E" w14:textId="77777777"/>
                            </w:tc>
                            <w:tc>
                              <w:tcPr>
                                <w:tcW w:w="510" w:type="dxa"/>
                              </w:tcPr>
                              <w:p w:rsidR="002525D9" w:rsidRDefault="002525D9" w14:paraId="3041E394" w14:textId="77777777"/>
                            </w:tc>
                            <w:tc>
                              <w:tcPr>
                                <w:tcW w:w="510" w:type="dxa"/>
                              </w:tcPr>
                              <w:p w:rsidR="002525D9" w:rsidRDefault="002525D9" w14:paraId="722B00AE" w14:textId="77777777"/>
                            </w:tc>
                            <w:tc>
                              <w:tcPr>
                                <w:tcW w:w="510" w:type="dxa"/>
                              </w:tcPr>
                              <w:p w:rsidR="002525D9" w:rsidRDefault="002525D9" w14:paraId="42C6D796" w14:textId="77777777"/>
                            </w:tc>
                            <w:tc>
                              <w:tcPr>
                                <w:tcW w:w="510" w:type="dxa"/>
                              </w:tcPr>
                              <w:p w:rsidR="002525D9" w:rsidRDefault="002525D9" w14:paraId="6E1831B3" w14:textId="77777777"/>
                            </w:tc>
                            <w:tc>
                              <w:tcPr>
                                <w:tcW w:w="510" w:type="dxa"/>
                              </w:tcPr>
                              <w:p w:rsidR="002525D9" w:rsidRDefault="002525D9" w14:paraId="54E11D2A" w14:textId="77777777"/>
                            </w:tc>
                          </w:tr>
                          <w:tr w:rsidR="002525D9" w:rsidTr="00D4432D" w14:paraId="31126E5D" w14:textId="77777777">
                            <w:trPr>
                              <w:trHeight w:val="510"/>
                            </w:trPr>
                            <w:tc>
                              <w:tcPr>
                                <w:tcW w:w="510" w:type="dxa"/>
                              </w:tcPr>
                              <w:p w:rsidR="002525D9" w:rsidRDefault="002525D9" w14:paraId="2DE403A5" w14:textId="77777777"/>
                            </w:tc>
                            <w:tc>
                              <w:tcPr>
                                <w:tcW w:w="510" w:type="dxa"/>
                              </w:tcPr>
                              <w:p w:rsidR="002525D9" w:rsidRDefault="002525D9" w14:paraId="62431CDC" w14:textId="77777777"/>
                            </w:tc>
                            <w:tc>
                              <w:tcPr>
                                <w:tcW w:w="510" w:type="dxa"/>
                              </w:tcPr>
                              <w:p w:rsidR="002525D9" w:rsidRDefault="002525D9" w14:paraId="49E398E2" w14:textId="77777777"/>
                            </w:tc>
                            <w:tc>
                              <w:tcPr>
                                <w:tcW w:w="510" w:type="dxa"/>
                              </w:tcPr>
                              <w:p w:rsidR="002525D9" w:rsidRDefault="002525D9" w14:paraId="16287F21" w14:textId="77777777"/>
                            </w:tc>
                            <w:tc>
                              <w:tcPr>
                                <w:tcW w:w="510" w:type="dxa"/>
                              </w:tcPr>
                              <w:p w:rsidR="002525D9" w:rsidRDefault="002525D9" w14:paraId="5BE93A62" w14:textId="77777777"/>
                            </w:tc>
                            <w:tc>
                              <w:tcPr>
                                <w:tcW w:w="510" w:type="dxa"/>
                              </w:tcPr>
                              <w:p w:rsidR="002525D9" w:rsidRDefault="002525D9" w14:paraId="384BA73E" w14:textId="77777777"/>
                            </w:tc>
                            <w:tc>
                              <w:tcPr>
                                <w:tcW w:w="510" w:type="dxa"/>
                              </w:tcPr>
                              <w:p w:rsidR="002525D9" w:rsidRDefault="002525D9" w14:paraId="34B3F2EB" w14:textId="77777777"/>
                            </w:tc>
                            <w:tc>
                              <w:tcPr>
                                <w:tcW w:w="510" w:type="dxa"/>
                              </w:tcPr>
                              <w:p w:rsidR="002525D9" w:rsidRDefault="002525D9" w14:paraId="7D34F5C7" w14:textId="77777777"/>
                            </w:tc>
                            <w:tc>
                              <w:tcPr>
                                <w:tcW w:w="510" w:type="dxa"/>
                              </w:tcPr>
                              <w:p w:rsidR="002525D9" w:rsidRDefault="002525D9" w14:paraId="0B4020A7" w14:textId="77777777"/>
                            </w:tc>
                            <w:tc>
                              <w:tcPr>
                                <w:tcW w:w="510" w:type="dxa"/>
                              </w:tcPr>
                              <w:p w:rsidR="002525D9" w:rsidRDefault="002525D9" w14:paraId="1D7B270A" w14:textId="77777777"/>
                            </w:tc>
                            <w:tc>
                              <w:tcPr>
                                <w:tcW w:w="510" w:type="dxa"/>
                              </w:tcPr>
                              <w:p w:rsidR="002525D9" w:rsidRDefault="002525D9" w14:paraId="4F904CB7" w14:textId="77777777"/>
                            </w:tc>
                            <w:tc>
                              <w:tcPr>
                                <w:tcW w:w="510" w:type="dxa"/>
                              </w:tcPr>
                              <w:p w:rsidR="002525D9" w:rsidRDefault="002525D9" w14:paraId="06971CD3" w14:textId="77777777"/>
                            </w:tc>
                            <w:tc>
                              <w:tcPr>
                                <w:tcW w:w="510" w:type="dxa"/>
                              </w:tcPr>
                              <w:p w:rsidR="002525D9" w:rsidRDefault="002525D9" w14:paraId="2A1F701D" w14:textId="77777777"/>
                            </w:tc>
                            <w:tc>
                              <w:tcPr>
                                <w:tcW w:w="510" w:type="dxa"/>
                              </w:tcPr>
                              <w:p w:rsidR="002525D9" w:rsidRDefault="002525D9" w14:paraId="03EFCA41" w14:textId="77777777"/>
                            </w:tc>
                            <w:tc>
                              <w:tcPr>
                                <w:tcW w:w="510" w:type="dxa"/>
                              </w:tcPr>
                              <w:p w:rsidR="002525D9" w:rsidRDefault="002525D9" w14:paraId="5F96A722" w14:textId="77777777"/>
                            </w:tc>
                          </w:tr>
                          <w:tr w:rsidR="002525D9" w:rsidTr="00D4432D" w14:paraId="5B95CD12" w14:textId="77777777">
                            <w:trPr>
                              <w:trHeight w:val="510"/>
                            </w:trPr>
                            <w:tc>
                              <w:tcPr>
                                <w:tcW w:w="510" w:type="dxa"/>
                              </w:tcPr>
                              <w:p w:rsidR="002525D9" w:rsidRDefault="002525D9" w14:paraId="5220BBB2" w14:textId="77777777"/>
                            </w:tc>
                            <w:tc>
                              <w:tcPr>
                                <w:tcW w:w="510" w:type="dxa"/>
                              </w:tcPr>
                              <w:p w:rsidR="002525D9" w:rsidRDefault="002525D9" w14:paraId="13CB595B" w14:textId="77777777"/>
                            </w:tc>
                            <w:tc>
                              <w:tcPr>
                                <w:tcW w:w="510" w:type="dxa"/>
                              </w:tcPr>
                              <w:p w:rsidR="002525D9" w:rsidRDefault="002525D9" w14:paraId="6D9C8D39" w14:textId="77777777"/>
                            </w:tc>
                            <w:tc>
                              <w:tcPr>
                                <w:tcW w:w="510" w:type="dxa"/>
                              </w:tcPr>
                              <w:p w:rsidR="002525D9" w:rsidRDefault="002525D9" w14:paraId="675E05EE" w14:textId="77777777"/>
                            </w:tc>
                            <w:tc>
                              <w:tcPr>
                                <w:tcW w:w="510" w:type="dxa"/>
                              </w:tcPr>
                              <w:p w:rsidR="002525D9" w:rsidRDefault="002525D9" w14:paraId="2FC17F8B" w14:textId="77777777"/>
                            </w:tc>
                            <w:tc>
                              <w:tcPr>
                                <w:tcW w:w="510" w:type="dxa"/>
                              </w:tcPr>
                              <w:p w:rsidR="002525D9" w:rsidRDefault="002525D9" w14:paraId="0A4F7224" w14:textId="77777777"/>
                            </w:tc>
                            <w:tc>
                              <w:tcPr>
                                <w:tcW w:w="510" w:type="dxa"/>
                              </w:tcPr>
                              <w:p w:rsidR="002525D9" w:rsidRDefault="002525D9" w14:paraId="5AE48A43" w14:textId="77777777"/>
                            </w:tc>
                            <w:tc>
                              <w:tcPr>
                                <w:tcW w:w="510" w:type="dxa"/>
                              </w:tcPr>
                              <w:p w:rsidR="002525D9" w:rsidRDefault="002525D9" w14:paraId="50F40DEB" w14:textId="77777777"/>
                            </w:tc>
                            <w:tc>
                              <w:tcPr>
                                <w:tcW w:w="510" w:type="dxa"/>
                              </w:tcPr>
                              <w:p w:rsidR="002525D9" w:rsidRDefault="002525D9" w14:paraId="77A52294" w14:textId="77777777"/>
                            </w:tc>
                            <w:tc>
                              <w:tcPr>
                                <w:tcW w:w="510" w:type="dxa"/>
                              </w:tcPr>
                              <w:p w:rsidR="002525D9" w:rsidRDefault="002525D9" w14:paraId="007DCDA8" w14:textId="77777777"/>
                            </w:tc>
                            <w:tc>
                              <w:tcPr>
                                <w:tcW w:w="510" w:type="dxa"/>
                              </w:tcPr>
                              <w:p w:rsidR="002525D9" w:rsidRDefault="002525D9" w14:paraId="450EA2D7" w14:textId="77777777"/>
                            </w:tc>
                            <w:tc>
                              <w:tcPr>
                                <w:tcW w:w="510" w:type="dxa"/>
                              </w:tcPr>
                              <w:p w:rsidR="002525D9" w:rsidRDefault="002525D9" w14:paraId="3DD355C9" w14:textId="77777777"/>
                            </w:tc>
                            <w:tc>
                              <w:tcPr>
                                <w:tcW w:w="510" w:type="dxa"/>
                              </w:tcPr>
                              <w:p w:rsidR="002525D9" w:rsidRDefault="002525D9" w14:paraId="1A81F0B1" w14:textId="77777777"/>
                            </w:tc>
                            <w:tc>
                              <w:tcPr>
                                <w:tcW w:w="510" w:type="dxa"/>
                              </w:tcPr>
                              <w:p w:rsidR="002525D9" w:rsidRDefault="002525D9" w14:paraId="717AAFBA" w14:textId="77777777"/>
                            </w:tc>
                            <w:tc>
                              <w:tcPr>
                                <w:tcW w:w="510" w:type="dxa"/>
                              </w:tcPr>
                              <w:p w:rsidR="002525D9" w:rsidRDefault="002525D9" w14:paraId="56EE48EE" w14:textId="77777777"/>
                            </w:tc>
                          </w:tr>
                          <w:tr w:rsidR="002525D9" w:rsidTr="00D4432D" w14:paraId="2908EB2C" w14:textId="77777777">
                            <w:trPr>
                              <w:trHeight w:val="510"/>
                            </w:trPr>
                            <w:tc>
                              <w:tcPr>
                                <w:tcW w:w="510" w:type="dxa"/>
                              </w:tcPr>
                              <w:p w:rsidR="002525D9" w:rsidRDefault="002525D9" w14:paraId="121FD38A" w14:textId="77777777"/>
                            </w:tc>
                            <w:tc>
                              <w:tcPr>
                                <w:tcW w:w="510" w:type="dxa"/>
                              </w:tcPr>
                              <w:p w:rsidR="002525D9" w:rsidRDefault="002525D9" w14:paraId="1FE2DD96" w14:textId="77777777"/>
                            </w:tc>
                            <w:tc>
                              <w:tcPr>
                                <w:tcW w:w="510" w:type="dxa"/>
                              </w:tcPr>
                              <w:p w:rsidR="002525D9" w:rsidRDefault="002525D9" w14:paraId="27357532" w14:textId="77777777"/>
                            </w:tc>
                            <w:tc>
                              <w:tcPr>
                                <w:tcW w:w="510" w:type="dxa"/>
                              </w:tcPr>
                              <w:p w:rsidR="002525D9" w:rsidRDefault="002525D9" w14:paraId="07F023C8" w14:textId="77777777"/>
                            </w:tc>
                            <w:tc>
                              <w:tcPr>
                                <w:tcW w:w="510" w:type="dxa"/>
                              </w:tcPr>
                              <w:p w:rsidR="002525D9" w:rsidRDefault="002525D9" w14:paraId="4BDB5498" w14:textId="77777777"/>
                            </w:tc>
                            <w:tc>
                              <w:tcPr>
                                <w:tcW w:w="510" w:type="dxa"/>
                              </w:tcPr>
                              <w:p w:rsidR="002525D9" w:rsidRDefault="002525D9" w14:paraId="2916C19D" w14:textId="77777777"/>
                            </w:tc>
                            <w:tc>
                              <w:tcPr>
                                <w:tcW w:w="510" w:type="dxa"/>
                              </w:tcPr>
                              <w:p w:rsidR="002525D9" w:rsidRDefault="002525D9" w14:paraId="74869460" w14:textId="77777777"/>
                            </w:tc>
                            <w:tc>
                              <w:tcPr>
                                <w:tcW w:w="510" w:type="dxa"/>
                              </w:tcPr>
                              <w:p w:rsidR="002525D9" w:rsidRDefault="002525D9" w14:paraId="187F57B8" w14:textId="77777777"/>
                            </w:tc>
                            <w:tc>
                              <w:tcPr>
                                <w:tcW w:w="510" w:type="dxa"/>
                              </w:tcPr>
                              <w:p w:rsidR="002525D9" w:rsidRDefault="002525D9" w14:paraId="54738AF4" w14:textId="77777777"/>
                            </w:tc>
                            <w:tc>
                              <w:tcPr>
                                <w:tcW w:w="510" w:type="dxa"/>
                              </w:tcPr>
                              <w:p w:rsidR="002525D9" w:rsidRDefault="002525D9" w14:paraId="46ABBD8F" w14:textId="77777777"/>
                            </w:tc>
                            <w:tc>
                              <w:tcPr>
                                <w:tcW w:w="510" w:type="dxa"/>
                              </w:tcPr>
                              <w:p w:rsidR="002525D9" w:rsidRDefault="002525D9" w14:paraId="06BBA33E" w14:textId="77777777"/>
                            </w:tc>
                            <w:tc>
                              <w:tcPr>
                                <w:tcW w:w="510" w:type="dxa"/>
                              </w:tcPr>
                              <w:p w:rsidR="002525D9" w:rsidRDefault="002525D9" w14:paraId="464FCBC1" w14:textId="77777777"/>
                            </w:tc>
                            <w:tc>
                              <w:tcPr>
                                <w:tcW w:w="510" w:type="dxa"/>
                              </w:tcPr>
                              <w:p w:rsidR="002525D9" w:rsidRDefault="002525D9" w14:paraId="5C8C6B09" w14:textId="77777777"/>
                            </w:tc>
                            <w:tc>
                              <w:tcPr>
                                <w:tcW w:w="510" w:type="dxa"/>
                              </w:tcPr>
                              <w:p w:rsidR="002525D9" w:rsidRDefault="002525D9" w14:paraId="3382A365" w14:textId="77777777"/>
                            </w:tc>
                            <w:tc>
                              <w:tcPr>
                                <w:tcW w:w="510" w:type="dxa"/>
                              </w:tcPr>
                              <w:p w:rsidR="002525D9" w:rsidRDefault="002525D9" w14:paraId="5C71F136" w14:textId="77777777"/>
                            </w:tc>
                          </w:tr>
                          <w:tr w:rsidR="002525D9" w:rsidTr="00D4432D" w14:paraId="62199465" w14:textId="77777777">
                            <w:trPr>
                              <w:trHeight w:val="510"/>
                            </w:trPr>
                            <w:tc>
                              <w:tcPr>
                                <w:tcW w:w="510" w:type="dxa"/>
                              </w:tcPr>
                              <w:p w:rsidR="002525D9" w:rsidRDefault="002525D9" w14:paraId="0DA123B1" w14:textId="77777777"/>
                            </w:tc>
                            <w:tc>
                              <w:tcPr>
                                <w:tcW w:w="510" w:type="dxa"/>
                              </w:tcPr>
                              <w:p w:rsidR="002525D9" w:rsidRDefault="002525D9" w14:paraId="4C4CEA3D" w14:textId="77777777"/>
                            </w:tc>
                            <w:tc>
                              <w:tcPr>
                                <w:tcW w:w="510" w:type="dxa"/>
                              </w:tcPr>
                              <w:p w:rsidR="002525D9" w:rsidRDefault="002525D9" w14:paraId="50895670" w14:textId="77777777"/>
                            </w:tc>
                            <w:tc>
                              <w:tcPr>
                                <w:tcW w:w="510" w:type="dxa"/>
                              </w:tcPr>
                              <w:p w:rsidR="002525D9" w:rsidRDefault="002525D9" w14:paraId="38C1F859" w14:textId="77777777"/>
                            </w:tc>
                            <w:tc>
                              <w:tcPr>
                                <w:tcW w:w="510" w:type="dxa"/>
                              </w:tcPr>
                              <w:p w:rsidR="002525D9" w:rsidRDefault="002525D9" w14:paraId="0C8FE7CE" w14:textId="77777777"/>
                            </w:tc>
                            <w:tc>
                              <w:tcPr>
                                <w:tcW w:w="510" w:type="dxa"/>
                              </w:tcPr>
                              <w:p w:rsidR="002525D9" w:rsidRDefault="002525D9" w14:paraId="41004F19" w14:textId="77777777"/>
                            </w:tc>
                            <w:tc>
                              <w:tcPr>
                                <w:tcW w:w="510" w:type="dxa"/>
                              </w:tcPr>
                              <w:p w:rsidR="002525D9" w:rsidRDefault="002525D9" w14:paraId="67C0C651" w14:textId="77777777"/>
                            </w:tc>
                            <w:tc>
                              <w:tcPr>
                                <w:tcW w:w="510" w:type="dxa"/>
                              </w:tcPr>
                              <w:p w:rsidR="002525D9" w:rsidRDefault="002525D9" w14:paraId="308D56CC" w14:textId="77777777"/>
                            </w:tc>
                            <w:tc>
                              <w:tcPr>
                                <w:tcW w:w="510" w:type="dxa"/>
                              </w:tcPr>
                              <w:p w:rsidR="002525D9" w:rsidRDefault="002525D9" w14:paraId="797E50C6" w14:textId="77777777"/>
                            </w:tc>
                            <w:tc>
                              <w:tcPr>
                                <w:tcW w:w="510" w:type="dxa"/>
                              </w:tcPr>
                              <w:p w:rsidR="002525D9" w:rsidRDefault="002525D9" w14:paraId="7B04FA47" w14:textId="77777777"/>
                            </w:tc>
                            <w:tc>
                              <w:tcPr>
                                <w:tcW w:w="510" w:type="dxa"/>
                              </w:tcPr>
                              <w:p w:rsidR="002525D9" w:rsidRDefault="002525D9" w14:paraId="568C698B" w14:textId="77777777"/>
                            </w:tc>
                            <w:tc>
                              <w:tcPr>
                                <w:tcW w:w="510" w:type="dxa"/>
                              </w:tcPr>
                              <w:p w:rsidR="002525D9" w:rsidRDefault="002525D9" w14:paraId="1A939487" w14:textId="77777777"/>
                            </w:tc>
                            <w:tc>
                              <w:tcPr>
                                <w:tcW w:w="510" w:type="dxa"/>
                              </w:tcPr>
                              <w:p w:rsidR="002525D9" w:rsidRDefault="002525D9" w14:paraId="6AA258D8" w14:textId="77777777"/>
                            </w:tc>
                            <w:tc>
                              <w:tcPr>
                                <w:tcW w:w="510" w:type="dxa"/>
                              </w:tcPr>
                              <w:p w:rsidR="002525D9" w:rsidRDefault="002525D9" w14:paraId="6FFBD3EC" w14:textId="77777777"/>
                            </w:tc>
                            <w:tc>
                              <w:tcPr>
                                <w:tcW w:w="510" w:type="dxa"/>
                              </w:tcPr>
                              <w:p w:rsidR="002525D9" w:rsidRDefault="002525D9" w14:paraId="30DCCCAD" w14:textId="77777777"/>
                            </w:tc>
                          </w:tr>
                          <w:tr w:rsidR="002525D9" w:rsidTr="00D4432D" w14:paraId="36AF6883" w14:textId="77777777">
                            <w:trPr>
                              <w:trHeight w:val="510"/>
                            </w:trPr>
                            <w:tc>
                              <w:tcPr>
                                <w:tcW w:w="510" w:type="dxa"/>
                              </w:tcPr>
                              <w:p w:rsidR="002525D9" w:rsidRDefault="002525D9" w14:paraId="54C529ED" w14:textId="77777777"/>
                            </w:tc>
                            <w:tc>
                              <w:tcPr>
                                <w:tcW w:w="510" w:type="dxa"/>
                              </w:tcPr>
                              <w:p w:rsidR="002525D9" w:rsidRDefault="002525D9" w14:paraId="1C0157D6" w14:textId="77777777"/>
                            </w:tc>
                            <w:tc>
                              <w:tcPr>
                                <w:tcW w:w="510" w:type="dxa"/>
                              </w:tcPr>
                              <w:p w:rsidR="002525D9" w:rsidRDefault="002525D9" w14:paraId="3691E7B2" w14:textId="77777777"/>
                            </w:tc>
                            <w:tc>
                              <w:tcPr>
                                <w:tcW w:w="510" w:type="dxa"/>
                              </w:tcPr>
                              <w:p w:rsidR="002525D9" w:rsidRDefault="002525D9" w14:paraId="526770CE" w14:textId="77777777"/>
                            </w:tc>
                            <w:tc>
                              <w:tcPr>
                                <w:tcW w:w="510" w:type="dxa"/>
                              </w:tcPr>
                              <w:p w:rsidR="002525D9" w:rsidRDefault="002525D9" w14:paraId="7CBEED82" w14:textId="77777777"/>
                            </w:tc>
                            <w:tc>
                              <w:tcPr>
                                <w:tcW w:w="510" w:type="dxa"/>
                              </w:tcPr>
                              <w:p w:rsidR="002525D9" w:rsidRDefault="002525D9" w14:paraId="6E36661F" w14:textId="77777777"/>
                            </w:tc>
                            <w:tc>
                              <w:tcPr>
                                <w:tcW w:w="510" w:type="dxa"/>
                              </w:tcPr>
                              <w:p w:rsidR="002525D9" w:rsidRDefault="002525D9" w14:paraId="38645DC7" w14:textId="77777777"/>
                            </w:tc>
                            <w:tc>
                              <w:tcPr>
                                <w:tcW w:w="510" w:type="dxa"/>
                              </w:tcPr>
                              <w:p w:rsidR="002525D9" w:rsidRDefault="002525D9" w14:paraId="135E58C4" w14:textId="77777777"/>
                            </w:tc>
                            <w:tc>
                              <w:tcPr>
                                <w:tcW w:w="510" w:type="dxa"/>
                              </w:tcPr>
                              <w:p w:rsidR="002525D9" w:rsidRDefault="002525D9" w14:paraId="62EBF9A1" w14:textId="77777777"/>
                            </w:tc>
                            <w:tc>
                              <w:tcPr>
                                <w:tcW w:w="510" w:type="dxa"/>
                              </w:tcPr>
                              <w:p w:rsidR="002525D9" w:rsidRDefault="002525D9" w14:paraId="0C6C2CD5" w14:textId="77777777"/>
                            </w:tc>
                            <w:tc>
                              <w:tcPr>
                                <w:tcW w:w="510" w:type="dxa"/>
                              </w:tcPr>
                              <w:p w:rsidR="002525D9" w:rsidRDefault="002525D9" w14:paraId="709E88E4" w14:textId="77777777"/>
                            </w:tc>
                            <w:tc>
                              <w:tcPr>
                                <w:tcW w:w="510" w:type="dxa"/>
                              </w:tcPr>
                              <w:p w:rsidR="002525D9" w:rsidRDefault="002525D9" w14:paraId="508C98E9" w14:textId="77777777"/>
                            </w:tc>
                            <w:tc>
                              <w:tcPr>
                                <w:tcW w:w="510" w:type="dxa"/>
                              </w:tcPr>
                              <w:p w:rsidR="002525D9" w:rsidRDefault="002525D9" w14:paraId="779F8E76" w14:textId="77777777"/>
                            </w:tc>
                            <w:tc>
                              <w:tcPr>
                                <w:tcW w:w="510" w:type="dxa"/>
                              </w:tcPr>
                              <w:p w:rsidR="002525D9" w:rsidRDefault="002525D9" w14:paraId="7818863E" w14:textId="77777777"/>
                            </w:tc>
                            <w:tc>
                              <w:tcPr>
                                <w:tcW w:w="510" w:type="dxa"/>
                              </w:tcPr>
                              <w:p w:rsidR="002525D9" w:rsidRDefault="002525D9" w14:paraId="44F69B9A" w14:textId="77777777"/>
                            </w:tc>
                          </w:tr>
                          <w:tr w:rsidR="002525D9" w:rsidTr="00D4432D" w14:paraId="5F07D11E" w14:textId="77777777">
                            <w:trPr>
                              <w:trHeight w:val="510"/>
                            </w:trPr>
                            <w:tc>
                              <w:tcPr>
                                <w:tcW w:w="510" w:type="dxa"/>
                              </w:tcPr>
                              <w:p w:rsidR="002525D9" w:rsidRDefault="002525D9" w14:paraId="41508A3C" w14:textId="77777777"/>
                            </w:tc>
                            <w:tc>
                              <w:tcPr>
                                <w:tcW w:w="510" w:type="dxa"/>
                              </w:tcPr>
                              <w:p w:rsidR="002525D9" w:rsidRDefault="002525D9" w14:paraId="43D6B1D6" w14:textId="77777777"/>
                            </w:tc>
                            <w:tc>
                              <w:tcPr>
                                <w:tcW w:w="510" w:type="dxa"/>
                              </w:tcPr>
                              <w:p w:rsidR="002525D9" w:rsidRDefault="002525D9" w14:paraId="17DBC151" w14:textId="77777777"/>
                            </w:tc>
                            <w:tc>
                              <w:tcPr>
                                <w:tcW w:w="510" w:type="dxa"/>
                              </w:tcPr>
                              <w:p w:rsidR="002525D9" w:rsidRDefault="002525D9" w14:paraId="6F8BD81B" w14:textId="77777777"/>
                            </w:tc>
                            <w:tc>
                              <w:tcPr>
                                <w:tcW w:w="510" w:type="dxa"/>
                              </w:tcPr>
                              <w:p w:rsidR="002525D9" w:rsidRDefault="002525D9" w14:paraId="2613E9C1" w14:textId="77777777"/>
                            </w:tc>
                            <w:tc>
                              <w:tcPr>
                                <w:tcW w:w="510" w:type="dxa"/>
                              </w:tcPr>
                              <w:p w:rsidR="002525D9" w:rsidRDefault="002525D9" w14:paraId="1037B8A3" w14:textId="77777777"/>
                            </w:tc>
                            <w:tc>
                              <w:tcPr>
                                <w:tcW w:w="510" w:type="dxa"/>
                              </w:tcPr>
                              <w:p w:rsidR="002525D9" w:rsidRDefault="002525D9" w14:paraId="687C6DE0" w14:textId="77777777"/>
                            </w:tc>
                            <w:tc>
                              <w:tcPr>
                                <w:tcW w:w="510" w:type="dxa"/>
                              </w:tcPr>
                              <w:p w:rsidR="002525D9" w:rsidRDefault="002525D9" w14:paraId="5B2F9378" w14:textId="77777777"/>
                            </w:tc>
                            <w:tc>
                              <w:tcPr>
                                <w:tcW w:w="510" w:type="dxa"/>
                              </w:tcPr>
                              <w:p w:rsidR="002525D9" w:rsidRDefault="002525D9" w14:paraId="58E6DD4E" w14:textId="77777777"/>
                            </w:tc>
                            <w:tc>
                              <w:tcPr>
                                <w:tcW w:w="510" w:type="dxa"/>
                              </w:tcPr>
                              <w:p w:rsidR="002525D9" w:rsidRDefault="002525D9" w14:paraId="7D3BEE8F" w14:textId="77777777"/>
                            </w:tc>
                            <w:tc>
                              <w:tcPr>
                                <w:tcW w:w="510" w:type="dxa"/>
                              </w:tcPr>
                              <w:p w:rsidR="002525D9" w:rsidRDefault="002525D9" w14:paraId="3B88899E" w14:textId="77777777"/>
                            </w:tc>
                            <w:tc>
                              <w:tcPr>
                                <w:tcW w:w="510" w:type="dxa"/>
                              </w:tcPr>
                              <w:p w:rsidR="002525D9" w:rsidRDefault="002525D9" w14:paraId="69E2BB2B" w14:textId="77777777"/>
                            </w:tc>
                            <w:tc>
                              <w:tcPr>
                                <w:tcW w:w="510" w:type="dxa"/>
                              </w:tcPr>
                              <w:p w:rsidR="002525D9" w:rsidRDefault="002525D9" w14:paraId="57C0D796" w14:textId="77777777"/>
                            </w:tc>
                            <w:tc>
                              <w:tcPr>
                                <w:tcW w:w="510" w:type="dxa"/>
                              </w:tcPr>
                              <w:p w:rsidR="002525D9" w:rsidRDefault="002525D9" w14:paraId="0D142F6F" w14:textId="77777777"/>
                            </w:tc>
                            <w:tc>
                              <w:tcPr>
                                <w:tcW w:w="510" w:type="dxa"/>
                              </w:tcPr>
                              <w:p w:rsidR="002525D9" w:rsidRDefault="002525D9" w14:paraId="4475AD14" w14:textId="77777777"/>
                            </w:tc>
                          </w:tr>
                        </w:tbl>
                        <w:p w:rsidR="002525D9" w:rsidP="002525D9" w:rsidRDefault="002525D9" w14:paraId="120C4E94" w14:textId="77777777"/>
                      </w:txbxContent>
                    </v:textbox>
                  </v:shape>
                  <v:shape id="Text Box 216" style="position:absolute;left:6598;top:40289;width:45345;height:5846;visibility:visible;mso-wrap-style:square;v-text-anchor:top" o:spid="_x0000_s106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">
                    <v:textbox>
                      <w:txbxContent>
                        <w:p w:rsidR="002525D9" w:rsidP="002525D9" w:rsidRDefault="002525D9" w14:paraId="0F880BF9" w14:textId="77777777">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rsidR="002525D9" w:rsidP="002525D9" w:rsidRDefault="002525D9" w14:paraId="411EB9DF" w14:textId="77777777">
                          <w:r>
                            <w:tab/>
                          </w:r>
                          <w:r>
                            <w:t xml:space="preserve">   T1</w:t>
                          </w:r>
                          <w:r>
                            <w:tab/>
                          </w:r>
                          <w:r>
                            <w:tab/>
                          </w:r>
                          <w:r>
                            <w:tab/>
                          </w:r>
                          <w:r>
                            <w:t xml:space="preserve"> T2</w:t>
                          </w:r>
                          <w:r>
                            <w:tab/>
                          </w:r>
                          <w:r>
                            <w:t xml:space="preserve">      T3</w:t>
                          </w:r>
                          <w:r>
                            <w:tab/>
                          </w:r>
                          <w:r>
                            <w:tab/>
                          </w:r>
                          <w:r>
                            <w:tab/>
                          </w:r>
                          <w:r>
                            <w:t xml:space="preserve">    T4</w:t>
                          </w:r>
                        </w:p>
                        <w:p w:rsidR="002525D9" w:rsidP="002525D9" w:rsidRDefault="002525D9" w14:paraId="7EA18496" w14:textId="77777777">
                          <w:pPr>
                            <w:ind w:left="2880"/>
                          </w:pPr>
                          <w:r>
                            <w:t xml:space="preserve">        Time</w:t>
                          </w:r>
                        </w:p>
                      </w:txbxContent>
                    </v:textbox>
                  </v:shape>
                  <v:shape id="Text Box 218" style="position:absolute;left:-6331;top:19340;width:15881;height:3219;rotation:-90;visibility:visible;mso-wrap-style:square;v-text-anchor:top" o:spid="_x0000_s106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">
                    <v:textbox>
                      <w:txbxContent>
                        <w:p w:rsidR="002525D9" w:rsidP="002525D9" w:rsidRDefault="002525D9" w14:paraId="00C0C8FF" w14:textId="77777777">
                          <w:r>
                            <w:t>Partial pressure (kPa)</w:t>
                          </w:r>
                        </w:p>
                      </w:txbxContent>
                    </v:textbox>
                  </v:shape>
                  <v:shapetype id="_x0000_t32" coordsize="21600,21600" o:oned="t" filled="f" o:spt="32" path="m,l21600,21600e">
                    <v:path fillok="f" arrowok="t" o:connecttype="none"/>
                    <o:lock v:ext="edit" shapetype="t"/>
                  </v:shapetype>
                  <v:shape id="Straight Arrow Connector 219" style="position:absolute;left:4574;top:41074;width:50067;height:0;visibility:visible;mso-wrap-style:square" o:spid="_x0000_s1065"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">
                    <v:stroke joinstyle="miter" endarrow="block"/>
                  </v:shape>
                  <v:shape id="Straight Arrow Connector 220" style="position:absolute;left:-15978;top:20540;width:41079;height:0;rotation:-90;visibility:visible;mso-wrap-style:square" o:spid="_x0000_s1066"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">
                    <v:stroke joinstyle="miter" endarrow="block"/>
                  </v:shape>
                </v:group>
                <v:group id="Group 225" style="position:absolute;left:4534;top:7883;width:29109;height:29799" coordsize="29109,29798" o:spid="_x0000_s1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226" style="position:absolute;left:2493;top:13248;width:7040;height:3223;visibility:visible;mso-wrap-style:square;v-text-anchor:top" o:spid="_x0000_s106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v:textbox>
                      <w:txbxContent>
                        <w:p w:rsidRPr="00666B44" w:rsidR="002525D9" w:rsidP="002525D9" w:rsidRDefault="002525D9" w14:paraId="22C75EEF" w14:textId="77777777">
                          <w:r>
                            <w:t>C</w:t>
                          </w:r>
                          <w:r w:rsidRPr="00666B44">
                            <w:rPr>
                              <w:rFonts w:ascii="PT Sans" w:hAnsi="PT Sans"/>
                              <w:sz w:val="23"/>
                              <w:szCs w:val="23"/>
                            </w:rPr>
                            <w:t>l</w:t>
                          </w:r>
                          <w:r>
                            <w:rPr>
                              <w:vertAlign w:val="subscript"/>
                            </w:rPr>
                            <w:t>2</w:t>
                          </w:r>
                          <w:r>
                            <w:t>(g)</w:t>
                          </w:r>
                        </w:p>
                      </w:txbxContent>
                    </v:textbox>
                  </v:shape>
                  <v:shape id="Text Box 227" style="position:absolute;left:2493;top:20352;width:7040;height:3223;visibility:visible;mso-wrap-style:square;v-text-anchor:top" o:spid="_x0000_s106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v:textbox>
                      <w:txbxContent>
                        <w:p w:rsidRPr="00666B44" w:rsidR="002525D9" w:rsidP="002525D9" w:rsidRDefault="002525D9" w14:paraId="7DD79A1F" w14:textId="77777777">
                          <w:r>
                            <w:t>O</w:t>
                          </w:r>
                          <w:r>
                            <w:rPr>
                              <w:vertAlign w:val="subscript"/>
                            </w:rPr>
                            <w:t>2</w:t>
                          </w:r>
                          <w:r>
                            <w:t>(g)</w:t>
                          </w:r>
                        </w:p>
                      </w:txbxContent>
                    </v:textbox>
                  </v:shape>
                  <v:shape id="Text Box 228" style="position:absolute;left:2493;top:26549;width:7040;height:3223;visibility:visible;mso-wrap-style:square;v-text-anchor:top" o:spid="_x0000_s107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v:textbox>
                      <w:txbxContent>
                        <w:p w:rsidRPr="00666B44" w:rsidR="002525D9" w:rsidP="002525D9" w:rsidRDefault="002525D9" w14:paraId="72C3789A" w14:textId="77777777">
                          <w:r>
                            <w:t>C</w:t>
                          </w:r>
                          <w:r w:rsidRPr="00666B44">
                            <w:rPr>
                              <w:rFonts w:ascii="PT Sans" w:hAnsi="PT Sans"/>
                              <w:sz w:val="23"/>
                              <w:szCs w:val="23"/>
                            </w:rPr>
                            <w:t>l</w:t>
                          </w:r>
                          <w:r>
                            <w:rPr>
                              <w:vertAlign w:val="subscript"/>
                            </w:rPr>
                            <w:t>2</w:t>
                          </w:r>
                          <w:r w:rsidRPr="00666B44">
                            <w:t>O</w:t>
                          </w:r>
                          <w:r>
                            <w:t>(g)</w:t>
                          </w:r>
                        </w:p>
                      </w:txbxContent>
                    </v:textbox>
                  </v:shape>
                  <v:group id="Group 235" style="position:absolute;width:29109;height:16507" coordsize="29109,16507" o:spid="_x0000_s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9" style="position:absolute;visibility:visible;mso-wrap-style:square" o:spid="_x0000_s1072" strokecolor="black [3213]" strokeweight="2.25pt" o:connectortype="straight" from="0,16507" to="9666,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">
                      <v:stroke joinstyle="miter" dashstyle="1 1"/>
                    </v:line>
                    <v:line id="Straight Connector 240" style="position:absolute;visibility:visible;mso-wrap-style:square" o:spid="_x0000_s1073" strokecolor="black [3213]" strokeweight="2.25pt" o:connectortype="straight" from="22738,10074" to="29109,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">
                      <v:stroke joinstyle="miter" dashstyle="1 1"/>
                    </v:line>
                    <v:line id="Straight Connector 241" style="position:absolute;rotation:-90;visibility:visible;mso-wrap-style:square" o:spid="_x0000_s1074" strokecolor="black [3213]" strokeweight="2.25pt" o:connectortype="straight" from="1377,8286" to="178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">
                      <v:stroke joinstyle="miter" dashstyle="1 1"/>
                    </v:line>
                    <v:shape id="Freeform 242" style="position:absolute;left:9594;width:13144;height:10077;visibility:visible;mso-wrap-style:square;v-text-anchor:middle" coordsize="1310968,1007779" o:spid="_x0000_s1075"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">
                      <v:stroke joinstyle="miter" dashstyle="1 1"/>
                      <v:path arrowok="t" o:connecttype="custom" o:connectlocs="0,0;165322,434715;428335,794478;796831,954726;1314393,1007655" o:connectangles="0,0,0,0,0"/>
                    </v:shape>
                  </v:group>
                  <v:group id="Group 645" style="position:absolute;top:13224;width:29109;height:10064" coordsize="29109,10063" o:spid="_x0000_s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line id="Straight Connector 646" style="position:absolute;visibility:visible;mso-wrap-style:square" o:spid="_x0000_s1077" strokecolor="black [3213]" strokeweight="2.25pt" o:connectortype="straight" from="0,10063" to="9666,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">
                      <v:stroke joinstyle="miter"/>
                    </v:line>
                    <v:line id="Straight Connector 649" style="position:absolute;visibility:visible;mso-wrap-style:square" o:spid="_x0000_s1078" strokecolor="black [3213]" strokeweight="2.25pt" o:connectortype="straight" from="22738,5087" to="29109,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">
                      <v:stroke joinstyle="miter"/>
                    </v:line>
                    <v:line id="Straight Connector 650" style="position:absolute;rotation:-90;visibility:visible;mso-wrap-style:square" o:spid="_x0000_s1079" strokecolor="black [3213]" strokeweight="2.25pt" o:connectortype="straight" from="4672,5021" to="1471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">
                      <v:stroke joinstyle="miter"/>
                    </v:line>
                    <v:shape id="Freeform 653" style="position:absolute;left:9675;top:29;width:13176;height:5040;visibility:visible;mso-wrap-style:square;v-text-anchor:middle" coordsize="1310968,1007779" o:spid="_x0000_s1080"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">
                      <v:stroke joinstyle="miter"/>
                      <v:path arrowok="t" o:connecttype="custom" o:connectlocs="0,0;165725,217405;429380,397326;798776,477468;1317600,503938" o:connectangles="0,0,0,0,0"/>
                    </v:shape>
                  </v:group>
                  <v:group id="Group 654" style="position:absolute;top:16549;width:29068;height:13249" coordsize="29068,13249" o:spid="_x0000_s1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line id="Straight Connector 655" style="position:absolute;visibility:visible;mso-wrap-style:square" o:spid="_x0000_s1082" strokecolor="black [3213]" strokeweight="2.25pt" o:connectortype="straight" from="0,13230" to="9666,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">
                      <v:stroke joinstyle="miter" dashstyle="dash"/>
                    </v:line>
                    <v:line id="Straight Connector 656" style="position:absolute;visibility:visible;mso-wrap-style:square" o:spid="_x0000_s1083" strokecolor="black [3213]" strokeweight="2.25pt" o:connectortype="straight" from="22698,0" to="29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">
                      <v:stroke joinstyle="miter" dashstyle="dash"/>
                    </v:line>
                    <v:line id="Straight Connector 657" style="position:absolute;rotation:-90;visibility:visible;mso-wrap-style:square" o:spid="_x0000_s1084" strokecolor="black [3213]" strokeweight="2.25pt" o:connectortype="straight" from="8114,11665" to="11283,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">
                      <v:stroke joinstyle="miter" dashstyle="dash"/>
                    </v:line>
                    <v:shape id="Freeform 658" style="position:absolute;left:9675;width:13144;height:10077;flip:y;visibility:visible;mso-wrap-style:square;v-text-anchor:middle" coordsize="1310968,1007779" o:spid="_x0000_s1085"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">
                      <v:stroke joinstyle="miter" dashstyle="dash"/>
                      <v:path arrowok="t" o:connecttype="custom" o:connectlocs="0,0;165322,434715;428335,794478;796831,954726;1314393,1007655" o:connectangles="0,0,0,0,0"/>
                    </v:shape>
                  </v:group>
                </v:group>
                <w10:anchorlock/>
              </v:group>
            </w:pict>
          </mc:Fallback>
        </mc:AlternateContent>
      </w:r>
    </w:p>
    <w:p w:rsidR="002525D9" w:rsidP="002525D9" w:rsidRDefault="002525D9" w14:paraId="05F0B29F" w14:textId="77777777">
      <w:pPr>
        <w:rPr>
          <w:rFonts w:cs="Arial"/>
          <w:szCs w:val="22"/>
        </w:rPr>
      </w:pPr>
    </w:p>
    <w:p w:rsidRPr="008E15A1" w:rsidR="002525D9" w:rsidP="002525D9" w:rsidRDefault="002525D9" w14:paraId="7E0120E6" w14:textId="77777777">
      <w:pPr>
        <w:ind w:left="720" w:hanging="720"/>
        <w:rPr>
          <w:rFonts w:cs="Arial"/>
          <w:szCs w:val="22"/>
        </w:rPr>
      </w:pPr>
      <w:r w:rsidRPr="008E15A1">
        <w:rPr>
          <w:rFonts w:cs="Arial"/>
          <w:szCs w:val="22"/>
        </w:rPr>
        <w:t>(a)</w:t>
      </w:r>
      <w:r w:rsidRPr="008E15A1">
        <w:rPr>
          <w:rFonts w:cs="Arial"/>
          <w:szCs w:val="22"/>
        </w:rPr>
        <w:tab/>
      </w:r>
      <w:r>
        <w:rPr>
          <w:rFonts w:cs="Arial"/>
          <w:szCs w:val="22"/>
        </w:rPr>
        <w:t>Identify the change that was imposed on the system at Time T1</w:t>
      </w:r>
      <w:r w:rsidRPr="008E15A1">
        <w:rPr>
          <w:rFonts w:cs="Arial"/>
          <w:szCs w:val="22"/>
        </w:rPr>
        <w:t>.</w:t>
      </w:r>
      <w:r w:rsidRPr="008E15A1">
        <w:rPr>
          <w:rFonts w:cs="Arial"/>
          <w:szCs w:val="22"/>
        </w:rPr>
        <w:tab/>
      </w:r>
      <w:r w:rsidRPr="008E15A1">
        <w:rPr>
          <w:rFonts w:cs="Arial"/>
          <w:szCs w:val="22"/>
        </w:rPr>
        <w:tab/>
      </w:r>
      <w:r w:rsidRPr="008E15A1">
        <w:rPr>
          <w:rFonts w:cs="Arial"/>
          <w:szCs w:val="22"/>
        </w:rPr>
        <w:tab/>
      </w:r>
      <w:r w:rsidRPr="008E15A1">
        <w:rPr>
          <w:rFonts w:cs="Arial"/>
          <w:szCs w:val="22"/>
        </w:rPr>
        <w:t>(</w:t>
      </w:r>
      <w:r>
        <w:rPr>
          <w:rFonts w:cs="Arial"/>
          <w:szCs w:val="22"/>
        </w:rPr>
        <w:t>1</w:t>
      </w:r>
      <w:r w:rsidRPr="008E15A1">
        <w:rPr>
          <w:rFonts w:cs="Arial"/>
          <w:szCs w:val="22"/>
        </w:rPr>
        <w:t xml:space="preserve"> mark)</w:t>
      </w:r>
    </w:p>
    <w:p w:rsidRPr="008E15A1" w:rsidR="002525D9" w:rsidP="002525D9" w:rsidRDefault="002525D9" w14:paraId="0C581F07" w14:textId="77777777">
      <w:pPr>
        <w:rPr>
          <w:rFonts w:cs="Arial"/>
          <w:szCs w:val="22"/>
        </w:rPr>
      </w:pPr>
    </w:p>
    <w:p w:rsidRPr="00CF32FE" w:rsidR="002525D9" w:rsidP="002525D9" w:rsidRDefault="002525D9" w14:paraId="2BAB129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5CF58D96" w14:textId="77777777">
      <w:pPr>
        <w:rPr>
          <w:rFonts w:cs="Arial"/>
          <w:szCs w:val="22"/>
        </w:rPr>
      </w:pPr>
    </w:p>
    <w:p w:rsidR="002525D9" w:rsidP="002525D9" w:rsidRDefault="002525D9" w14:paraId="5345A60F"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8263BE" w:rsidRDefault="008263BE" w14:paraId="13C59C8C" w14:textId="77777777">
      <w:pPr>
        <w:rPr>
          <w:rFonts w:cs="Arial"/>
          <w:b/>
          <w:szCs w:val="22"/>
        </w:rPr>
      </w:pPr>
      <w:r>
        <w:rPr>
          <w:rFonts w:cs="Arial"/>
          <w:b/>
          <w:szCs w:val="22"/>
        </w:rPr>
        <w:br w:type="page"/>
      </w:r>
    </w:p>
    <w:p w:rsidRPr="008E15A1" w:rsidR="002525D9" w:rsidP="002525D9" w:rsidRDefault="002525D9" w14:paraId="5A90E979" w14:textId="77777777">
      <w:pPr>
        <w:ind w:left="720" w:hanging="720"/>
        <w:rPr>
          <w:rFonts w:cs="Arial"/>
          <w:szCs w:val="22"/>
        </w:rPr>
      </w:pPr>
      <w:r w:rsidRPr="008E15A1">
        <w:rPr>
          <w:rFonts w:cs="Arial"/>
          <w:szCs w:val="22"/>
        </w:rPr>
        <w:t>(b)</w:t>
      </w:r>
      <w:r w:rsidRPr="008E15A1">
        <w:rPr>
          <w:rFonts w:cs="Arial"/>
          <w:szCs w:val="22"/>
        </w:rPr>
        <w:tab/>
      </w:r>
      <w:r>
        <w:rPr>
          <w:rFonts w:cs="Arial"/>
          <w:szCs w:val="22"/>
        </w:rPr>
        <w:t xml:space="preserve">State and explain what happened to the </w:t>
      </w:r>
      <w:r w:rsidRPr="00B516A8">
        <w:rPr>
          <w:rFonts w:cs="Arial"/>
          <w:b/>
          <w:bCs/>
          <w:szCs w:val="22"/>
        </w:rPr>
        <w:t>forward</w:t>
      </w:r>
      <w:r>
        <w:rPr>
          <w:rFonts w:cs="Arial"/>
          <w:szCs w:val="22"/>
        </w:rPr>
        <w:t xml:space="preserve"> reaction rate during each of the following time periods;</w:t>
      </w:r>
    </w:p>
    <w:p w:rsidR="002525D9" w:rsidP="002525D9" w:rsidRDefault="002525D9" w14:paraId="0459ABD1" w14:textId="77777777">
      <w:pPr>
        <w:rPr>
          <w:rFonts w:cs="Arial"/>
          <w:szCs w:val="22"/>
        </w:rPr>
      </w:pPr>
    </w:p>
    <w:p w:rsidR="002525D9" w:rsidP="002525D9" w:rsidRDefault="002525D9" w14:paraId="7F2110C4" w14:textId="77777777">
      <w:pPr>
        <w:pStyle w:val="ListParagraph"/>
        <w:numPr>
          <w:ilvl w:val="0"/>
          <w:numId w:val="34"/>
        </w:numPr>
        <w:rPr>
          <w:rFonts w:cs="Arial"/>
          <w:szCs w:val="22"/>
        </w:rPr>
      </w:pPr>
      <w:r>
        <w:rPr>
          <w:rFonts w:cs="Arial"/>
          <w:szCs w:val="22"/>
        </w:rPr>
        <w:t>instantaneously, at Time T1.</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(3 marks)</w:t>
      </w:r>
    </w:p>
    <w:p w:rsidR="002525D9" w:rsidP="002525D9" w:rsidRDefault="002525D9" w14:paraId="328D36F9" w14:textId="77777777">
      <w:pPr>
        <w:rPr>
          <w:rFonts w:cs="Arial"/>
          <w:szCs w:val="22"/>
        </w:rPr>
      </w:pPr>
    </w:p>
    <w:p w:rsidR="002525D9" w:rsidP="002525D9" w:rsidRDefault="002525D9" w14:paraId="6E82CD6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2B0E547D" w14:textId="77777777">
      <w:pPr>
        <w:rPr>
          <w:rFonts w:cs="Arial"/>
          <w:szCs w:val="22"/>
        </w:rPr>
      </w:pPr>
    </w:p>
    <w:p w:rsidR="002525D9" w:rsidP="002525D9" w:rsidRDefault="002525D9" w14:paraId="5FCC0D42"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3225929D" w14:textId="77777777">
      <w:pPr>
        <w:rPr>
          <w:rFonts w:cs="Arial"/>
          <w:szCs w:val="22"/>
        </w:rPr>
      </w:pPr>
    </w:p>
    <w:p w:rsidR="002525D9" w:rsidP="002525D9" w:rsidRDefault="002525D9" w14:paraId="6676719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68F19968" w14:textId="77777777">
      <w:pPr>
        <w:rPr>
          <w:rFonts w:cs="Arial"/>
          <w:szCs w:val="22"/>
        </w:rPr>
      </w:pPr>
    </w:p>
    <w:p w:rsidR="002525D9" w:rsidP="002525D9" w:rsidRDefault="002525D9" w14:paraId="179710E9"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1970843A" w14:textId="77777777">
      <w:pPr>
        <w:rPr>
          <w:rFonts w:cs="Arial"/>
          <w:szCs w:val="22"/>
        </w:rPr>
      </w:pPr>
    </w:p>
    <w:p w:rsidR="002525D9" w:rsidP="002525D9" w:rsidRDefault="002525D9" w14:paraId="0C8D66C9"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27ACEBF6" w14:textId="77777777">
      <w:pPr>
        <w:rPr>
          <w:rFonts w:cs="Arial"/>
          <w:szCs w:val="22"/>
        </w:rPr>
      </w:pPr>
    </w:p>
    <w:p w:rsidR="002525D9" w:rsidP="002525D9" w:rsidRDefault="002525D9" w14:paraId="2FE50606"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0024DCDD" w14:textId="77777777">
      <w:pPr>
        <w:rPr>
          <w:rFonts w:cs="Arial"/>
          <w:szCs w:val="22"/>
        </w:rPr>
      </w:pPr>
    </w:p>
    <w:p w:rsidR="002525D9" w:rsidP="002525D9" w:rsidRDefault="002525D9" w14:paraId="2139C51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404B66D7" w14:textId="77777777">
      <w:pPr>
        <w:rPr>
          <w:rFonts w:cs="Arial"/>
          <w:szCs w:val="22"/>
        </w:rPr>
      </w:pPr>
    </w:p>
    <w:p w:rsidR="002525D9" w:rsidP="002525D9" w:rsidRDefault="002525D9" w14:paraId="27B519A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5510A5" w:rsidR="002525D9" w:rsidP="002525D9" w:rsidRDefault="002525D9" w14:paraId="69A5E372" w14:textId="77777777">
      <w:pPr>
        <w:rPr>
          <w:rFonts w:cs="Arial"/>
          <w:szCs w:val="22"/>
        </w:rPr>
      </w:pPr>
    </w:p>
    <w:p w:rsidR="002525D9" w:rsidP="002525D9" w:rsidRDefault="002525D9" w14:paraId="1C138D12" w14:textId="77777777">
      <w:pPr>
        <w:pStyle w:val="ListParagraph"/>
        <w:numPr>
          <w:ilvl w:val="0"/>
          <w:numId w:val="34"/>
        </w:numPr>
        <w:rPr>
          <w:rFonts w:cs="Arial"/>
          <w:szCs w:val="22"/>
        </w:rPr>
      </w:pPr>
      <w:r>
        <w:rPr>
          <w:rFonts w:cs="Arial"/>
          <w:szCs w:val="22"/>
        </w:rPr>
        <w:t>between Time T1 and T2.</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(3 marks)</w:t>
      </w:r>
    </w:p>
    <w:p w:rsidR="002525D9" w:rsidP="002525D9" w:rsidRDefault="002525D9" w14:paraId="35179A4C" w14:textId="77777777">
      <w:pPr>
        <w:rPr>
          <w:rFonts w:cs="Arial"/>
          <w:szCs w:val="22"/>
        </w:rPr>
      </w:pPr>
    </w:p>
    <w:p w:rsidR="002525D9" w:rsidP="002525D9" w:rsidRDefault="002525D9" w14:paraId="65871645"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0A6E4BE8" w14:textId="77777777">
      <w:pPr>
        <w:rPr>
          <w:rFonts w:cs="Arial"/>
          <w:szCs w:val="22"/>
        </w:rPr>
      </w:pPr>
    </w:p>
    <w:p w:rsidR="002525D9" w:rsidP="002525D9" w:rsidRDefault="002525D9" w14:paraId="4462B9E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1A82BCB8" w14:textId="77777777">
      <w:pPr>
        <w:rPr>
          <w:rFonts w:cs="Arial"/>
          <w:szCs w:val="22"/>
        </w:rPr>
      </w:pPr>
    </w:p>
    <w:p w:rsidR="002525D9" w:rsidP="002525D9" w:rsidRDefault="002525D9" w14:paraId="248EA49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0F4D85E9" w14:textId="77777777">
      <w:pPr>
        <w:rPr>
          <w:rFonts w:cs="Arial"/>
          <w:szCs w:val="22"/>
        </w:rPr>
      </w:pPr>
    </w:p>
    <w:p w:rsidR="002525D9" w:rsidP="002525D9" w:rsidRDefault="002525D9" w14:paraId="2C16E69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059898AE" w14:textId="77777777">
      <w:pPr>
        <w:rPr>
          <w:rFonts w:cs="Arial"/>
          <w:szCs w:val="22"/>
        </w:rPr>
      </w:pPr>
    </w:p>
    <w:p w:rsidR="002525D9" w:rsidP="002525D9" w:rsidRDefault="002525D9" w14:paraId="4A2607A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30016817" w14:textId="77777777">
      <w:pPr>
        <w:rPr>
          <w:rFonts w:cs="Arial"/>
          <w:szCs w:val="22"/>
        </w:rPr>
      </w:pPr>
    </w:p>
    <w:p w:rsidR="002525D9" w:rsidP="002525D9" w:rsidRDefault="002525D9" w14:paraId="410317F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2EBA4D5F" w14:textId="77777777">
      <w:pPr>
        <w:rPr>
          <w:rFonts w:cs="Arial"/>
          <w:szCs w:val="22"/>
        </w:rPr>
      </w:pPr>
    </w:p>
    <w:p w:rsidR="002525D9" w:rsidP="002525D9" w:rsidRDefault="002525D9" w14:paraId="3C3700A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2525D9" w:rsidP="002525D9" w:rsidRDefault="002525D9" w14:paraId="25215AB8" w14:textId="77777777">
      <w:pPr>
        <w:spacing w:line="360" w:lineRule="auto"/>
        <w:rPr>
          <w:rFonts w:cs="Arial"/>
          <w:szCs w:val="22"/>
        </w:rPr>
      </w:pPr>
    </w:p>
    <w:p w:rsidR="002525D9" w:rsidP="002525D9" w:rsidRDefault="002525D9" w14:paraId="0BA1F9F9" w14:textId="77777777">
      <w:pPr>
        <w:rPr>
          <w:rFonts w:cs="Arial"/>
          <w:szCs w:val="22"/>
        </w:rPr>
      </w:pPr>
      <w:r>
        <w:rPr>
          <w:rFonts w:cs="Arial"/>
          <w:szCs w:val="22"/>
        </w:rPr>
        <w:t>At Time T3, the temperature of the system was increased.</w:t>
      </w:r>
    </w:p>
    <w:p w:rsidR="002525D9" w:rsidP="002525D9" w:rsidRDefault="002525D9" w14:paraId="5FFF709D" w14:textId="77777777">
      <w:pPr>
        <w:rPr>
          <w:rFonts w:cs="Arial"/>
          <w:szCs w:val="22"/>
        </w:rPr>
      </w:pPr>
    </w:p>
    <w:p w:rsidRPr="00CF32FE" w:rsidR="002525D9" w:rsidP="002525D9" w:rsidRDefault="002525D9" w14:paraId="659028D9" w14:textId="77777777">
      <w:pPr>
        <w:ind w:left="720" w:hanging="720"/>
        <w:rPr>
          <w:rFonts w:cs="Arial"/>
          <w:szCs w:val="22"/>
        </w:rPr>
      </w:pPr>
      <w:r>
        <w:rPr>
          <w:rFonts w:cs="Arial"/>
          <w:szCs w:val="22"/>
        </w:rPr>
        <w:t>(c)</w:t>
      </w:r>
      <w:r>
        <w:rPr>
          <w:rFonts w:cs="Arial"/>
          <w:szCs w:val="22"/>
        </w:rPr>
        <w:tab/>
      </w:r>
      <w:r>
        <w:rPr>
          <w:rFonts w:cs="Arial"/>
          <w:szCs w:val="22"/>
        </w:rPr>
        <w:t>On the graph on the previous page, continue the curves from Time T3 until equilibrium was re-established at Time T4.</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(3 marks)</w:t>
      </w:r>
    </w:p>
    <w:p w:rsidR="002525D9" w:rsidP="002525D9" w:rsidRDefault="002525D9" w14:paraId="667C09A9" w14:textId="77777777">
      <w:pPr>
        <w:rPr>
          <w:rFonts w:cs="Arial"/>
          <w:b/>
          <w:szCs w:val="22"/>
        </w:rPr>
      </w:pPr>
    </w:p>
    <w:p w:rsidR="002525D9" w:rsidRDefault="002525D9" w14:paraId="3834BF05" w14:textId="77777777">
      <w:pPr>
        <w:rPr>
          <w:rFonts w:cs="Arial"/>
          <w:b/>
          <w:szCs w:val="22"/>
        </w:rPr>
      </w:pPr>
    </w:p>
    <w:p w:rsidR="002525D9" w:rsidRDefault="002525D9" w14:paraId="692CFFD6" w14:textId="7E5FB1CB">
      <w:pPr>
        <w:rPr>
          <w:rFonts w:cs="Arial"/>
          <w:b/>
          <w:szCs w:val="22"/>
        </w:rPr>
      </w:pPr>
      <w:r>
        <w:rPr>
          <w:rFonts w:cs="Arial"/>
          <w:b/>
          <w:szCs w:val="22"/>
        </w:rPr>
        <w:br w:type="page"/>
      </w:r>
    </w:p>
    <w:p w:rsidRPr="005D317C" w:rsidR="00AE26C5" w:rsidP="00AE26C5" w:rsidRDefault="00AE26C5" w14:paraId="3ABC9EDF" w14:textId="51596553">
      <w:pPr>
        <w:rPr>
          <w:rFonts w:cs="Arial"/>
          <w:szCs w:val="22"/>
        </w:rPr>
      </w:pPr>
      <w:r>
        <w:rPr>
          <w:rFonts w:cs="Arial"/>
          <w:b/>
          <w:szCs w:val="22"/>
        </w:rPr>
        <w:t xml:space="preserve">Question </w:t>
      </w:r>
      <w:r w:rsidR="00DD050F">
        <w:rPr>
          <w:rFonts w:cs="Arial"/>
          <w:b/>
          <w:szCs w:val="22"/>
        </w:rPr>
        <w:t>27</w:t>
      </w:r>
      <w:r w:rsidRPr="00653D8D">
        <w:rPr>
          <w:rFonts w:cs="Arial"/>
          <w:b/>
          <w:szCs w:val="22"/>
        </w:rPr>
        <w:t xml:space="preserve"> </w:t>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sidRPr="00653D8D">
        <w:rPr>
          <w:rFonts w:cs="Arial"/>
          <w:b/>
          <w:szCs w:val="22"/>
        </w:rPr>
        <w:tab/>
      </w:r>
      <w:r>
        <w:rPr>
          <w:rFonts w:cs="Arial"/>
          <w:b/>
          <w:szCs w:val="22"/>
        </w:rPr>
        <w:tab/>
      </w:r>
      <w:r>
        <w:rPr>
          <w:rFonts w:cs="Arial"/>
          <w:b/>
          <w:szCs w:val="22"/>
        </w:rPr>
        <w:tab/>
      </w:r>
      <w:r w:rsidR="00DD050F">
        <w:rPr>
          <w:rFonts w:cs="Arial"/>
          <w:b/>
          <w:szCs w:val="22"/>
        </w:rPr>
        <w:t xml:space="preserve">         </w:t>
      </w:r>
      <w:r w:rsidR="000D0A35">
        <w:rPr>
          <w:rFonts w:cs="Arial"/>
          <w:b/>
          <w:szCs w:val="22"/>
        </w:rPr>
        <w:t xml:space="preserve">  </w:t>
      </w:r>
      <w:r w:rsidRPr="00653D8D">
        <w:rPr>
          <w:rFonts w:cs="Arial"/>
          <w:b/>
          <w:szCs w:val="22"/>
        </w:rPr>
        <w:t>(</w:t>
      </w:r>
      <w:r w:rsidR="000D0A35">
        <w:rPr>
          <w:rFonts w:cs="Arial"/>
          <w:b/>
          <w:szCs w:val="22"/>
        </w:rPr>
        <w:t>6</w:t>
      </w:r>
      <w:r w:rsidRPr="00653D8D">
        <w:rPr>
          <w:rFonts w:cs="Arial"/>
          <w:b/>
          <w:szCs w:val="22"/>
        </w:rPr>
        <w:t xml:space="preserve"> marks)</w:t>
      </w:r>
    </w:p>
    <w:p w:rsidR="00AE26C5" w:rsidP="00AE26C5" w:rsidRDefault="00AE26C5" w14:paraId="7127A54E" w14:textId="77777777">
      <w:pPr>
        <w:rPr>
          <w:rFonts w:cs="Arial"/>
          <w:szCs w:val="22"/>
        </w:rPr>
      </w:pPr>
    </w:p>
    <w:p w:rsidR="00AE26C5" w:rsidP="00AE26C5" w:rsidRDefault="008263BE" w14:paraId="1F0CB2DB" w14:textId="3959881C">
      <w:pPr>
        <w:rPr>
          <w:rFonts w:cs="Arial"/>
          <w:szCs w:val="22"/>
        </w:rPr>
      </w:pPr>
      <w:r>
        <w:rPr>
          <w:rFonts w:cs="Arial"/>
          <w:szCs w:val="22"/>
        </w:rPr>
        <w:t>Consider the chemical reaction given below</w:t>
      </w:r>
      <w:r w:rsidR="00AE26C5">
        <w:rPr>
          <w:rFonts w:cs="Arial"/>
          <w:szCs w:val="22"/>
        </w:rPr>
        <w:t>.</w:t>
      </w:r>
    </w:p>
    <w:p w:rsidR="000D0A35" w:rsidP="000D0A35" w:rsidRDefault="000D0A35" w14:paraId="3725A0E5" w14:textId="77777777">
      <w:pPr>
        <w:spacing w:line="360" w:lineRule="auto"/>
        <w:rPr>
          <w:rFonts w:cs="Arial"/>
          <w:szCs w:val="22"/>
        </w:rPr>
      </w:pPr>
    </w:p>
    <w:p w:rsidRPr="000D0A35" w:rsidR="000D0A35" w:rsidP="000D0A35" w:rsidRDefault="000D0A35" w14:paraId="19312C7A" w14:textId="3D58FB1D">
      <w:pPr>
        <w:jc w:val="center"/>
        <w:rPr>
          <w:rFonts w:cs="Arial"/>
          <w:szCs w:val="22"/>
        </w:rPr>
      </w:pPr>
      <w:r>
        <w:rPr>
          <w:rFonts w:cs="Arial"/>
          <w:szCs w:val="22"/>
        </w:rPr>
        <w:t>2 Au</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xml:space="preserve">)   +   3 Cu(s)   </w:t>
      </w:r>
      <w:r w:rsidRPr="00F43BA1">
        <w:rPr>
          <w:rFonts w:ascii="Symbol" w:hAnsi="Symbol" w:eastAsia="Symbol" w:cs="Symbol"/>
          <w:szCs w:val="22"/>
        </w:rPr>
        <w:t>®</w:t>
      </w:r>
      <w:r>
        <w:rPr>
          <w:rFonts w:cs="Arial"/>
          <w:szCs w:val="22"/>
        </w:rPr>
        <w:t xml:space="preserve">   2 Au(s)   +   3 Cu</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w:t>
      </w:r>
    </w:p>
    <w:p w:rsidR="00AE26C5" w:rsidP="00AE25A3" w:rsidRDefault="00AE26C5" w14:paraId="4D29E1BF" w14:textId="77777777">
      <w:pPr>
        <w:spacing w:line="360" w:lineRule="auto"/>
        <w:rPr>
          <w:rFonts w:cs="Arial"/>
          <w:szCs w:val="22"/>
        </w:rPr>
      </w:pPr>
    </w:p>
    <w:p w:rsidR="00AE26C5" w:rsidP="00AE26C5" w:rsidRDefault="00AE26C5" w14:paraId="5AC64C1A" w14:textId="55732F8E">
      <w:pPr>
        <w:ind w:left="720" w:hanging="720"/>
        <w:rPr>
          <w:rFonts w:cs="Arial"/>
          <w:szCs w:val="22"/>
        </w:rPr>
      </w:pPr>
      <w:r>
        <w:rPr>
          <w:rFonts w:cs="Arial"/>
          <w:szCs w:val="22"/>
        </w:rPr>
        <w:t>(a)</w:t>
      </w:r>
      <w:r>
        <w:rPr>
          <w:rFonts w:cs="Arial"/>
          <w:szCs w:val="22"/>
        </w:rPr>
        <w:tab/>
      </w:r>
      <w:r w:rsidR="000D0A35">
        <w:rPr>
          <w:rFonts w:cs="Arial"/>
          <w:szCs w:val="22"/>
        </w:rPr>
        <w:t>Identify the type of redox reaction occurring</w:t>
      </w:r>
      <w:r>
        <w:rPr>
          <w:rFonts w:cs="Arial"/>
          <w:szCs w:val="22"/>
        </w:rPr>
        <w:t>.</w:t>
      </w:r>
      <w:r>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sidR="00AE25A3">
        <w:rPr>
          <w:rFonts w:cs="Arial"/>
          <w:szCs w:val="22"/>
        </w:rPr>
        <w:tab/>
      </w:r>
      <w:r>
        <w:rPr>
          <w:rFonts w:cs="Arial"/>
          <w:szCs w:val="22"/>
        </w:rPr>
        <w:t>(</w:t>
      </w:r>
      <w:r w:rsidR="000D0A35">
        <w:rPr>
          <w:rFonts w:cs="Arial"/>
          <w:szCs w:val="22"/>
        </w:rPr>
        <w:t>1</w:t>
      </w:r>
      <w:r>
        <w:rPr>
          <w:rFonts w:cs="Arial"/>
          <w:szCs w:val="22"/>
        </w:rPr>
        <w:t xml:space="preserve"> mark)</w:t>
      </w:r>
    </w:p>
    <w:p w:rsidR="00AE26C5" w:rsidP="00AE26C5" w:rsidRDefault="00AE26C5" w14:paraId="04627AFC" w14:textId="77777777">
      <w:pPr>
        <w:rPr>
          <w:rFonts w:cs="Arial"/>
          <w:szCs w:val="22"/>
        </w:rPr>
      </w:pPr>
    </w:p>
    <w:p w:rsidRPr="00CF32FE" w:rsidR="00AE26C5" w:rsidP="00AE26C5" w:rsidRDefault="00AE26C5" w14:paraId="5114BA7C"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0D0A35" w:rsidP="000D0A35" w:rsidRDefault="000D0A35" w14:paraId="61684B06" w14:textId="77777777">
      <w:pPr>
        <w:spacing w:line="360" w:lineRule="auto"/>
        <w:rPr>
          <w:rFonts w:cs="Arial"/>
          <w:szCs w:val="22"/>
        </w:rPr>
      </w:pPr>
    </w:p>
    <w:p w:rsidR="00AE26C5" w:rsidP="00AE26C5" w:rsidRDefault="00AE26C5" w14:paraId="2E461FB4" w14:textId="2B0D1497">
      <w:pPr>
        <w:ind w:left="720" w:hanging="720"/>
        <w:rPr>
          <w:rFonts w:cs="Arial"/>
          <w:szCs w:val="22"/>
        </w:rPr>
      </w:pPr>
      <w:r>
        <w:rPr>
          <w:rFonts w:cs="Arial"/>
          <w:szCs w:val="22"/>
        </w:rPr>
        <w:t>(b)</w:t>
      </w:r>
      <w:r>
        <w:rPr>
          <w:rFonts w:cs="Arial"/>
          <w:szCs w:val="22"/>
        </w:rPr>
        <w:tab/>
      </w:r>
      <w:r w:rsidR="000D0A35">
        <w:rPr>
          <w:rFonts w:cs="Arial"/>
          <w:szCs w:val="22"/>
        </w:rPr>
        <w:t>Justify this is a redox reaction, by describing the process of electron transfer taking place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0D0A35">
        <w:rPr>
          <w:rFonts w:cs="Arial"/>
          <w:szCs w:val="22"/>
        </w:rPr>
        <w:tab/>
      </w:r>
      <w:r w:rsidR="000D0A35">
        <w:rPr>
          <w:rFonts w:cs="Arial"/>
          <w:szCs w:val="22"/>
        </w:rPr>
        <w:tab/>
      </w:r>
      <w:r w:rsidR="000D0A35">
        <w:rPr>
          <w:rFonts w:cs="Arial"/>
          <w:szCs w:val="22"/>
        </w:rPr>
        <w:tab/>
      </w:r>
      <w:r w:rsidR="000D0A35">
        <w:rPr>
          <w:rFonts w:cs="Arial"/>
          <w:szCs w:val="22"/>
        </w:rPr>
        <w:tab/>
      </w:r>
      <w:r>
        <w:rPr>
          <w:rFonts w:cs="Arial"/>
          <w:szCs w:val="22"/>
        </w:rPr>
        <w:t>(</w:t>
      </w:r>
      <w:r w:rsidR="000D0A35">
        <w:rPr>
          <w:rFonts w:cs="Arial"/>
          <w:szCs w:val="22"/>
        </w:rPr>
        <w:t>1</w:t>
      </w:r>
      <w:r>
        <w:rPr>
          <w:rFonts w:cs="Arial"/>
          <w:szCs w:val="22"/>
        </w:rPr>
        <w:t xml:space="preserve"> mark)</w:t>
      </w:r>
    </w:p>
    <w:p w:rsidR="00AE26C5" w:rsidP="00AE26C5" w:rsidRDefault="00AE26C5" w14:paraId="533B16E7" w14:textId="77777777">
      <w:pPr>
        <w:spacing w:line="312" w:lineRule="auto"/>
        <w:rPr>
          <w:rFonts w:cs="Arial"/>
          <w:szCs w:val="22"/>
        </w:rPr>
      </w:pPr>
    </w:p>
    <w:p w:rsidRPr="00CF32FE" w:rsidR="00AE26C5" w:rsidP="00AE26C5" w:rsidRDefault="00AE26C5" w14:paraId="1CEA85F2"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6C214936" w14:textId="77777777">
      <w:pPr>
        <w:spacing w:line="312" w:lineRule="auto"/>
        <w:rPr>
          <w:rFonts w:cs="Arial"/>
          <w:szCs w:val="22"/>
        </w:rPr>
      </w:pPr>
    </w:p>
    <w:p w:rsidRPr="00CF32FE" w:rsidR="00AE26C5" w:rsidP="00AE26C5" w:rsidRDefault="00AE26C5" w14:paraId="5402949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020AC444" w14:textId="77777777">
      <w:pPr>
        <w:spacing w:line="312" w:lineRule="auto"/>
        <w:rPr>
          <w:rFonts w:cs="Arial"/>
          <w:szCs w:val="22"/>
        </w:rPr>
      </w:pPr>
    </w:p>
    <w:p w:rsidRPr="00CF32FE" w:rsidR="00AE26C5" w:rsidP="00AE26C5" w:rsidRDefault="00AE26C5" w14:paraId="721817A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0D0A35" w:rsidP="000D0A35" w:rsidRDefault="000D0A35" w14:paraId="4458E741" w14:textId="77777777">
      <w:pPr>
        <w:spacing w:line="360" w:lineRule="auto"/>
        <w:rPr>
          <w:rFonts w:cs="Arial"/>
          <w:szCs w:val="22"/>
        </w:rPr>
      </w:pPr>
    </w:p>
    <w:p w:rsidR="000D0A35" w:rsidP="000D0A35" w:rsidRDefault="000D0A35" w14:paraId="1BC3B930" w14:textId="58A2D881">
      <w:pPr>
        <w:spacing w:line="312" w:lineRule="auto"/>
        <w:ind w:left="720" w:hanging="720"/>
        <w:rPr>
          <w:rFonts w:cs="Arial"/>
          <w:szCs w:val="22"/>
        </w:rPr>
      </w:pPr>
      <w:r>
        <w:rPr>
          <w:rFonts w:cs="Arial"/>
          <w:szCs w:val="22"/>
        </w:rPr>
        <w:t>(c)</w:t>
      </w:r>
      <w:r>
        <w:rPr>
          <w:rFonts w:cs="Arial"/>
          <w:szCs w:val="22"/>
        </w:rPr>
        <w:tab/>
      </w:r>
      <w:r>
        <w:rPr>
          <w:rFonts w:cs="Arial"/>
          <w:szCs w:val="22"/>
        </w:rPr>
        <w:t xml:space="preserve">Justify this is a spontaneous redox reaction, by referring to standard reduction potential data. </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(2 marks)</w:t>
      </w:r>
    </w:p>
    <w:p w:rsidR="000D0A35" w:rsidP="00AE26C5" w:rsidRDefault="000D0A35" w14:paraId="6F860B4C" w14:textId="77777777">
      <w:pPr>
        <w:rPr>
          <w:rFonts w:cs="Arial"/>
          <w:szCs w:val="22"/>
        </w:rPr>
      </w:pPr>
    </w:p>
    <w:p w:rsidRPr="00CF32FE" w:rsidR="00AE26C5" w:rsidP="00AE26C5" w:rsidRDefault="00AE26C5" w14:paraId="20FEB0C3" w14:textId="21AC715F">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65CFEB60" w14:textId="77777777">
      <w:pPr>
        <w:spacing w:line="312" w:lineRule="auto"/>
        <w:rPr>
          <w:rFonts w:cs="Arial"/>
          <w:szCs w:val="22"/>
        </w:rPr>
      </w:pPr>
    </w:p>
    <w:p w:rsidRPr="00CF32FE" w:rsidR="00AE26C5" w:rsidP="00AE26C5" w:rsidRDefault="00AE26C5" w14:paraId="7485A71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4668797F" w14:textId="77777777">
      <w:pPr>
        <w:spacing w:line="312" w:lineRule="auto"/>
        <w:rPr>
          <w:rFonts w:cs="Arial"/>
          <w:szCs w:val="22"/>
        </w:rPr>
      </w:pPr>
    </w:p>
    <w:p w:rsidRPr="00CF32FE" w:rsidR="00AE26C5" w:rsidP="00AE26C5" w:rsidRDefault="00AE26C5" w14:paraId="3109CA1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5F9A9CBC" w14:textId="77777777">
      <w:pPr>
        <w:spacing w:line="312" w:lineRule="auto"/>
        <w:rPr>
          <w:rFonts w:cs="Arial"/>
          <w:szCs w:val="22"/>
        </w:rPr>
      </w:pPr>
    </w:p>
    <w:p w:rsidRPr="00CF32FE" w:rsidR="00AE26C5" w:rsidP="00AE26C5" w:rsidRDefault="00AE26C5" w14:paraId="497BC3F8"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0D0A35" w:rsidP="000D0A35" w:rsidRDefault="000D0A35" w14:paraId="3FC49454" w14:textId="77777777">
      <w:pPr>
        <w:spacing w:line="360" w:lineRule="auto"/>
        <w:rPr>
          <w:rFonts w:cs="Arial"/>
          <w:szCs w:val="22"/>
        </w:rPr>
      </w:pPr>
    </w:p>
    <w:p w:rsidR="000D0A35" w:rsidP="00AE26C5" w:rsidRDefault="000D0A35" w14:paraId="4A1AF9B6" w14:textId="1D163AF1">
      <w:pPr>
        <w:spacing w:line="312" w:lineRule="auto"/>
        <w:rPr>
          <w:rFonts w:cs="Arial"/>
          <w:szCs w:val="22"/>
        </w:rPr>
      </w:pPr>
      <w:r>
        <w:rPr>
          <w:rFonts w:cs="Arial"/>
          <w:szCs w:val="22"/>
        </w:rPr>
        <w:t xml:space="preserve">(d) </w:t>
      </w:r>
      <w:r>
        <w:rPr>
          <w:rFonts w:cs="Arial"/>
          <w:szCs w:val="22"/>
        </w:rPr>
        <w:tab/>
      </w:r>
      <w:r>
        <w:rPr>
          <w:rFonts w:cs="Arial"/>
          <w:szCs w:val="22"/>
        </w:rPr>
        <w:t>Describe the observation</w:t>
      </w:r>
      <w:r w:rsidR="00110886">
        <w:rPr>
          <w:rFonts w:cs="Arial"/>
          <w:szCs w:val="22"/>
        </w:rPr>
        <w:t>s</w:t>
      </w:r>
      <w:r>
        <w:rPr>
          <w:rFonts w:cs="Arial"/>
          <w:szCs w:val="22"/>
        </w:rPr>
        <w:t xml:space="preserve"> that would be associated with this reaction.</w:t>
      </w:r>
      <w:r>
        <w:rPr>
          <w:rFonts w:cs="Arial"/>
          <w:szCs w:val="22"/>
        </w:rPr>
        <w:tab/>
      </w:r>
      <w:r>
        <w:rPr>
          <w:rFonts w:cs="Arial"/>
          <w:szCs w:val="22"/>
        </w:rPr>
        <w:tab/>
      </w:r>
      <w:r>
        <w:rPr>
          <w:rFonts w:cs="Arial"/>
          <w:szCs w:val="22"/>
        </w:rPr>
        <w:t>(2 marks)</w:t>
      </w:r>
    </w:p>
    <w:p w:rsidRPr="00CF32FE" w:rsidR="00AE26C5" w:rsidP="00AE26C5" w:rsidRDefault="000D0A35" w14:paraId="770AB354" w14:textId="0768844A">
      <w:pPr>
        <w:rPr>
          <w:rFonts w:cs="Arial"/>
          <w:szCs w:val="22"/>
        </w:rPr>
      </w:pPr>
      <w:r>
        <w:rPr>
          <w:rFonts w:cs="Arial"/>
          <w:szCs w:val="22"/>
        </w:rPr>
        <w:tab/>
      </w:r>
      <w:r w:rsidRPr="00CF32FE" w:rsidR="00AE26C5">
        <w:rPr>
          <w:rFonts w:cs="Arial"/>
          <w:szCs w:val="22"/>
        </w:rPr>
        <w:tab/>
      </w:r>
      <w:r w:rsidRPr="00CF32FE" w:rsidR="00AE26C5">
        <w:rPr>
          <w:rFonts w:cs="Arial"/>
          <w:szCs w:val="22"/>
        </w:rPr>
        <w:t>________________________________________________________________________</w:t>
      </w:r>
    </w:p>
    <w:p w:rsidR="00AE26C5" w:rsidP="00AE26C5" w:rsidRDefault="00AE26C5" w14:paraId="708E9E8A" w14:textId="77777777">
      <w:pPr>
        <w:spacing w:line="312" w:lineRule="auto"/>
        <w:rPr>
          <w:rFonts w:cs="Arial"/>
          <w:szCs w:val="22"/>
        </w:rPr>
      </w:pPr>
    </w:p>
    <w:p w:rsidRPr="00CF32FE" w:rsidR="00AE26C5" w:rsidP="00AE26C5" w:rsidRDefault="00AE26C5" w14:paraId="2A650C3F"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019386F6" w14:textId="77777777">
      <w:pPr>
        <w:spacing w:line="312" w:lineRule="auto"/>
        <w:rPr>
          <w:rFonts w:cs="Arial"/>
          <w:szCs w:val="22"/>
        </w:rPr>
      </w:pPr>
    </w:p>
    <w:p w:rsidRPr="00CF32FE" w:rsidR="00AE26C5" w:rsidP="00AE26C5" w:rsidRDefault="00AE26C5" w14:paraId="13AD361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P="00AE26C5" w:rsidRDefault="00AE26C5" w14:paraId="77006545" w14:textId="77777777">
      <w:pPr>
        <w:spacing w:line="312" w:lineRule="auto"/>
        <w:rPr>
          <w:rFonts w:cs="Arial"/>
          <w:szCs w:val="22"/>
        </w:rPr>
      </w:pPr>
    </w:p>
    <w:p w:rsidRPr="00CF32FE" w:rsidR="00AE26C5" w:rsidP="00AE26C5" w:rsidRDefault="00AE26C5" w14:paraId="653A02C2"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AE26C5" w:rsidRDefault="00AE26C5" w14:paraId="3392B817" w14:textId="77777777">
      <w:pPr>
        <w:rPr>
          <w:rFonts w:cs="Arial"/>
          <w:b/>
          <w:szCs w:val="22"/>
        </w:rPr>
      </w:pPr>
    </w:p>
    <w:p w:rsidR="00AE26C5" w:rsidRDefault="00AE26C5" w14:paraId="6291ABD3" w14:textId="19B799C4">
      <w:pPr>
        <w:rPr>
          <w:rFonts w:cs="Arial"/>
          <w:b/>
          <w:szCs w:val="22"/>
        </w:rPr>
      </w:pPr>
      <w:r>
        <w:rPr>
          <w:rFonts w:cs="Arial"/>
          <w:b/>
          <w:szCs w:val="22"/>
        </w:rPr>
        <w:br w:type="page"/>
      </w:r>
    </w:p>
    <w:p w:rsidRPr="008E15A1" w:rsidR="005E58F2" w:rsidP="008E15A1" w:rsidRDefault="005E58F2" w14:paraId="59B2FF95" w14:textId="0A5E9DF2">
      <w:pPr>
        <w:rPr>
          <w:rFonts w:cs="Arial"/>
          <w:b/>
          <w:szCs w:val="22"/>
        </w:rPr>
      </w:pPr>
      <w:r w:rsidRPr="008E15A1">
        <w:rPr>
          <w:rFonts w:cs="Arial"/>
          <w:b/>
          <w:szCs w:val="22"/>
        </w:rPr>
        <w:t>Question 2</w:t>
      </w:r>
      <w:r w:rsidR="00DD050F">
        <w:rPr>
          <w:rFonts w:cs="Arial"/>
          <w:b/>
          <w:szCs w:val="22"/>
        </w:rPr>
        <w:t>8</w:t>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ab/>
      </w:r>
      <w:r w:rsidRPr="008E15A1">
        <w:rPr>
          <w:rFonts w:cs="Arial"/>
          <w:b/>
          <w:szCs w:val="22"/>
        </w:rPr>
        <w:t>(</w:t>
      </w:r>
      <w:r w:rsidR="003F0A08">
        <w:rPr>
          <w:rFonts w:cs="Arial"/>
          <w:b/>
          <w:szCs w:val="22"/>
        </w:rPr>
        <w:t>9</w:t>
      </w:r>
      <w:r w:rsidRPr="008E15A1">
        <w:rPr>
          <w:rFonts w:cs="Arial"/>
          <w:b/>
          <w:szCs w:val="22"/>
        </w:rPr>
        <w:t xml:space="preserve"> marks)</w:t>
      </w:r>
    </w:p>
    <w:p w:rsidRPr="008E15A1" w:rsidR="005E58F2" w:rsidP="008E15A1" w:rsidRDefault="005E58F2" w14:paraId="4303D6AA" w14:textId="77777777">
      <w:pPr>
        <w:ind w:left="720" w:hanging="720"/>
        <w:rPr>
          <w:rFonts w:cs="Arial"/>
          <w:szCs w:val="22"/>
        </w:rPr>
      </w:pPr>
    </w:p>
    <w:p w:rsidR="008E15A1" w:rsidP="008E15A1" w:rsidRDefault="003F0A08" w14:paraId="7E96DABD" w14:textId="065B68AB">
      <w:pPr>
        <w:rPr>
          <w:rFonts w:cs="Arial"/>
          <w:szCs w:val="22"/>
        </w:rPr>
      </w:pPr>
      <w:r>
        <w:rPr>
          <w:rFonts w:cs="Arial"/>
          <w:szCs w:val="22"/>
        </w:rPr>
        <w:t>A 1.074 g piece of magnesium was placed in a beaker containing 175 mL of hydrochloric acid. The reaction was allowed to proceed until all the magnesium had dissolved. The final pH of the solution was measured using a pH meter and found to be 3.03</w:t>
      </w:r>
      <w:r w:rsidRPr="008E15A1" w:rsidR="002B1968">
        <w:rPr>
          <w:rFonts w:cs="Arial"/>
          <w:szCs w:val="22"/>
        </w:rPr>
        <w:t>.</w:t>
      </w:r>
    </w:p>
    <w:p w:rsidRPr="008E15A1" w:rsidR="008E15A1" w:rsidP="009718AC" w:rsidRDefault="008E15A1" w14:paraId="34ADCAC4" w14:textId="77777777">
      <w:pPr>
        <w:spacing w:line="360" w:lineRule="auto"/>
        <w:rPr>
          <w:rFonts w:cs="Arial"/>
          <w:szCs w:val="22"/>
        </w:rPr>
      </w:pPr>
    </w:p>
    <w:p w:rsidRPr="008E15A1" w:rsidR="005E58F2" w:rsidP="008E15A1" w:rsidRDefault="005E58F2" w14:paraId="7791DFDA" w14:textId="5C51E12D">
      <w:pPr>
        <w:ind w:left="720" w:hanging="720"/>
        <w:rPr>
          <w:rFonts w:cs="Arial"/>
          <w:szCs w:val="22"/>
        </w:rPr>
      </w:pPr>
      <w:r w:rsidRPr="008E15A1">
        <w:rPr>
          <w:rFonts w:cs="Arial"/>
          <w:szCs w:val="22"/>
        </w:rPr>
        <w:t>(a)</w:t>
      </w:r>
      <w:r w:rsidRPr="008E15A1">
        <w:rPr>
          <w:rFonts w:cs="Arial"/>
          <w:szCs w:val="22"/>
        </w:rPr>
        <w:tab/>
      </w:r>
      <w:r w:rsidR="003F0A08">
        <w:rPr>
          <w:rFonts w:cs="Arial"/>
          <w:szCs w:val="22"/>
        </w:rPr>
        <w:t>Write a balanced ionic equation for the reaction that would take place</w:t>
      </w:r>
      <w:r w:rsidRPr="008E15A1">
        <w:rPr>
          <w:rFonts w:cs="Arial"/>
          <w:szCs w:val="22"/>
        </w:rPr>
        <w:t>.</w:t>
      </w:r>
      <w:r w:rsidR="002A015A">
        <w:rPr>
          <w:rFonts w:cs="Arial"/>
          <w:szCs w:val="22"/>
        </w:rPr>
        <w:t xml:space="preserve"> Include state symbols in your answer.</w:t>
      </w:r>
      <w:r w:rsidRPr="008E15A1" w:rsidR="002B1968">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002A015A">
        <w:rPr>
          <w:rFonts w:cs="Arial"/>
          <w:szCs w:val="22"/>
        </w:rPr>
        <w:tab/>
      </w:r>
      <w:r w:rsidRPr="008E15A1">
        <w:rPr>
          <w:rFonts w:cs="Arial"/>
          <w:szCs w:val="22"/>
        </w:rPr>
        <w:tab/>
      </w:r>
      <w:r w:rsidRPr="008E15A1">
        <w:rPr>
          <w:rFonts w:cs="Arial"/>
          <w:szCs w:val="22"/>
        </w:rPr>
        <w:t>(</w:t>
      </w:r>
      <w:r w:rsidR="003F0A08">
        <w:rPr>
          <w:rFonts w:cs="Arial"/>
          <w:szCs w:val="22"/>
        </w:rPr>
        <w:t>2</w:t>
      </w:r>
      <w:r w:rsidRPr="008E15A1">
        <w:rPr>
          <w:rFonts w:cs="Arial"/>
          <w:szCs w:val="22"/>
        </w:rPr>
        <w:t xml:space="preserve"> mark</w:t>
      </w:r>
      <w:r w:rsidR="003F0A08">
        <w:rPr>
          <w:rFonts w:cs="Arial"/>
          <w:szCs w:val="22"/>
        </w:rPr>
        <w:t>s</w:t>
      </w:r>
      <w:r w:rsidRPr="008E15A1">
        <w:rPr>
          <w:rFonts w:cs="Arial"/>
          <w:szCs w:val="22"/>
        </w:rPr>
        <w:t>)</w:t>
      </w:r>
    </w:p>
    <w:p w:rsidRPr="008E15A1" w:rsidR="003F0A08" w:rsidP="003F0A08" w:rsidRDefault="003F0A08" w14:paraId="70A16F66" w14:textId="77777777">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Pr="008E15A1" w:rsidR="003F0A08" w:rsidTr="00387BD7" w14:paraId="11D5D08B" w14:textId="77777777">
        <w:trPr>
          <w:trHeight w:val="1487"/>
        </w:trPr>
        <w:tc>
          <w:tcPr>
            <w:tcW w:w="8789" w:type="dxa"/>
            <w:tcBorders>
              <w:bottom w:val="single" w:color="808080" w:themeColor="background1" w:themeShade="80" w:sz="4" w:space="0"/>
            </w:tcBorders>
          </w:tcPr>
          <w:p w:rsidRPr="008E15A1" w:rsidR="003F0A08" w:rsidP="00387BD7" w:rsidRDefault="003F0A08" w14:paraId="7C3B8121" w14:textId="77777777">
            <w:pPr>
              <w:rPr>
                <w:rFonts w:cs="Arial"/>
                <w:szCs w:val="22"/>
              </w:rPr>
            </w:pPr>
          </w:p>
        </w:tc>
      </w:tr>
    </w:tbl>
    <w:p w:rsidRPr="008E15A1" w:rsidR="009718AC" w:rsidP="009718AC" w:rsidRDefault="009718AC" w14:paraId="797D25B3" w14:textId="77777777">
      <w:pPr>
        <w:spacing w:line="360" w:lineRule="auto"/>
        <w:rPr>
          <w:rFonts w:cs="Arial"/>
          <w:szCs w:val="22"/>
        </w:rPr>
      </w:pPr>
    </w:p>
    <w:p w:rsidRPr="008E15A1" w:rsidR="005E58F2" w:rsidP="008E15A1" w:rsidRDefault="005E58F2" w14:paraId="3F7417EE" w14:textId="784F9AEB">
      <w:pPr>
        <w:ind w:left="720" w:hanging="720"/>
        <w:rPr>
          <w:rFonts w:cs="Arial"/>
          <w:szCs w:val="22"/>
        </w:rPr>
      </w:pPr>
      <w:r w:rsidRPr="008E15A1">
        <w:rPr>
          <w:rFonts w:cs="Arial"/>
          <w:szCs w:val="22"/>
        </w:rPr>
        <w:t>(b)</w:t>
      </w:r>
      <w:r w:rsidRPr="008E15A1">
        <w:rPr>
          <w:rFonts w:cs="Arial"/>
          <w:szCs w:val="22"/>
        </w:rPr>
        <w:tab/>
      </w:r>
      <w:r w:rsidR="003F0A08">
        <w:rPr>
          <w:rFonts w:cs="Arial"/>
          <w:szCs w:val="22"/>
        </w:rPr>
        <w:t>Calculate the original pH of the hydrochloric acid solution</w:t>
      </w:r>
      <w:r w:rsidRPr="008E15A1">
        <w:rPr>
          <w:rFonts w:cs="Arial"/>
          <w:szCs w:val="22"/>
        </w:rPr>
        <w:t xml:space="preserve">. </w:t>
      </w:r>
      <w:r w:rsidRPr="008E15A1">
        <w:rPr>
          <w:rFonts w:cs="Arial"/>
          <w:szCs w:val="22"/>
        </w:rPr>
        <w:tab/>
      </w:r>
      <w:r w:rsidRPr="008E15A1">
        <w:rPr>
          <w:rFonts w:cs="Arial"/>
          <w:szCs w:val="22"/>
        </w:rPr>
        <w:tab/>
      </w:r>
      <w:r w:rsidRPr="008E15A1">
        <w:rPr>
          <w:rFonts w:cs="Arial"/>
          <w:szCs w:val="22"/>
        </w:rPr>
        <w:tab/>
      </w:r>
      <w:r w:rsidRPr="008E15A1" w:rsidR="002B1968">
        <w:rPr>
          <w:rFonts w:cs="Arial"/>
          <w:szCs w:val="22"/>
        </w:rPr>
        <w:tab/>
      </w:r>
      <w:r w:rsidRPr="008E15A1">
        <w:rPr>
          <w:rFonts w:cs="Arial"/>
          <w:szCs w:val="22"/>
        </w:rPr>
        <w:t>(</w:t>
      </w:r>
      <w:r w:rsidR="003F0A08">
        <w:rPr>
          <w:rFonts w:cs="Arial"/>
          <w:szCs w:val="22"/>
        </w:rPr>
        <w:t>7</w:t>
      </w:r>
      <w:r w:rsidRPr="008E15A1">
        <w:rPr>
          <w:rFonts w:cs="Arial"/>
          <w:szCs w:val="22"/>
        </w:rPr>
        <w:t xml:space="preserve"> mark</w:t>
      </w:r>
      <w:r w:rsidR="00690BF5">
        <w:rPr>
          <w:rFonts w:cs="Arial"/>
          <w:szCs w:val="22"/>
        </w:rPr>
        <w:t>s</w:t>
      </w:r>
      <w:r w:rsidRPr="008E15A1">
        <w:rPr>
          <w:rFonts w:cs="Arial"/>
          <w:szCs w:val="22"/>
        </w:rPr>
        <w:t>)</w:t>
      </w:r>
    </w:p>
    <w:p w:rsidRPr="008E15A1" w:rsidR="005E58F2" w:rsidP="008E15A1" w:rsidRDefault="005E58F2" w14:paraId="63C6D376" w14:textId="77777777">
      <w:pPr>
        <w:rPr>
          <w:rFonts w:cs="Arial"/>
          <w:szCs w:val="22"/>
        </w:rPr>
      </w:pPr>
    </w:p>
    <w:p w:rsidRPr="00CF32FE" w:rsidR="003F0A08" w:rsidP="003F0A08" w:rsidRDefault="003F0A08" w14:paraId="46972D00"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5E58F2" w:rsidP="008E15A1" w:rsidRDefault="005E58F2" w14:paraId="6CADF012" w14:textId="30A6237B">
      <w:pPr>
        <w:rPr>
          <w:rFonts w:cs="Arial"/>
          <w:szCs w:val="22"/>
        </w:rPr>
      </w:pPr>
    </w:p>
    <w:p w:rsidRPr="00CF32FE" w:rsidR="003F0A08" w:rsidP="003F0A08" w:rsidRDefault="003F0A08" w14:paraId="0EE1671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70ABEE49" w14:textId="783CF83B">
      <w:pPr>
        <w:rPr>
          <w:rFonts w:cs="Arial"/>
          <w:szCs w:val="22"/>
        </w:rPr>
      </w:pPr>
    </w:p>
    <w:p w:rsidRPr="00CF32FE" w:rsidR="003F0A08" w:rsidP="003F0A08" w:rsidRDefault="003F0A08" w14:paraId="1FCD566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560BDA94" w14:textId="23778F52">
      <w:pPr>
        <w:rPr>
          <w:rFonts w:cs="Arial"/>
          <w:szCs w:val="22"/>
        </w:rPr>
      </w:pPr>
    </w:p>
    <w:p w:rsidRPr="00CF32FE" w:rsidR="003F0A08" w:rsidP="003F0A08" w:rsidRDefault="003F0A08" w14:paraId="7B69C17D"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3CC20C97" w14:textId="2330C0F0">
      <w:pPr>
        <w:rPr>
          <w:rFonts w:cs="Arial"/>
          <w:szCs w:val="22"/>
        </w:rPr>
      </w:pPr>
    </w:p>
    <w:p w:rsidRPr="00CF32FE" w:rsidR="003F0A08" w:rsidP="003F0A08" w:rsidRDefault="003F0A08" w14:paraId="1655B39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206679A7" w14:textId="70D6887B">
      <w:pPr>
        <w:rPr>
          <w:rFonts w:cs="Arial"/>
          <w:szCs w:val="22"/>
        </w:rPr>
      </w:pPr>
    </w:p>
    <w:p w:rsidRPr="00CF32FE" w:rsidR="003F0A08" w:rsidP="003F0A08" w:rsidRDefault="003F0A08" w14:paraId="10C40B4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713EC979" w14:textId="4BF1D1C0">
      <w:pPr>
        <w:rPr>
          <w:rFonts w:cs="Arial"/>
          <w:szCs w:val="22"/>
        </w:rPr>
      </w:pPr>
    </w:p>
    <w:p w:rsidRPr="00CF32FE" w:rsidR="003F0A08" w:rsidP="003F0A08" w:rsidRDefault="003F0A08" w14:paraId="3EC6E5DD"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1708919D" w14:textId="6F6D211B">
      <w:pPr>
        <w:rPr>
          <w:rFonts w:cs="Arial"/>
          <w:szCs w:val="22"/>
        </w:rPr>
      </w:pPr>
    </w:p>
    <w:p w:rsidRPr="00CF32FE" w:rsidR="003F0A08" w:rsidP="003F0A08" w:rsidRDefault="003F0A08" w14:paraId="215834C6"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489BF022" w14:textId="4FED6366">
      <w:pPr>
        <w:rPr>
          <w:rFonts w:cs="Arial"/>
          <w:szCs w:val="22"/>
        </w:rPr>
      </w:pPr>
    </w:p>
    <w:p w:rsidRPr="00CF32FE" w:rsidR="003F0A08" w:rsidP="003F0A08" w:rsidRDefault="003F0A08" w14:paraId="03ECE0D9"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610B273B" w14:textId="317A9337">
      <w:pPr>
        <w:rPr>
          <w:rFonts w:cs="Arial"/>
          <w:szCs w:val="22"/>
        </w:rPr>
      </w:pPr>
    </w:p>
    <w:p w:rsidRPr="00CF32FE" w:rsidR="003F0A08" w:rsidP="003F0A08" w:rsidRDefault="003F0A08" w14:paraId="14C5555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466E692A" w14:textId="71679F5A">
      <w:pPr>
        <w:rPr>
          <w:rFonts w:cs="Arial"/>
          <w:szCs w:val="22"/>
        </w:rPr>
      </w:pPr>
    </w:p>
    <w:p w:rsidRPr="00CF32FE" w:rsidR="003F0A08" w:rsidP="003F0A08" w:rsidRDefault="003F0A08" w14:paraId="0D3D3495"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2F593B1B" w14:textId="0016ED55">
      <w:pPr>
        <w:rPr>
          <w:rFonts w:cs="Arial"/>
          <w:szCs w:val="22"/>
        </w:rPr>
      </w:pPr>
    </w:p>
    <w:p w:rsidRPr="00CF32FE" w:rsidR="003F0A08" w:rsidP="003F0A08" w:rsidRDefault="003F0A08" w14:paraId="0BBD7C10"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0A9B8802" w14:textId="7F4D2FF1">
      <w:pPr>
        <w:rPr>
          <w:rFonts w:cs="Arial"/>
          <w:szCs w:val="22"/>
        </w:rPr>
      </w:pPr>
    </w:p>
    <w:p w:rsidRPr="00CF32FE" w:rsidR="003F0A08" w:rsidP="003F0A08" w:rsidRDefault="003F0A08" w14:paraId="48C4CD0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4F353F28" w14:textId="40FB5EAA">
      <w:pPr>
        <w:rPr>
          <w:rFonts w:cs="Arial"/>
          <w:szCs w:val="22"/>
        </w:rPr>
      </w:pPr>
    </w:p>
    <w:p w:rsidRPr="00CF32FE" w:rsidR="003F0A08" w:rsidP="003F0A08" w:rsidRDefault="003F0A08" w14:paraId="620E0C4F"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066B6BAA" w14:textId="4FFB0B57">
      <w:pPr>
        <w:rPr>
          <w:rFonts w:cs="Arial"/>
          <w:szCs w:val="22"/>
        </w:rPr>
      </w:pPr>
    </w:p>
    <w:p w:rsidRPr="00CF32FE" w:rsidR="003F0A08" w:rsidP="003F0A08" w:rsidRDefault="003F0A08" w14:paraId="22C2A8F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6CEEDDDF" w14:textId="20D94721">
      <w:pPr>
        <w:rPr>
          <w:rFonts w:cs="Arial"/>
          <w:szCs w:val="22"/>
        </w:rPr>
      </w:pPr>
    </w:p>
    <w:p w:rsidRPr="00CF32FE" w:rsidR="003F0A08" w:rsidP="003F0A08" w:rsidRDefault="003F0A08" w14:paraId="3DAA242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4A8A7B54" w14:textId="4339AF74">
      <w:pPr>
        <w:rPr>
          <w:rFonts w:cs="Arial"/>
          <w:szCs w:val="22"/>
        </w:rPr>
      </w:pPr>
    </w:p>
    <w:p w:rsidRPr="00CF32FE" w:rsidR="003F0A08" w:rsidP="003F0A08" w:rsidRDefault="003F0A08" w14:paraId="6213FD5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3F0A08" w:rsidP="008E15A1" w:rsidRDefault="003F0A08" w14:paraId="170CD354" w14:textId="33EB5C9C">
      <w:pPr>
        <w:rPr>
          <w:rFonts w:cs="Arial"/>
          <w:szCs w:val="22"/>
        </w:rPr>
      </w:pPr>
    </w:p>
    <w:p w:rsidRPr="00CF32FE" w:rsidR="003F0A08" w:rsidP="003F0A08" w:rsidRDefault="003F0A08" w14:paraId="7E61120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8E15A1" w:rsidR="003F0A08" w:rsidP="008E15A1" w:rsidRDefault="003F0A08" w14:paraId="674C8A43" w14:textId="77777777">
      <w:pPr>
        <w:rPr>
          <w:rFonts w:cs="Arial"/>
          <w:szCs w:val="22"/>
        </w:rPr>
      </w:pPr>
    </w:p>
    <w:p w:rsidR="003F0A08" w:rsidRDefault="003F0A08" w14:paraId="743F9D18" w14:textId="77777777">
      <w:pPr>
        <w:rPr>
          <w:rFonts w:cs="Arial"/>
          <w:b/>
          <w:szCs w:val="22"/>
        </w:rPr>
      </w:pPr>
      <w:r>
        <w:rPr>
          <w:rFonts w:cs="Arial"/>
          <w:b/>
          <w:szCs w:val="22"/>
        </w:rPr>
        <w:br w:type="page"/>
      </w:r>
    </w:p>
    <w:p w:rsidRPr="004657C6" w:rsidR="005E58F2" w:rsidP="005E58F2" w:rsidRDefault="005E58F2" w14:paraId="5B7DDF7A" w14:textId="1E0ECEAB">
      <w:pPr>
        <w:rPr>
          <w:rFonts w:cs="Arial"/>
          <w:b/>
          <w:szCs w:val="22"/>
        </w:rPr>
      </w:pPr>
      <w:r w:rsidRPr="004657C6">
        <w:rPr>
          <w:rFonts w:cs="Arial"/>
          <w:b/>
          <w:szCs w:val="22"/>
        </w:rPr>
        <w:t xml:space="preserve">Question </w:t>
      </w:r>
      <w:r w:rsidR="001E3DE9">
        <w:rPr>
          <w:rFonts w:cs="Arial"/>
          <w:b/>
          <w:szCs w:val="22"/>
        </w:rPr>
        <w:t>29</w:t>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sidRPr="004657C6">
        <w:rPr>
          <w:rFonts w:cs="Arial"/>
          <w:b/>
          <w:szCs w:val="22"/>
        </w:rPr>
        <w:tab/>
      </w:r>
      <w:r>
        <w:rPr>
          <w:rFonts w:cs="Arial"/>
          <w:b/>
          <w:szCs w:val="22"/>
        </w:rPr>
        <w:tab/>
      </w:r>
      <w:r>
        <w:rPr>
          <w:rFonts w:cs="Arial"/>
          <w:b/>
          <w:szCs w:val="22"/>
        </w:rPr>
        <w:tab/>
      </w:r>
      <w:r w:rsidRPr="004657C6">
        <w:rPr>
          <w:rFonts w:cs="Arial"/>
          <w:b/>
          <w:szCs w:val="22"/>
        </w:rPr>
        <w:t>(</w:t>
      </w:r>
      <w:r w:rsidR="002E1528">
        <w:rPr>
          <w:rFonts w:cs="Arial"/>
          <w:b/>
          <w:szCs w:val="22"/>
        </w:rPr>
        <w:t>9</w:t>
      </w:r>
      <w:r w:rsidRPr="004657C6">
        <w:rPr>
          <w:rFonts w:cs="Arial"/>
          <w:b/>
          <w:szCs w:val="22"/>
        </w:rPr>
        <w:t xml:space="preserve"> marks)</w:t>
      </w:r>
    </w:p>
    <w:p w:rsidR="007E5EDE" w:rsidP="005E58F2" w:rsidRDefault="007E5EDE" w14:paraId="4EC2F211" w14:textId="77777777">
      <w:pPr>
        <w:rPr>
          <w:rFonts w:cs="Arial"/>
          <w:szCs w:val="22"/>
        </w:rPr>
      </w:pPr>
    </w:p>
    <w:p w:rsidR="00B10444" w:rsidP="00B10444" w:rsidRDefault="005E58F2" w14:paraId="02CBF92B" w14:textId="77777777">
      <w:pPr>
        <w:spacing w:line="288" w:lineRule="auto"/>
        <w:ind w:left="720" w:hanging="720"/>
        <w:rPr>
          <w:rFonts w:cs="Arial"/>
          <w:szCs w:val="22"/>
        </w:rPr>
      </w:pPr>
      <w:r>
        <w:rPr>
          <w:rFonts w:cs="Arial"/>
          <w:szCs w:val="22"/>
        </w:rPr>
        <w:t>(a)</w:t>
      </w:r>
      <w:r>
        <w:rPr>
          <w:rFonts w:cs="Arial"/>
          <w:szCs w:val="22"/>
        </w:rPr>
        <w:tab/>
      </w:r>
      <w:r w:rsidR="002E1528">
        <w:rPr>
          <w:rFonts w:cs="Arial"/>
          <w:szCs w:val="22"/>
        </w:rPr>
        <w:t>Complete the following table by</w:t>
      </w:r>
      <w:r w:rsidR="00B10444">
        <w:rPr>
          <w:rFonts w:cs="Arial"/>
          <w:szCs w:val="22"/>
        </w:rPr>
        <w:t>;</w:t>
      </w:r>
    </w:p>
    <w:p w:rsidRPr="00875B67" w:rsidR="00B10444" w:rsidP="00875B67" w:rsidRDefault="002E1528" w14:paraId="1663DE51" w14:textId="2879C071">
      <w:pPr>
        <w:pStyle w:val="ListParagraph"/>
        <w:numPr>
          <w:ilvl w:val="0"/>
          <w:numId w:val="35"/>
        </w:numPr>
        <w:spacing w:line="288" w:lineRule="auto"/>
        <w:ind w:left="1134"/>
        <w:rPr>
          <w:rFonts w:cs="Arial"/>
          <w:szCs w:val="22"/>
        </w:rPr>
      </w:pPr>
      <w:r w:rsidRPr="00875B67">
        <w:rPr>
          <w:rFonts w:cs="Arial"/>
          <w:szCs w:val="22"/>
        </w:rPr>
        <w:t xml:space="preserve">drawing structural diagrams for the organic substances named, and </w:t>
      </w:r>
    </w:p>
    <w:p w:rsidRPr="00875B67" w:rsidR="005E58F2" w:rsidP="00875B67" w:rsidRDefault="002E1528" w14:paraId="7F9A52F0" w14:textId="277356EB">
      <w:pPr>
        <w:pStyle w:val="ListParagraph"/>
        <w:numPr>
          <w:ilvl w:val="0"/>
          <w:numId w:val="35"/>
        </w:numPr>
        <w:spacing w:line="288" w:lineRule="auto"/>
        <w:ind w:left="1134"/>
        <w:rPr>
          <w:rFonts w:cs="Arial"/>
          <w:szCs w:val="22"/>
        </w:rPr>
      </w:pPr>
      <w:r w:rsidRPr="00875B67">
        <w:rPr>
          <w:rFonts w:cs="Arial"/>
          <w:szCs w:val="22"/>
        </w:rPr>
        <w:t>stating the expected observations for the distinguishing test</w:t>
      </w:r>
      <w:r w:rsidRPr="00875B67" w:rsidR="00577C6D">
        <w:rPr>
          <w:rFonts w:cs="Arial"/>
          <w:szCs w:val="22"/>
        </w:rPr>
        <w:t xml:space="preserve"> described</w:t>
      </w:r>
      <w:r w:rsidRPr="00875B67" w:rsidR="008854A2">
        <w:rPr>
          <w:szCs w:val="22"/>
        </w:rPr>
        <w:t>.</w:t>
      </w:r>
      <w:r w:rsidRPr="00875B67" w:rsidR="005E58F2">
        <w:rPr>
          <w:szCs w:val="22"/>
        </w:rPr>
        <w:tab/>
      </w:r>
      <w:r w:rsidRPr="00875B67" w:rsidR="005E58F2">
        <w:rPr>
          <w:rFonts w:cs="Arial"/>
          <w:szCs w:val="22"/>
        </w:rPr>
        <w:t>(</w:t>
      </w:r>
      <w:r w:rsidRPr="00875B67">
        <w:rPr>
          <w:rFonts w:cs="Arial"/>
          <w:szCs w:val="22"/>
        </w:rPr>
        <w:t>6</w:t>
      </w:r>
      <w:r w:rsidRPr="00875B67" w:rsidR="005E58F2">
        <w:rPr>
          <w:rFonts w:cs="Arial"/>
          <w:szCs w:val="22"/>
        </w:rPr>
        <w:t xml:space="preserve"> marks)</w:t>
      </w:r>
    </w:p>
    <w:p w:rsidR="005E58F2" w:rsidP="00B10444" w:rsidRDefault="005E58F2" w14:paraId="5E6CBF71" w14:textId="77777777">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E946B2" w:rsidTr="00827FA0" w14:paraId="27E38086" w14:textId="77777777">
        <w:trPr>
          <w:trHeight w:val="1259"/>
        </w:trPr>
        <w:tc>
          <w:tcPr>
            <w:tcW w:w="4678" w:type="dxa"/>
          </w:tcPr>
          <w:p w:rsidRPr="00827FA0" w:rsidR="00827FA0" w:rsidP="00F460E9" w:rsidRDefault="00827FA0" w14:paraId="105C8133" w14:textId="77777777">
            <w:pPr>
              <w:rPr>
                <w:rFonts w:cs="Arial"/>
                <w:sz w:val="10"/>
                <w:szCs w:val="10"/>
              </w:rPr>
            </w:pPr>
          </w:p>
          <w:p w:rsidR="00F460E9" w:rsidP="00F460E9" w:rsidRDefault="00F460E9" w14:paraId="5BB008CA" w14:textId="74EF033F">
            <w:pPr>
              <w:rPr>
                <w:rFonts w:cs="Arial"/>
                <w:szCs w:val="22"/>
              </w:rPr>
            </w:pPr>
            <w:r>
              <w:rPr>
                <w:rFonts w:cs="Arial"/>
                <w:szCs w:val="22"/>
              </w:rPr>
              <w:t>IUPAC name:</w:t>
            </w:r>
          </w:p>
          <w:p w:rsidR="00F460E9" w:rsidP="00F460E9" w:rsidRDefault="00F460E9" w14:paraId="45AAA601" w14:textId="77777777">
            <w:pPr>
              <w:rPr>
                <w:rFonts w:cs="Arial"/>
                <w:szCs w:val="22"/>
              </w:rPr>
            </w:pPr>
          </w:p>
          <w:p w:rsidR="00E946B2" w:rsidP="00F460E9" w:rsidRDefault="00E946B2" w14:paraId="72EEFF3D" w14:textId="4D9B58F2">
            <w:pPr>
              <w:jc w:val="center"/>
              <w:rPr>
                <w:rFonts w:cs="Arial"/>
                <w:szCs w:val="22"/>
              </w:rPr>
            </w:pPr>
            <w:r>
              <w:rPr>
                <w:rFonts w:cs="Arial"/>
                <w:szCs w:val="22"/>
              </w:rPr>
              <w:t>2-methylpropanoic acid</w:t>
            </w:r>
          </w:p>
        </w:tc>
        <w:tc>
          <w:tcPr>
            <w:tcW w:w="4678" w:type="dxa"/>
          </w:tcPr>
          <w:p w:rsidRPr="00827FA0" w:rsidR="00827FA0" w:rsidP="00F460E9" w:rsidRDefault="00827FA0" w14:paraId="0943465D" w14:textId="77777777">
            <w:pPr>
              <w:rPr>
                <w:rFonts w:cs="Arial"/>
                <w:sz w:val="10"/>
                <w:szCs w:val="10"/>
              </w:rPr>
            </w:pPr>
          </w:p>
          <w:p w:rsidR="00F460E9" w:rsidP="00F460E9" w:rsidRDefault="00F460E9" w14:paraId="00868770" w14:textId="3EE24379">
            <w:pPr>
              <w:rPr>
                <w:rFonts w:cs="Arial"/>
                <w:szCs w:val="22"/>
              </w:rPr>
            </w:pPr>
            <w:r>
              <w:rPr>
                <w:rFonts w:cs="Arial"/>
                <w:szCs w:val="22"/>
              </w:rPr>
              <w:t>IUPAC name:</w:t>
            </w:r>
          </w:p>
          <w:p w:rsidR="00F460E9" w:rsidP="00F460E9" w:rsidRDefault="00F460E9" w14:paraId="1358B819" w14:textId="77777777">
            <w:pPr>
              <w:rPr>
                <w:rFonts w:cs="Arial"/>
                <w:szCs w:val="22"/>
              </w:rPr>
            </w:pPr>
          </w:p>
          <w:p w:rsidR="00E946B2" w:rsidP="00F460E9" w:rsidRDefault="00E946B2" w14:paraId="55C2A93E" w14:textId="61EB1A31">
            <w:pPr>
              <w:jc w:val="center"/>
              <w:rPr>
                <w:rFonts w:cs="Arial"/>
                <w:szCs w:val="22"/>
              </w:rPr>
            </w:pPr>
            <w:r>
              <w:rPr>
                <w:rFonts w:cs="Arial"/>
                <w:szCs w:val="22"/>
              </w:rPr>
              <w:t>3,3,4-trifluorobutanal</w:t>
            </w:r>
          </w:p>
        </w:tc>
      </w:tr>
      <w:tr w:rsidR="00E946B2" w:rsidTr="00827FA0" w14:paraId="41589915" w14:textId="77777777">
        <w:trPr>
          <w:trHeight w:val="2835"/>
        </w:trPr>
        <w:tc>
          <w:tcPr>
            <w:tcW w:w="4678" w:type="dxa"/>
          </w:tcPr>
          <w:p w:rsidRPr="00827FA0" w:rsidR="00827FA0" w:rsidP="00F460E9" w:rsidRDefault="00827FA0" w14:paraId="08533731" w14:textId="77777777">
            <w:pPr>
              <w:rPr>
                <w:rFonts w:cs="Arial"/>
                <w:sz w:val="10"/>
                <w:szCs w:val="10"/>
              </w:rPr>
            </w:pPr>
          </w:p>
          <w:p w:rsidR="00E946B2" w:rsidP="00F460E9" w:rsidRDefault="00F460E9" w14:paraId="1CD340CC" w14:textId="4F79A246">
            <w:pPr>
              <w:rPr>
                <w:rFonts w:cs="Arial"/>
                <w:szCs w:val="22"/>
              </w:rPr>
            </w:pPr>
            <w:r>
              <w:rPr>
                <w:rFonts w:cs="Arial"/>
                <w:szCs w:val="22"/>
              </w:rPr>
              <w:t>Structural diagram:</w:t>
            </w:r>
          </w:p>
        </w:tc>
        <w:tc>
          <w:tcPr>
            <w:tcW w:w="4678" w:type="dxa"/>
          </w:tcPr>
          <w:p w:rsidRPr="00827FA0" w:rsidR="00827FA0" w:rsidP="00F460E9" w:rsidRDefault="00827FA0" w14:paraId="6DBBDA69" w14:textId="77777777">
            <w:pPr>
              <w:rPr>
                <w:rFonts w:cs="Arial"/>
                <w:sz w:val="10"/>
                <w:szCs w:val="10"/>
              </w:rPr>
            </w:pPr>
          </w:p>
          <w:p w:rsidR="00E946B2" w:rsidP="00F460E9" w:rsidRDefault="00F460E9" w14:paraId="6F699A7D" w14:textId="7B790B85">
            <w:pPr>
              <w:rPr>
                <w:rFonts w:cs="Arial"/>
                <w:szCs w:val="22"/>
              </w:rPr>
            </w:pPr>
            <w:r>
              <w:rPr>
                <w:rFonts w:cs="Arial"/>
                <w:szCs w:val="22"/>
              </w:rPr>
              <w:t>Structural diagram:</w:t>
            </w:r>
          </w:p>
        </w:tc>
      </w:tr>
      <w:tr w:rsidR="00E946B2" w:rsidTr="00263730" w14:paraId="0D274128" w14:textId="77777777">
        <w:trPr>
          <w:trHeight w:val="1081"/>
        </w:trPr>
        <w:tc>
          <w:tcPr>
            <w:tcW w:w="9356" w:type="dxa"/>
            <w:gridSpan w:val="2"/>
            <w:vAlign w:val="center"/>
          </w:tcPr>
          <w:p w:rsidR="00E946B2" w:rsidP="00DA43EE" w:rsidRDefault="00B10444" w14:paraId="7DC1C172" w14:textId="6799BAE8">
            <w:pPr>
              <w:jc w:val="center"/>
              <w:rPr>
                <w:rFonts w:cs="Arial"/>
                <w:szCs w:val="22"/>
              </w:rPr>
            </w:pPr>
            <w:r>
              <w:rPr>
                <w:rFonts w:cs="Arial"/>
                <w:szCs w:val="22"/>
              </w:rPr>
              <w:t>A</w:t>
            </w:r>
            <w:r w:rsidR="00E946B2">
              <w:rPr>
                <w:rFonts w:cs="Arial"/>
                <w:szCs w:val="22"/>
              </w:rPr>
              <w:t xml:space="preserve"> small amount of MgCO</w:t>
            </w:r>
            <w:r w:rsidR="00E946B2">
              <w:rPr>
                <w:rFonts w:cs="Arial"/>
                <w:szCs w:val="22"/>
                <w:vertAlign w:val="subscript"/>
              </w:rPr>
              <w:t>3</w:t>
            </w:r>
            <w:r w:rsidR="00E946B2">
              <w:rPr>
                <w:rFonts w:cs="Arial"/>
                <w:szCs w:val="22"/>
              </w:rPr>
              <w:t>(s) powder is added</w:t>
            </w:r>
            <w:r w:rsidR="00F460E9">
              <w:rPr>
                <w:rFonts w:cs="Arial"/>
                <w:szCs w:val="22"/>
              </w:rPr>
              <w:t>.</w:t>
            </w:r>
          </w:p>
        </w:tc>
      </w:tr>
      <w:tr w:rsidR="00E946B2" w:rsidTr="00B10444" w14:paraId="4CDA03F9" w14:textId="77777777">
        <w:trPr>
          <w:trHeight w:val="2268"/>
        </w:trPr>
        <w:tc>
          <w:tcPr>
            <w:tcW w:w="4678" w:type="dxa"/>
          </w:tcPr>
          <w:p w:rsidRPr="00827FA0" w:rsidR="00B10444" w:rsidP="00B10444" w:rsidRDefault="00B10444" w14:paraId="49D740BC" w14:textId="77777777">
            <w:pPr>
              <w:rPr>
                <w:rFonts w:cs="Arial"/>
                <w:sz w:val="10"/>
                <w:szCs w:val="10"/>
              </w:rPr>
            </w:pPr>
          </w:p>
          <w:p w:rsidR="00E946B2" w:rsidP="00B10444" w:rsidRDefault="00B10444" w14:paraId="2E6A4FF9" w14:textId="0D727C72">
            <w:pPr>
              <w:rPr>
                <w:rFonts w:cs="Arial"/>
                <w:szCs w:val="22"/>
              </w:rPr>
            </w:pPr>
            <w:r>
              <w:rPr>
                <w:rFonts w:cs="Arial"/>
                <w:szCs w:val="22"/>
              </w:rPr>
              <w:t>Distinguishing observation:</w:t>
            </w:r>
          </w:p>
        </w:tc>
        <w:tc>
          <w:tcPr>
            <w:tcW w:w="4678" w:type="dxa"/>
          </w:tcPr>
          <w:p w:rsidRPr="00827FA0" w:rsidR="00B10444" w:rsidP="00B10444" w:rsidRDefault="00B10444" w14:paraId="32C2AE09" w14:textId="77777777">
            <w:pPr>
              <w:rPr>
                <w:rFonts w:cs="Arial"/>
                <w:sz w:val="10"/>
                <w:szCs w:val="10"/>
              </w:rPr>
            </w:pPr>
          </w:p>
          <w:p w:rsidR="00E946B2" w:rsidP="00B10444" w:rsidRDefault="00B10444" w14:paraId="3F8ADA00" w14:textId="47338884">
            <w:pPr>
              <w:rPr>
                <w:rFonts w:cs="Arial"/>
                <w:szCs w:val="22"/>
              </w:rPr>
            </w:pPr>
            <w:r>
              <w:rPr>
                <w:rFonts w:cs="Arial"/>
                <w:szCs w:val="22"/>
              </w:rPr>
              <w:t>Distinguishing observation:</w:t>
            </w:r>
          </w:p>
        </w:tc>
      </w:tr>
    </w:tbl>
    <w:p w:rsidR="005E58F2" w:rsidP="00513D3A" w:rsidRDefault="005E58F2" w14:paraId="0298AA2E" w14:textId="23A550E5">
      <w:pPr>
        <w:spacing w:line="360" w:lineRule="auto"/>
        <w:rPr>
          <w:rFonts w:cs="Arial"/>
          <w:szCs w:val="22"/>
        </w:rPr>
      </w:pPr>
    </w:p>
    <w:p w:rsidR="00ED5209" w:rsidRDefault="00ED5209" w14:paraId="133AFE51" w14:textId="77777777">
      <w:pPr>
        <w:rPr>
          <w:rFonts w:cs="Arial"/>
          <w:szCs w:val="22"/>
        </w:rPr>
      </w:pPr>
      <w:r>
        <w:rPr>
          <w:rFonts w:cs="Arial"/>
          <w:szCs w:val="22"/>
        </w:rPr>
        <w:br w:type="page"/>
      </w:r>
    </w:p>
    <w:p w:rsidR="00875B67" w:rsidP="00875B67" w:rsidRDefault="005E58F2" w14:paraId="714C560B" w14:textId="77777777">
      <w:pPr>
        <w:spacing w:line="288" w:lineRule="auto"/>
        <w:ind w:left="720" w:hanging="720"/>
        <w:rPr>
          <w:rFonts w:cs="Arial"/>
          <w:szCs w:val="22"/>
        </w:rPr>
      </w:pPr>
      <w:r>
        <w:rPr>
          <w:rFonts w:cs="Arial"/>
          <w:szCs w:val="22"/>
        </w:rPr>
        <w:t>(b)</w:t>
      </w:r>
      <w:r>
        <w:rPr>
          <w:rFonts w:cs="Arial"/>
          <w:szCs w:val="22"/>
        </w:rPr>
        <w:tab/>
      </w:r>
      <w:r w:rsidR="002E1528">
        <w:rPr>
          <w:rFonts w:cs="Arial"/>
          <w:szCs w:val="22"/>
        </w:rPr>
        <w:t>Complete the following table by</w:t>
      </w:r>
      <w:r w:rsidR="00875B67">
        <w:rPr>
          <w:rFonts w:cs="Arial"/>
          <w:szCs w:val="22"/>
        </w:rPr>
        <w:t>;</w:t>
      </w:r>
    </w:p>
    <w:p w:rsidRPr="00875B67" w:rsidR="00875B67" w:rsidP="00875B67" w:rsidRDefault="002E1528" w14:paraId="2537468E" w14:textId="5968E894">
      <w:pPr>
        <w:pStyle w:val="ListParagraph"/>
        <w:numPr>
          <w:ilvl w:val="1"/>
          <w:numId w:val="38"/>
        </w:numPr>
        <w:spacing w:line="288" w:lineRule="auto"/>
        <w:ind w:left="1134"/>
        <w:rPr>
          <w:rFonts w:cs="Arial"/>
          <w:szCs w:val="22"/>
        </w:rPr>
      </w:pPr>
      <w:r w:rsidRPr="00875B67">
        <w:rPr>
          <w:rFonts w:cs="Arial"/>
          <w:szCs w:val="22"/>
        </w:rPr>
        <w:t xml:space="preserve">stating the correct IUPAC name for the organic substances drawn, and </w:t>
      </w:r>
    </w:p>
    <w:p w:rsidRPr="00875B67" w:rsidR="005E58F2" w:rsidP="00875B67" w:rsidRDefault="002E1528" w14:paraId="35C560EE" w14:textId="06E0A755">
      <w:pPr>
        <w:pStyle w:val="ListParagraph"/>
        <w:numPr>
          <w:ilvl w:val="1"/>
          <w:numId w:val="38"/>
        </w:numPr>
        <w:spacing w:line="288" w:lineRule="auto"/>
        <w:ind w:left="1134"/>
        <w:rPr>
          <w:rFonts w:cs="Arial"/>
          <w:szCs w:val="22"/>
        </w:rPr>
      </w:pPr>
      <w:r w:rsidRPr="00875B67">
        <w:rPr>
          <w:rFonts w:cs="Arial"/>
          <w:szCs w:val="22"/>
        </w:rPr>
        <w:t>identifying the chemical</w:t>
      </w:r>
      <w:r w:rsidR="00875B67">
        <w:rPr>
          <w:rFonts w:cs="Arial"/>
          <w:szCs w:val="22"/>
        </w:rPr>
        <w:t>(s)</w:t>
      </w:r>
      <w:r w:rsidRPr="00875B67">
        <w:rPr>
          <w:rFonts w:cs="Arial"/>
          <w:szCs w:val="22"/>
        </w:rPr>
        <w:t xml:space="preserve"> which could be used to produce the distinguishing observations given</w:t>
      </w:r>
      <w:r w:rsidRPr="00875B67" w:rsidR="005E58F2">
        <w:rPr>
          <w:rFonts w:cs="Arial"/>
          <w:szCs w:val="22"/>
        </w:rPr>
        <w:t>.</w:t>
      </w:r>
      <w:r w:rsidRPr="00875B67" w:rsidR="007E5EDE">
        <w:rPr>
          <w:rFonts w:cs="Arial"/>
          <w:szCs w:val="22"/>
        </w:rPr>
        <w:tab/>
      </w:r>
      <w:r w:rsidRPr="00875B67" w:rsidR="007E5EDE">
        <w:rPr>
          <w:rFonts w:cs="Arial"/>
          <w:szCs w:val="22"/>
        </w:rPr>
        <w:tab/>
      </w:r>
      <w:r w:rsidRPr="00875B67" w:rsidR="00E746B2">
        <w:rPr>
          <w:rFonts w:cs="Arial"/>
          <w:szCs w:val="22"/>
        </w:rPr>
        <w:tab/>
      </w:r>
      <w:r w:rsidRPr="00875B67">
        <w:rPr>
          <w:rFonts w:cs="Arial"/>
          <w:szCs w:val="22"/>
        </w:rPr>
        <w:tab/>
      </w:r>
      <w:r w:rsidRPr="00875B67">
        <w:rPr>
          <w:rFonts w:cs="Arial"/>
          <w:szCs w:val="22"/>
        </w:rPr>
        <w:tab/>
      </w:r>
      <w:r w:rsidRPr="00875B67">
        <w:rPr>
          <w:rFonts w:cs="Arial"/>
          <w:szCs w:val="22"/>
        </w:rPr>
        <w:tab/>
      </w:r>
      <w:r w:rsidRPr="00875B67">
        <w:rPr>
          <w:rFonts w:cs="Arial"/>
          <w:szCs w:val="22"/>
        </w:rPr>
        <w:tab/>
      </w:r>
      <w:r w:rsidRPr="00875B67" w:rsidR="005E58F2">
        <w:rPr>
          <w:szCs w:val="22"/>
        </w:rPr>
        <w:tab/>
      </w:r>
      <w:r w:rsidRPr="00875B67" w:rsidR="005E58F2">
        <w:rPr>
          <w:rFonts w:cs="Arial"/>
          <w:szCs w:val="22"/>
        </w:rPr>
        <w:t>(</w:t>
      </w:r>
      <w:r w:rsidRPr="00875B67">
        <w:rPr>
          <w:rFonts w:cs="Arial"/>
          <w:szCs w:val="22"/>
        </w:rPr>
        <w:t>3</w:t>
      </w:r>
      <w:r w:rsidRPr="00875B67" w:rsidR="005E58F2">
        <w:rPr>
          <w:rFonts w:cs="Arial"/>
          <w:szCs w:val="22"/>
        </w:rPr>
        <w:t xml:space="preserve"> marks)</w:t>
      </w:r>
    </w:p>
    <w:p w:rsidR="00F460E9" w:rsidP="00875B67" w:rsidRDefault="00F460E9" w14:paraId="76C5FE89" w14:textId="5D631D27">
      <w:pPr>
        <w:spacing w:line="360" w:lineRule="auto"/>
        <w:rPr>
          <w:rFonts w:cs="Arial"/>
          <w:szCs w:val="22"/>
        </w:rPr>
      </w:pPr>
    </w:p>
    <w:tbl>
      <w:tblPr>
        <w:tblStyle w:val="TableGrid"/>
        <w:tblW w:w="0" w:type="auto"/>
        <w:tblInd w:w="137" w:type="dxa"/>
        <w:tblLook w:val="04A0" w:firstRow="1" w:lastRow="0" w:firstColumn="1" w:lastColumn="0" w:noHBand="0" w:noVBand="1"/>
      </w:tblPr>
      <w:tblGrid>
        <w:gridCol w:w="4678"/>
        <w:gridCol w:w="4678"/>
      </w:tblGrid>
      <w:tr w:rsidR="00F460E9" w:rsidTr="1EB77BD1" w14:paraId="50C26794" w14:textId="77777777">
        <w:trPr>
          <w:trHeight w:val="1620"/>
        </w:trPr>
        <w:tc>
          <w:tcPr>
            <w:tcW w:w="4678" w:type="dxa"/>
            <w:tcMar/>
          </w:tcPr>
          <w:p w:rsidRPr="00827FA0" w:rsidR="00827FA0" w:rsidP="00E54750" w:rsidRDefault="00827FA0" w14:paraId="092DAB3E" w14:textId="77777777">
            <w:pPr>
              <w:rPr>
                <w:rFonts w:cs="Arial"/>
                <w:sz w:val="10"/>
                <w:szCs w:val="10"/>
              </w:rPr>
            </w:pPr>
          </w:p>
          <w:p w:rsidR="00F460E9" w:rsidP="00E54750" w:rsidRDefault="00F460E9" w14:paraId="5D725FE0" w14:textId="3D2680F2">
            <w:pPr>
              <w:rPr>
                <w:rFonts w:cs="Arial"/>
                <w:szCs w:val="22"/>
              </w:rPr>
            </w:pPr>
            <w:r>
              <w:rPr>
                <w:rFonts w:cs="Arial"/>
                <w:szCs w:val="22"/>
              </w:rPr>
              <w:t>IUPAC name:</w:t>
            </w:r>
          </w:p>
          <w:p w:rsidR="00F460E9" w:rsidP="00E54750" w:rsidRDefault="00F460E9" w14:paraId="07D4F4F6" w14:textId="77777777">
            <w:pPr>
              <w:rPr>
                <w:rFonts w:cs="Arial"/>
                <w:szCs w:val="22"/>
              </w:rPr>
            </w:pPr>
          </w:p>
          <w:p w:rsidR="00F460E9" w:rsidP="00E54750" w:rsidRDefault="00F460E9" w14:paraId="0FC63A04" w14:textId="37F6CC67">
            <w:pPr>
              <w:jc w:val="center"/>
              <w:rPr>
                <w:rFonts w:cs="Arial"/>
                <w:szCs w:val="22"/>
              </w:rPr>
            </w:pPr>
          </w:p>
        </w:tc>
        <w:tc>
          <w:tcPr>
            <w:tcW w:w="4678" w:type="dxa"/>
            <w:tcMar/>
          </w:tcPr>
          <w:p w:rsidRPr="00827FA0" w:rsidR="00827FA0" w:rsidP="00E54750" w:rsidRDefault="00827FA0" w14:paraId="399E5ABB" w14:textId="77777777">
            <w:pPr>
              <w:rPr>
                <w:rFonts w:cs="Arial"/>
                <w:sz w:val="10"/>
                <w:szCs w:val="10"/>
              </w:rPr>
            </w:pPr>
          </w:p>
          <w:p w:rsidR="00F460E9" w:rsidP="00E54750" w:rsidRDefault="00F460E9" w14:paraId="42AC6B38" w14:textId="380F2F82">
            <w:pPr>
              <w:rPr>
                <w:rFonts w:cs="Arial"/>
                <w:szCs w:val="22"/>
              </w:rPr>
            </w:pPr>
            <w:r>
              <w:rPr>
                <w:rFonts w:cs="Arial"/>
                <w:szCs w:val="22"/>
              </w:rPr>
              <w:t>IUPAC name:</w:t>
            </w:r>
          </w:p>
          <w:p w:rsidR="00F460E9" w:rsidP="00E54750" w:rsidRDefault="00F460E9" w14:paraId="6B9A0CEC" w14:textId="77777777">
            <w:pPr>
              <w:rPr>
                <w:rFonts w:cs="Arial"/>
                <w:szCs w:val="22"/>
              </w:rPr>
            </w:pPr>
          </w:p>
          <w:p w:rsidR="00F460E9" w:rsidP="00E54750" w:rsidRDefault="00F460E9" w14:paraId="0FEEA1D0" w14:textId="120C7020">
            <w:pPr>
              <w:jc w:val="center"/>
              <w:rPr>
                <w:rFonts w:cs="Arial"/>
                <w:szCs w:val="22"/>
              </w:rPr>
            </w:pPr>
          </w:p>
        </w:tc>
      </w:tr>
      <w:tr w:rsidR="00F460E9" w:rsidTr="1EB77BD1" w14:paraId="12071706" w14:textId="77777777">
        <w:trPr>
          <w:trHeight w:val="2534"/>
        </w:trPr>
        <w:tc>
          <w:tcPr>
            <w:tcW w:w="4678" w:type="dxa"/>
            <w:tcMar/>
          </w:tcPr>
          <w:p w:rsidR="00827FA0" w:rsidP="00E54750" w:rsidRDefault="00827FA0" w14:paraId="399E75BB" w14:textId="14D7123C">
            <w:pPr>
              <w:rPr>
                <w:rFonts w:cs="Arial"/>
                <w:sz w:val="10"/>
                <w:szCs w:val="10"/>
              </w:rPr>
            </w:pPr>
          </w:p>
          <w:p w:rsidRPr="00827FA0" w:rsidR="00827FA0" w:rsidP="00E54750" w:rsidRDefault="00827FA0" w14:paraId="19E339A0" w14:textId="77777777">
            <w:pPr>
              <w:rPr>
                <w:rFonts w:cs="Arial"/>
                <w:sz w:val="10"/>
                <w:szCs w:val="10"/>
              </w:rPr>
            </w:pPr>
          </w:p>
          <w:p w:rsidR="00F460E9" w:rsidP="00E54750" w:rsidRDefault="00F460E9" w14:paraId="1F377AEB" w14:textId="15500362">
            <w:pPr>
              <w:rPr>
                <w:rFonts w:cs="Arial"/>
                <w:szCs w:val="22"/>
              </w:rPr>
            </w:pPr>
            <w:r>
              <w:rPr>
                <w:rFonts w:cs="Arial"/>
                <w:szCs w:val="22"/>
              </w:rPr>
              <w:t>Structural diagram:</w:t>
            </w:r>
          </w:p>
          <w:p w:rsidR="00F460E9" w:rsidP="00E54750" w:rsidRDefault="00F460E9" w14:paraId="183108A4" w14:textId="77777777">
            <w:pPr>
              <w:rPr>
                <w:rFonts w:cs="Arial"/>
                <w:szCs w:val="22"/>
              </w:rPr>
            </w:pPr>
          </w:p>
          <w:p w:rsidR="00F460E9" w:rsidP="1EB77BD1" w:rsidRDefault="00F460E9" w14:paraId="5E5AC397" w14:textId="77777777">
            <w:pPr>
              <w:jc w:val="center"/>
              <w:rPr>
                <w:rFonts w:cs="Arial"/>
              </w:rPr>
            </w:pPr>
            <w:r w:rsidRPr="00E946B2">
              <w:rPr>
                <w:rFonts w:cs="Arial"/>
                <w:noProof/>
                <w:szCs w:val="22"/>
              </w:rPr>
              <w:drawing>
                <wp:inline distT="0" distB="0" distL="0" distR="0" wp14:anchorId="2C709C65" wp14:editId="13E3812A">
                  <wp:extent cx="2226669" cy="1740299"/>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48808" cy="1757602"/>
                          </a:xfrm>
                          <a:prstGeom prst="rect">
                            <a:avLst/>
                          </a:prstGeom>
                        </pic:spPr>
                      </pic:pic>
                    </a:graphicData>
                  </a:graphic>
                </wp:inline>
              </w:drawing>
            </w:r>
          </w:p>
          <w:p w:rsidR="00F460E9" w:rsidP="00F460E9" w:rsidRDefault="00F460E9" w14:paraId="4D0C6963" w14:textId="7CBF9F9A">
            <w:pPr>
              <w:jc w:val="center"/>
              <w:rPr>
                <w:rFonts w:cs="Arial"/>
                <w:szCs w:val="22"/>
              </w:rPr>
            </w:pPr>
          </w:p>
        </w:tc>
        <w:tc>
          <w:tcPr>
            <w:tcW w:w="4678" w:type="dxa"/>
            <w:tcMar/>
          </w:tcPr>
          <w:p w:rsidRPr="00827FA0" w:rsidR="00827FA0" w:rsidP="00E54750" w:rsidRDefault="00827FA0" w14:paraId="105B2CEC" w14:textId="77777777">
            <w:pPr>
              <w:rPr>
                <w:rFonts w:cs="Arial"/>
                <w:sz w:val="10"/>
                <w:szCs w:val="10"/>
              </w:rPr>
            </w:pPr>
          </w:p>
          <w:p w:rsidR="00F460E9" w:rsidP="00E54750" w:rsidRDefault="00F460E9" w14:paraId="210F8EFF" w14:textId="0F176A71">
            <w:pPr>
              <w:rPr>
                <w:rFonts w:cs="Arial"/>
                <w:szCs w:val="22"/>
              </w:rPr>
            </w:pPr>
            <w:r>
              <w:rPr>
                <w:rFonts w:cs="Arial"/>
                <w:szCs w:val="22"/>
              </w:rPr>
              <w:t>Structural diagram:</w:t>
            </w:r>
          </w:p>
          <w:p w:rsidR="00F460E9" w:rsidP="00E54750" w:rsidRDefault="00F460E9" w14:paraId="6F38E01E" w14:textId="5B0E6061">
            <w:pPr>
              <w:rPr>
                <w:rFonts w:cs="Arial"/>
                <w:szCs w:val="22"/>
              </w:rPr>
            </w:pPr>
          </w:p>
          <w:p w:rsidR="00F460E9" w:rsidP="00E54750" w:rsidRDefault="00F460E9" w14:paraId="519451FD" w14:textId="421A2E34">
            <w:pPr>
              <w:rPr>
                <w:rFonts w:cs="Arial"/>
                <w:szCs w:val="22"/>
              </w:rPr>
            </w:pPr>
          </w:p>
          <w:p w:rsidR="00F460E9" w:rsidP="00E54750" w:rsidRDefault="00F460E9" w14:paraId="54E38875" w14:textId="77777777">
            <w:pPr>
              <w:rPr>
                <w:rFonts w:cs="Arial"/>
                <w:szCs w:val="22"/>
              </w:rPr>
            </w:pPr>
          </w:p>
          <w:p w:rsidR="00F460E9" w:rsidP="1EB77BD1" w:rsidRDefault="00F460E9" w14:paraId="7033E5E3" w14:textId="73FAD01D">
            <w:pPr>
              <w:jc w:val="center"/>
              <w:rPr>
                <w:rFonts w:cs="Arial"/>
              </w:rPr>
            </w:pPr>
            <w:r w:rsidRPr="00E946B2">
              <w:rPr>
                <w:rFonts w:cs="Arial"/>
                <w:noProof/>
                <w:szCs w:val="22"/>
              </w:rPr>
              <w:drawing>
                <wp:inline distT="0" distB="0" distL="0" distR="0" wp14:anchorId="780ED40E" wp14:editId="19DEEC85">
                  <wp:extent cx="2235838" cy="900440"/>
                  <wp:effectExtent l="0" t="0" r="0" b="127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8872" cy="905689"/>
                          </a:xfrm>
                          <a:prstGeom prst="rect">
                            <a:avLst/>
                          </a:prstGeom>
                        </pic:spPr>
                      </pic:pic>
                    </a:graphicData>
                  </a:graphic>
                </wp:inline>
              </w:drawing>
            </w:r>
          </w:p>
        </w:tc>
      </w:tr>
      <w:tr w:rsidR="00F460E9" w:rsidTr="1EB77BD1" w14:paraId="0338819A" w14:textId="77777777">
        <w:trPr>
          <w:trHeight w:val="665"/>
        </w:trPr>
        <w:tc>
          <w:tcPr>
            <w:tcW w:w="9356" w:type="dxa"/>
            <w:gridSpan w:val="2"/>
            <w:tcMar/>
            <w:vAlign w:val="center"/>
          </w:tcPr>
          <w:p w:rsidR="00F460E9" w:rsidP="00F460E9" w:rsidRDefault="00F460E9" w14:paraId="180F8113" w14:textId="77777777">
            <w:pPr>
              <w:jc w:val="center"/>
              <w:rPr>
                <w:rFonts w:cs="Arial"/>
                <w:szCs w:val="22"/>
              </w:rPr>
            </w:pPr>
          </w:p>
          <w:p w:rsidR="00F460E9" w:rsidP="00F460E9" w:rsidRDefault="00B10444" w14:paraId="1771B663" w14:textId="0692CE12">
            <w:pPr>
              <w:jc w:val="center"/>
              <w:rPr>
                <w:rFonts w:cs="Arial"/>
                <w:szCs w:val="22"/>
              </w:rPr>
            </w:pPr>
            <w:r>
              <w:rPr>
                <w:rFonts w:cs="Arial"/>
                <w:szCs w:val="22"/>
              </w:rPr>
              <w:t>A</w:t>
            </w:r>
            <w:r w:rsidR="00F460E9">
              <w:rPr>
                <w:rFonts w:cs="Arial"/>
                <w:szCs w:val="22"/>
              </w:rPr>
              <w:t xml:space="preserve"> few drops of</w:t>
            </w:r>
          </w:p>
          <w:p w:rsidR="00F460E9" w:rsidP="00875B67" w:rsidRDefault="00F460E9" w14:paraId="006EA0B4" w14:textId="77777777">
            <w:pPr>
              <w:spacing w:line="360" w:lineRule="auto"/>
              <w:jc w:val="center"/>
              <w:rPr>
                <w:rFonts w:cs="Arial"/>
                <w:szCs w:val="22"/>
              </w:rPr>
            </w:pPr>
          </w:p>
          <w:p w:rsidR="00F460E9" w:rsidP="00F460E9" w:rsidRDefault="00F460E9" w14:paraId="7075A20F" w14:textId="1AD8CC00">
            <w:pPr>
              <w:jc w:val="center"/>
              <w:rPr>
                <w:rFonts w:cs="Arial"/>
                <w:szCs w:val="22"/>
              </w:rPr>
            </w:pPr>
            <w:r>
              <w:rPr>
                <w:rFonts w:cs="Arial"/>
                <w:szCs w:val="22"/>
              </w:rPr>
              <w:t>_____________________________________________________________</w:t>
            </w:r>
          </w:p>
          <w:p w:rsidR="00F460E9" w:rsidP="00F460E9" w:rsidRDefault="00F460E9" w14:paraId="6BD6FDDA" w14:textId="77777777">
            <w:pPr>
              <w:jc w:val="center"/>
              <w:rPr>
                <w:rFonts w:cs="Arial"/>
                <w:szCs w:val="22"/>
              </w:rPr>
            </w:pPr>
          </w:p>
          <w:p w:rsidR="00F460E9" w:rsidP="00F460E9" w:rsidRDefault="00F460E9" w14:paraId="660EDF64" w14:textId="6B0CB91D">
            <w:pPr>
              <w:jc w:val="center"/>
              <w:rPr>
                <w:rFonts w:cs="Arial"/>
                <w:szCs w:val="22"/>
              </w:rPr>
            </w:pPr>
            <w:r>
              <w:rPr>
                <w:rFonts w:cs="Arial"/>
                <w:szCs w:val="22"/>
              </w:rPr>
              <w:t>is added and warmed.</w:t>
            </w:r>
          </w:p>
          <w:p w:rsidR="00F460E9" w:rsidP="00F460E9" w:rsidRDefault="00F460E9" w14:paraId="350B07D7" w14:textId="3F777D4E">
            <w:pPr>
              <w:jc w:val="center"/>
              <w:rPr>
                <w:rFonts w:cs="Arial"/>
                <w:szCs w:val="22"/>
              </w:rPr>
            </w:pPr>
          </w:p>
        </w:tc>
      </w:tr>
      <w:tr w:rsidR="00F460E9" w:rsidTr="1EB77BD1" w14:paraId="208D1952" w14:textId="77777777">
        <w:trPr>
          <w:trHeight w:val="1282"/>
        </w:trPr>
        <w:tc>
          <w:tcPr>
            <w:tcW w:w="4678" w:type="dxa"/>
            <w:tcMar/>
          </w:tcPr>
          <w:p w:rsidRPr="00827FA0" w:rsidR="00B10444" w:rsidP="00B10444" w:rsidRDefault="00B10444" w14:paraId="442FF107" w14:textId="77777777">
            <w:pPr>
              <w:rPr>
                <w:rFonts w:cs="Arial"/>
                <w:sz w:val="10"/>
                <w:szCs w:val="10"/>
              </w:rPr>
            </w:pPr>
          </w:p>
          <w:p w:rsidR="00B10444" w:rsidP="00B10444" w:rsidRDefault="00B10444" w14:paraId="16FB59FE" w14:textId="3C6A4D72">
            <w:pPr>
              <w:rPr>
                <w:rFonts w:cs="Arial"/>
                <w:szCs w:val="22"/>
              </w:rPr>
            </w:pPr>
            <w:r>
              <w:rPr>
                <w:rFonts w:cs="Arial"/>
                <w:szCs w:val="22"/>
              </w:rPr>
              <w:t>Distinguishing observation:</w:t>
            </w:r>
          </w:p>
          <w:p w:rsidR="00B10444" w:rsidP="00B10444" w:rsidRDefault="00B10444" w14:paraId="5529F357" w14:textId="77777777">
            <w:pPr>
              <w:rPr>
                <w:rFonts w:cs="Arial"/>
                <w:szCs w:val="22"/>
              </w:rPr>
            </w:pPr>
          </w:p>
          <w:p w:rsidR="00F460E9" w:rsidP="00B10444" w:rsidRDefault="00F460E9" w14:paraId="29D090CB" w14:textId="4106AFA3">
            <w:pPr>
              <w:jc w:val="center"/>
              <w:rPr>
                <w:rFonts w:cs="Arial"/>
                <w:szCs w:val="22"/>
              </w:rPr>
            </w:pPr>
            <w:r>
              <w:rPr>
                <w:rFonts w:cs="Arial"/>
                <w:szCs w:val="22"/>
              </w:rPr>
              <w:t xml:space="preserve">Final </w:t>
            </w:r>
            <w:r w:rsidR="002A015A">
              <w:rPr>
                <w:rFonts w:cs="Arial"/>
                <w:szCs w:val="22"/>
              </w:rPr>
              <w:t xml:space="preserve">colour of </w:t>
            </w:r>
            <w:r>
              <w:rPr>
                <w:rFonts w:cs="Arial"/>
                <w:szCs w:val="22"/>
              </w:rPr>
              <w:t>solution remains orange.</w:t>
            </w:r>
          </w:p>
        </w:tc>
        <w:tc>
          <w:tcPr>
            <w:tcW w:w="4678" w:type="dxa"/>
            <w:tcMar/>
          </w:tcPr>
          <w:p w:rsidRPr="00827FA0" w:rsidR="00B10444" w:rsidP="00B10444" w:rsidRDefault="00B10444" w14:paraId="45694425" w14:textId="77777777">
            <w:pPr>
              <w:rPr>
                <w:rFonts w:cs="Arial"/>
                <w:sz w:val="10"/>
                <w:szCs w:val="10"/>
              </w:rPr>
            </w:pPr>
          </w:p>
          <w:p w:rsidR="00B10444" w:rsidP="00B10444" w:rsidRDefault="00B10444" w14:paraId="19999561" w14:textId="1F4EFFA7">
            <w:pPr>
              <w:rPr>
                <w:rFonts w:cs="Arial"/>
                <w:szCs w:val="22"/>
              </w:rPr>
            </w:pPr>
            <w:r>
              <w:rPr>
                <w:rFonts w:cs="Arial"/>
                <w:szCs w:val="22"/>
              </w:rPr>
              <w:t>Distinguishing observation:</w:t>
            </w:r>
          </w:p>
          <w:p w:rsidR="00B10444" w:rsidP="00B10444" w:rsidRDefault="00B10444" w14:paraId="27639D74" w14:textId="77777777">
            <w:pPr>
              <w:rPr>
                <w:rFonts w:cs="Arial"/>
                <w:szCs w:val="22"/>
              </w:rPr>
            </w:pPr>
          </w:p>
          <w:p w:rsidR="00F460E9" w:rsidP="00B10444" w:rsidRDefault="00F460E9" w14:paraId="414F76CB" w14:textId="34046356">
            <w:pPr>
              <w:jc w:val="center"/>
              <w:rPr>
                <w:rFonts w:cs="Arial"/>
                <w:szCs w:val="22"/>
              </w:rPr>
            </w:pPr>
            <w:r>
              <w:rPr>
                <w:rFonts w:cs="Arial"/>
                <w:szCs w:val="22"/>
              </w:rPr>
              <w:t>Orange solution becomes deep green.</w:t>
            </w:r>
          </w:p>
        </w:tc>
      </w:tr>
    </w:tbl>
    <w:p w:rsidR="00F460E9" w:rsidP="005E58F2" w:rsidRDefault="00F460E9" w14:paraId="3E625562" w14:textId="77777777">
      <w:pPr>
        <w:rPr>
          <w:rFonts w:cs="Arial"/>
          <w:szCs w:val="22"/>
        </w:rPr>
      </w:pPr>
    </w:p>
    <w:p w:rsidR="00F460E9" w:rsidP="005E58F2" w:rsidRDefault="00F460E9" w14:paraId="608159E9" w14:textId="77777777">
      <w:pPr>
        <w:rPr>
          <w:rFonts w:cs="Arial"/>
          <w:szCs w:val="22"/>
        </w:rPr>
      </w:pPr>
    </w:p>
    <w:p w:rsidRPr="005343D7" w:rsidR="005F3E27" w:rsidRDefault="005F3E27" w14:paraId="39FA29FB" w14:textId="4D6EF3B8">
      <w:pPr>
        <w:rPr>
          <w:rFonts w:cs="Arial"/>
          <w:szCs w:val="22"/>
        </w:rPr>
      </w:pPr>
      <w:r>
        <w:rPr>
          <w:rFonts w:cs="Arial"/>
          <w:b/>
          <w:szCs w:val="22"/>
        </w:rPr>
        <w:br w:type="page"/>
      </w:r>
    </w:p>
    <w:p w:rsidRPr="00CC51C3" w:rsidR="005E58F2" w:rsidP="002953F2" w:rsidRDefault="005E58F2" w14:paraId="06374A44" w14:textId="69DA0314">
      <w:pPr>
        <w:rPr>
          <w:rFonts w:cs="Arial"/>
          <w:szCs w:val="22"/>
        </w:rPr>
      </w:pPr>
      <w:r>
        <w:rPr>
          <w:rFonts w:cs="Arial"/>
          <w:b/>
          <w:szCs w:val="22"/>
        </w:rPr>
        <w:t>Question 3</w:t>
      </w:r>
      <w:r w:rsidR="002114FD">
        <w:rPr>
          <w:rFonts w:cs="Arial"/>
          <w:b/>
          <w:szCs w:val="22"/>
        </w:rPr>
        <w:t>0</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w:t>
      </w:r>
      <w:r w:rsidR="009B0CCB">
        <w:rPr>
          <w:rFonts w:cs="Arial"/>
          <w:b/>
          <w:szCs w:val="22"/>
        </w:rPr>
        <w:t>8</w:t>
      </w:r>
      <w:r w:rsidRPr="009F0C4F">
        <w:rPr>
          <w:rFonts w:cs="Arial"/>
          <w:b/>
          <w:szCs w:val="22"/>
        </w:rPr>
        <w:t xml:space="preserve"> marks)</w:t>
      </w:r>
    </w:p>
    <w:p w:rsidR="005E58F2" w:rsidP="002953F2" w:rsidRDefault="005E58F2" w14:paraId="1228C7AE" w14:textId="77777777">
      <w:pPr>
        <w:rPr>
          <w:rFonts w:cs="Arial"/>
          <w:szCs w:val="22"/>
        </w:rPr>
      </w:pPr>
    </w:p>
    <w:p w:rsidR="009B0CCB" w:rsidP="009B0CCB" w:rsidRDefault="00DD050F" w14:paraId="152B3B17" w14:textId="6D93EB45">
      <w:pPr>
        <w:rPr>
          <w:rFonts w:cs="Arial"/>
          <w:szCs w:val="22"/>
        </w:rPr>
      </w:pPr>
      <w:r>
        <w:rPr>
          <w:rFonts w:cs="Arial"/>
          <w:szCs w:val="22"/>
        </w:rPr>
        <w:t xml:space="preserve">The </w:t>
      </w:r>
      <w:r w:rsidR="009B0CCB">
        <w:rPr>
          <w:rFonts w:cs="Arial"/>
          <w:szCs w:val="22"/>
        </w:rPr>
        <w:t>zinc-cerium battery is a type of ‘redox flow battery’</w:t>
      </w:r>
      <w:r w:rsidR="002953F2">
        <w:rPr>
          <w:rFonts w:cs="Arial"/>
          <w:szCs w:val="22"/>
        </w:rPr>
        <w:t>.</w:t>
      </w:r>
      <w:r w:rsidR="009B0CCB">
        <w:rPr>
          <w:rFonts w:cs="Arial"/>
          <w:szCs w:val="22"/>
        </w:rPr>
        <w:t xml:space="preserve"> These batteries are so named, because in each half-cell the electrolyte is continually circulated.</w:t>
      </w:r>
    </w:p>
    <w:p w:rsidR="009B0CCB" w:rsidP="009B0CCB" w:rsidRDefault="009B0CCB" w14:paraId="63F18215" w14:textId="699730B4">
      <w:pPr>
        <w:rPr>
          <w:rFonts w:cs="Arial"/>
          <w:szCs w:val="22"/>
        </w:rPr>
      </w:pPr>
    </w:p>
    <w:p w:rsidR="009B0CCB" w:rsidP="009B0CCB" w:rsidRDefault="009B0CCB" w14:paraId="122EC8A5" w14:textId="786A96FD">
      <w:pPr>
        <w:rPr>
          <w:rFonts w:cs="Arial"/>
          <w:szCs w:val="22"/>
        </w:rPr>
      </w:pPr>
      <w:r>
        <w:rPr>
          <w:rFonts w:cs="Arial"/>
          <w:szCs w:val="22"/>
        </w:rPr>
        <w:t xml:space="preserve">An electrolyte containing zinc ions circulates in one half-cell, whilst an electrolyte containing cerium ions circulates in the other. Both electrolytes are acidified using </w:t>
      </w:r>
      <w:proofErr w:type="spellStart"/>
      <w:r>
        <w:rPr>
          <w:rFonts w:cs="Arial"/>
          <w:szCs w:val="22"/>
        </w:rPr>
        <w:t>methanesulfonic</w:t>
      </w:r>
      <w:proofErr w:type="spellEnd"/>
      <w:r>
        <w:rPr>
          <w:rFonts w:cs="Arial"/>
          <w:szCs w:val="22"/>
        </w:rPr>
        <w:t xml:space="preserve"> acid, and a cation exchange membrane ensure the electrolytes do not mix.</w:t>
      </w:r>
    </w:p>
    <w:p w:rsidR="009B0CCB" w:rsidP="009B0CCB" w:rsidRDefault="009B0CCB" w14:paraId="0DE79FD0" w14:textId="16A74AC0">
      <w:pPr>
        <w:rPr>
          <w:rFonts w:cs="Arial"/>
          <w:szCs w:val="22"/>
        </w:rPr>
      </w:pPr>
    </w:p>
    <w:p w:rsidRPr="002953F2" w:rsidR="005E58F2" w:rsidP="009B0CCB" w:rsidRDefault="009B0CCB" w14:paraId="418121CC" w14:textId="7CB91431">
      <w:pPr>
        <w:rPr>
          <w:rFonts w:cs="Arial"/>
          <w:szCs w:val="22"/>
        </w:rPr>
      </w:pPr>
      <w:r>
        <w:rPr>
          <w:rFonts w:cs="Arial"/>
          <w:szCs w:val="22"/>
        </w:rPr>
        <w:t>Zinc-cerium batteries are rechargeable, since the half-cell reactions can be reversed.</w:t>
      </w:r>
    </w:p>
    <w:p w:rsidR="005E58F2" w:rsidP="002953F2" w:rsidRDefault="005E58F2" w14:paraId="11FA62CF" w14:textId="4BB8C290">
      <w:pPr>
        <w:rPr>
          <w:rFonts w:cs="Arial"/>
          <w:szCs w:val="22"/>
        </w:rPr>
      </w:pPr>
    </w:p>
    <w:p w:rsidR="002953F2" w:rsidP="002953F2" w:rsidRDefault="009B0CCB" w14:paraId="42E5E93F" w14:textId="27F38981">
      <w:pPr>
        <w:rPr>
          <w:rFonts w:cs="Arial"/>
          <w:szCs w:val="22"/>
        </w:rPr>
      </w:pPr>
      <w:r>
        <w:rPr>
          <w:rFonts w:cs="Arial"/>
          <w:szCs w:val="22"/>
        </w:rPr>
        <w:t>A diagram of the zinc-cerium battery is shown below, as well as the relevant half-equations and standard reduction potential data.</w:t>
      </w:r>
    </w:p>
    <w:p w:rsidR="00F9570E" w:rsidP="002953F2" w:rsidRDefault="00F9570E" w14:paraId="44EECED6" w14:textId="77777777">
      <w:pPr>
        <w:rPr>
          <w:rFonts w:cs="Arial"/>
          <w:szCs w:val="22"/>
        </w:rPr>
      </w:pPr>
    </w:p>
    <w:p w:rsidR="002953F2" w:rsidP="002953F2" w:rsidRDefault="002953F2" w14:paraId="58E98538" w14:textId="33DE9A31">
      <w:pPr>
        <w:rPr>
          <w:rFonts w:cs="Arial"/>
          <w:szCs w:val="22"/>
        </w:rPr>
      </w:pPr>
    </w:p>
    <w:p w:rsidR="009B0CCB" w:rsidP="00F9570E" w:rsidRDefault="00F9570E" w14:paraId="1CF97360" w14:textId="7DCE0BBC">
      <w:pPr>
        <w:jc w:val="center"/>
        <w:rPr>
          <w:rFonts w:cs="Arial"/>
          <w:szCs w:val="22"/>
        </w:rPr>
      </w:pPr>
      <w:r>
        <w:rPr>
          <w:rFonts w:cs="Arial"/>
          <w:noProof/>
          <w:szCs w:val="22"/>
        </w:rPr>
        <mc:AlternateContent>
          <mc:Choice Requires="wpg">
            <w:drawing>
              <wp:inline distT="0" distB="0" distL="0" distR="0" wp14:anchorId="5263CEA0" wp14:editId="18247001">
                <wp:extent cx="5583553" cy="5052573"/>
                <wp:effectExtent l="12700" t="12700" r="17780" b="0"/>
                <wp:docPr id="720" name="Group 720"/>
                <wp:cNvGraphicFramePr/>
                <a:graphic xmlns:a="http://schemas.openxmlformats.org/drawingml/2006/main">
                  <a:graphicData uri="http://schemas.microsoft.com/office/word/2010/wordprocessingGroup">
                    <wpg:wgp>
                      <wpg:cNvGrpSpPr/>
                      <wpg:grpSpPr>
                        <a:xfrm>
                          <a:off x="0" y="0"/>
                          <a:ext cx="5583553" cy="5052573"/>
                          <a:chOff x="0" y="0"/>
                          <a:chExt cx="5583553" cy="5052573"/>
                        </a:xfrm>
                      </wpg:grpSpPr>
                      <wpg:grpSp>
                        <wpg:cNvPr id="669" name="Group 669"/>
                        <wpg:cNvGrpSpPr/>
                        <wpg:grpSpPr>
                          <a:xfrm>
                            <a:off x="2022780" y="1553227"/>
                            <a:ext cx="1530634" cy="2149311"/>
                            <a:chOff x="0" y="0"/>
                            <a:chExt cx="1530634" cy="2149311"/>
                          </a:xfrm>
                        </wpg:grpSpPr>
                        <wps:wsp>
                          <wps:cNvPr id="4" name="Rectangle 4"/>
                          <wps:cNvSpPr/>
                          <wps:spPr>
                            <a:xfrm>
                              <a:off x="721151" y="1440"/>
                              <a:ext cx="79131" cy="2145324"/>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0" y="4713"/>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488663" y="0"/>
                              <a:ext cx="56651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V="1">
                              <a:off x="1247612" y="0"/>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a:off x="0" y="2149311"/>
                              <a:ext cx="285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3" name="Straight Connector 663"/>
                          <wps:cNvCnPr/>
                          <wps:spPr>
                            <a:xfrm>
                              <a:off x="483951" y="2144128"/>
                              <a:ext cx="57122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4" name="Straight Connector 664"/>
                          <wps:cNvCnPr/>
                          <wps:spPr>
                            <a:xfrm flipV="1">
                              <a:off x="1247612" y="2144598"/>
                              <a:ext cx="283022" cy="10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68" name="Group 668"/>
                        <wpg:cNvGrpSpPr/>
                        <wpg:grpSpPr>
                          <a:xfrm>
                            <a:off x="0" y="807928"/>
                            <a:ext cx="2520939" cy="3729576"/>
                            <a:chOff x="0" y="0"/>
                            <a:chExt cx="2520939" cy="3729576"/>
                          </a:xfrm>
                        </wpg:grpSpPr>
                        <wps:wsp>
                          <wps:cNvPr id="85" name="Straight Connector 85"/>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rot="16200000">
                              <a:off x="2025594" y="480409"/>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2" name="Straight Connector 212"/>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0" name="Straight Connector 660"/>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67" name="Group 667"/>
                          <wpg:cNvGrpSpPr/>
                          <wpg:grpSpPr>
                            <a:xfrm>
                              <a:off x="992040" y="3346036"/>
                              <a:ext cx="485480" cy="383540"/>
                              <a:chOff x="0" y="0"/>
                              <a:chExt cx="485480" cy="383540"/>
                            </a:xfrm>
                          </wpg:grpSpPr>
                          <wps:wsp>
                            <wps:cNvPr id="665" name="Oval 665"/>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Rectangle 666"/>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70" name="Group 670"/>
                        <wpg:cNvGrpSpPr/>
                        <wpg:grpSpPr>
                          <a:xfrm flipH="1">
                            <a:off x="3062614" y="807928"/>
                            <a:ext cx="2520939" cy="3729576"/>
                            <a:chOff x="0" y="0"/>
                            <a:chExt cx="2520939" cy="3729576"/>
                          </a:xfrm>
                        </wpg:grpSpPr>
                        <wps:wsp>
                          <wps:cNvPr id="671" name="Straight Connector 671"/>
                          <wps:cNvCnPr/>
                          <wps:spPr>
                            <a:xfrm rot="16200000">
                              <a:off x="2133600" y="377116"/>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Straight Connector 672"/>
                          <wps:cNvCnPr/>
                          <wps:spPr>
                            <a:xfrm flipH="1" flipV="1">
                              <a:off x="2303014" y="203085"/>
                              <a:ext cx="0" cy="54307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Straight Connector 673"/>
                          <wps:cNvCnPr/>
                          <wps:spPr>
                            <a:xfrm>
                              <a:off x="652675" y="206910"/>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Straight Connector 674"/>
                          <wps:cNvCnPr/>
                          <wps:spPr>
                            <a:xfrm>
                              <a:off x="431145" y="894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5" name="Straight Connector 675"/>
                          <wps:cNvCnPr/>
                          <wps:spPr>
                            <a:xfrm rot="16200000">
                              <a:off x="-10998" y="447817"/>
                              <a:ext cx="89563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6" name="Straight Connector 676"/>
                          <wps:cNvCnPr/>
                          <wps:spPr>
                            <a:xfrm rot="16200000">
                              <a:off x="307157" y="553868"/>
                              <a:ext cx="696523"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Straight Connector 677"/>
                          <wps:cNvCnPr/>
                          <wps:spPr>
                            <a:xfrm>
                              <a:off x="2225" y="895067"/>
                              <a:ext cx="43561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Straight Connector 678"/>
                          <wps:cNvCnPr/>
                          <wps:spPr>
                            <a:xfrm>
                              <a:off x="657388" y="895067"/>
                              <a:ext cx="4038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9" name="Straight Connector 679"/>
                          <wps:cNvCnPr/>
                          <wps:spPr>
                            <a:xfrm rot="16200000">
                              <a:off x="45059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0" name="Straight Connector 680"/>
                          <wps:cNvCnPr/>
                          <wps:spPr>
                            <a:xfrm rot="16200000">
                              <a:off x="-609918" y="1494510"/>
                              <a:ext cx="121983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Straight Connector 681"/>
                          <wps:cNvCnPr/>
                          <wps:spPr>
                            <a:xfrm>
                              <a:off x="2225" y="2101698"/>
                              <a:ext cx="4305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2" name="Straight Connector 682"/>
                          <wps:cNvCnPr/>
                          <wps:spPr>
                            <a:xfrm>
                              <a:off x="652675" y="2101698"/>
                              <a:ext cx="4089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3" name="Straight Connector 683"/>
                          <wps:cNvCnPr/>
                          <wps:spPr>
                            <a:xfrm rot="5400000" flipV="1">
                              <a:off x="2030307" y="3163775"/>
                              <a:ext cx="554732"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4" name="Straight Connector 684"/>
                          <wps:cNvCnPr/>
                          <wps:spPr>
                            <a:xfrm rot="5400000" flipV="1">
                              <a:off x="2140218" y="3269777"/>
                              <a:ext cx="74476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5" name="Straight Connector 685"/>
                          <wps:cNvCnPr/>
                          <wps:spPr>
                            <a:xfrm flipV="1">
                              <a:off x="435858" y="3638267"/>
                              <a:ext cx="208508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6" name="Straight Connector 686"/>
                          <wps:cNvCnPr/>
                          <wps:spPr>
                            <a:xfrm flipV="1">
                              <a:off x="652675" y="3440304"/>
                              <a:ext cx="16596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7" name="Straight Connector 687"/>
                          <wps:cNvCnPr/>
                          <wps:spPr>
                            <a:xfrm rot="5400000" flipV="1">
                              <a:off x="-5785" y="2774101"/>
                              <a:ext cx="1333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8" name="Straight Connector 688"/>
                          <wps:cNvCnPr/>
                          <wps:spPr>
                            <a:xfrm rot="5400000" flipV="1">
                              <a:off x="-335503" y="2871225"/>
                              <a:ext cx="154851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89" name="Group 689"/>
                          <wpg:cNvGrpSpPr/>
                          <wpg:grpSpPr>
                            <a:xfrm>
                              <a:off x="992040" y="3346036"/>
                              <a:ext cx="485480" cy="383540"/>
                              <a:chOff x="0" y="0"/>
                              <a:chExt cx="485480" cy="383540"/>
                            </a:xfrm>
                          </wpg:grpSpPr>
                          <wps:wsp>
                            <wps:cNvPr id="690" name="Oval 690"/>
                            <wps:cNvSpPr/>
                            <wps:spPr>
                              <a:xfrm>
                                <a:off x="69261" y="0"/>
                                <a:ext cx="383540" cy="3835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Rectangle 691"/>
                            <wps:cNvSpPr/>
                            <wps:spPr>
                              <a:xfrm>
                                <a:off x="0" y="109848"/>
                                <a:ext cx="485480" cy="16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19" name="Group 719"/>
                        <wpg:cNvGrpSpPr/>
                        <wpg:grpSpPr>
                          <a:xfrm>
                            <a:off x="100035" y="0"/>
                            <a:ext cx="5375101" cy="5052573"/>
                            <a:chOff x="0" y="0"/>
                            <a:chExt cx="5375101" cy="5052573"/>
                          </a:xfrm>
                        </wpg:grpSpPr>
                        <wpg:grpSp>
                          <wpg:cNvPr id="718" name="Group 718"/>
                          <wpg:cNvGrpSpPr/>
                          <wpg:grpSpPr>
                            <a:xfrm>
                              <a:off x="0" y="770176"/>
                              <a:ext cx="5375101" cy="4282397"/>
                              <a:chOff x="0" y="0"/>
                              <a:chExt cx="5375101" cy="4282397"/>
                            </a:xfrm>
                          </wpg:grpSpPr>
                          <wps:wsp>
                            <wps:cNvPr id="26" name="Rectangle 26"/>
                            <wps:cNvSpPr/>
                            <wps:spPr>
                              <a:xfrm>
                                <a:off x="1847589" y="782877"/>
                                <a:ext cx="78740" cy="2145030"/>
                              </a:xfrm>
                              <a:prstGeom prst="rect">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Rectangle 486"/>
                            <wps:cNvSpPr/>
                            <wps:spPr>
                              <a:xfrm>
                                <a:off x="1490597" y="632565"/>
                                <a:ext cx="351155" cy="244348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Rectangle 509"/>
                            <wps:cNvSpPr/>
                            <wps:spPr>
                              <a:xfrm>
                                <a:off x="3450920" y="632565"/>
                                <a:ext cx="351301" cy="2443968"/>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Text Box 510"/>
                            <wps:cNvSpPr txBox="1"/>
                            <wps:spPr>
                              <a:xfrm rot="16200000">
                                <a:off x="1268260" y="1694145"/>
                                <a:ext cx="834416" cy="298450"/>
                              </a:xfrm>
                              <a:prstGeom prst="rect">
                                <a:avLst/>
                              </a:prstGeom>
                              <a:noFill/>
                              <a:ln w="6350">
                                <a:noFill/>
                              </a:ln>
                            </wps:spPr>
                            <wps:txbx>
                              <w:txbxContent>
                                <w:p w:rsidR="00F9570E" w:rsidP="00F9570E" w:rsidRDefault="00F9570E" w14:paraId="6B543D3E" w14:textId="0E5B5464">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7" name="Group 717"/>
                            <wpg:cNvGrpSpPr/>
                            <wpg:grpSpPr>
                              <a:xfrm>
                                <a:off x="0" y="0"/>
                                <a:ext cx="5375101" cy="4282397"/>
                                <a:chOff x="0" y="0"/>
                                <a:chExt cx="5375101" cy="4282397"/>
                              </a:xfrm>
                            </wpg:grpSpPr>
                            <wps:wsp>
                              <wps:cNvPr id="16" name="Text Box 16"/>
                              <wps:cNvSpPr txBox="1"/>
                              <wps:spPr>
                                <a:xfrm rot="16200000">
                                  <a:off x="1327758" y="1687652"/>
                                  <a:ext cx="2004646" cy="298938"/>
                                </a:xfrm>
                                <a:prstGeom prst="rect">
                                  <a:avLst/>
                                </a:prstGeom>
                                <a:noFill/>
                                <a:ln w="6350">
                                  <a:noFill/>
                                </a:ln>
                              </wps:spPr>
                              <wps:txbx>
                                <w:txbxContent>
                                  <w:p w:rsidR="00F9570E" w:rsidRDefault="00F9570E" w14:paraId="1A68A384" w14:textId="1B54003A">
                                    <w:r>
                                      <w:rPr>
                                        <w:rFonts w:cs="Arial"/>
                                        <w:szCs w:val="22"/>
                                      </w:rPr>
                                      <w:t>Zn</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rot="16200000">
                                  <a:off x="2041742" y="1699717"/>
                                  <a:ext cx="2065655" cy="298938"/>
                                </a:xfrm>
                                <a:prstGeom prst="rect">
                                  <a:avLst/>
                                </a:prstGeom>
                                <a:noFill/>
                                <a:ln w="6350">
                                  <a:noFill/>
                                </a:ln>
                              </wps:spPr>
                              <wps:txbx>
                                <w:txbxContent>
                                  <w:p w:rsidR="00F9570E" w:rsidP="00F9570E" w:rsidRDefault="00F9570E" w14:paraId="4A54B58C" w14:textId="04E49A85">
                                    <w:r>
                                      <w:rPr>
                                        <w:rFonts w:cs="Arial"/>
                                        <w:szCs w:val="22"/>
                                      </w:rPr>
                                      <w:t>Ce</w:t>
                                    </w:r>
                                    <w:r>
                                      <w:rPr>
                                        <w:rFonts w:cs="Arial"/>
                                        <w:szCs w:val="22"/>
                                        <w:vertAlign w:val="superscript"/>
                                      </w:rPr>
                                      <w:t>4+</w:t>
                                    </w:r>
                                    <w:r>
                                      <w:rPr>
                                        <w:rFonts w:cs="Arial"/>
                                        <w:szCs w:val="22"/>
                                      </w:rPr>
                                      <w:t>(</w:t>
                                    </w:r>
                                    <w:proofErr w:type="spellStart"/>
                                    <w:r>
                                      <w:rPr>
                                        <w:rFonts w:cs="Arial"/>
                                        <w:szCs w:val="22"/>
                                      </w:rPr>
                                      <w:t>aq</w:t>
                                    </w:r>
                                    <w:proofErr w:type="spellEnd"/>
                                    <w:r>
                                      <w:rPr>
                                        <w:rFonts w:cs="Arial"/>
                                        <w:szCs w:val="22"/>
                                      </w:rPr>
                                      <w:t>)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1" name="Text Box 511"/>
                              <wps:cNvSpPr txBox="1"/>
                              <wps:spPr>
                                <a:xfrm rot="16200000">
                                  <a:off x="3241109" y="1694145"/>
                                  <a:ext cx="834416" cy="298450"/>
                                </a:xfrm>
                                <a:prstGeom prst="rect">
                                  <a:avLst/>
                                </a:prstGeom>
                                <a:noFill/>
                                <a:ln w="6350">
                                  <a:noFill/>
                                </a:ln>
                              </wps:spPr>
                              <wps:txbx>
                                <w:txbxContent>
                                  <w:p w:rsidR="00F9570E" w:rsidP="00F9570E" w:rsidRDefault="00F9570E" w14:paraId="4C607A25" w14:textId="77777777">
                                    <w:r>
                                      <w:rPr>
                                        <w:rFonts w:cs="Arial"/>
                                        <w:szCs w:val="22"/>
                                      </w:rPr>
                                      <w:t>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2" name="Text Box 692"/>
                              <wps:cNvSpPr txBox="1"/>
                              <wps:spPr>
                                <a:xfrm>
                                  <a:off x="0" y="1302707"/>
                                  <a:ext cx="834416" cy="451185"/>
                                </a:xfrm>
                                <a:prstGeom prst="rect">
                                  <a:avLst/>
                                </a:prstGeom>
                                <a:noFill/>
                                <a:ln w="6350">
                                  <a:noFill/>
                                </a:ln>
                              </wps:spPr>
                              <wps:txbx>
                                <w:txbxContent>
                                  <w:p w:rsidR="00F9570E" w:rsidP="00F9570E" w:rsidRDefault="00F9570E" w14:paraId="46252DEA" w14:textId="0F58F810">
                                    <w:pPr>
                                      <w:jc w:val="center"/>
                                    </w:pPr>
                                    <w:r>
                                      <w:rPr>
                                        <w:rFonts w:cs="Arial"/>
                                        <w:szCs w:val="22"/>
                                      </w:rPr>
                                      <w:t>zinc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Text Box 693"/>
                              <wps:cNvSpPr txBox="1"/>
                              <wps:spPr>
                                <a:xfrm>
                                  <a:off x="4540685" y="1308970"/>
                                  <a:ext cx="834416" cy="451185"/>
                                </a:xfrm>
                                <a:prstGeom prst="rect">
                                  <a:avLst/>
                                </a:prstGeom>
                                <a:noFill/>
                                <a:ln w="6350">
                                  <a:noFill/>
                                </a:ln>
                              </wps:spPr>
                              <wps:txbx>
                                <w:txbxContent>
                                  <w:p w:rsidR="00F9570E" w:rsidP="00F9570E" w:rsidRDefault="00F9570E" w14:paraId="7B869B4E" w14:textId="3C92BAD4">
                                    <w:pPr>
                                      <w:jc w:val="center"/>
                                    </w:pPr>
                                    <w:r>
                                      <w:rPr>
                                        <w:rFonts w:cs="Arial"/>
                                        <w:szCs w:val="22"/>
                                      </w:rPr>
                                      <w:t>cerium electrolyte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Text Box 694"/>
                              <wps:cNvSpPr txBox="1"/>
                              <wps:spPr>
                                <a:xfrm>
                                  <a:off x="732772" y="3432132"/>
                                  <a:ext cx="834416" cy="300790"/>
                                </a:xfrm>
                                <a:prstGeom prst="rect">
                                  <a:avLst/>
                                </a:prstGeom>
                                <a:noFill/>
                                <a:ln w="6350">
                                  <a:noFill/>
                                </a:ln>
                              </wps:spPr>
                              <wps:txbx>
                                <w:txbxContent>
                                  <w:p w:rsidR="00F9570E" w:rsidP="00F9570E" w:rsidRDefault="00F9570E" w14:paraId="379AD12A" w14:textId="48CB1E4E">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5" name="Text Box 695"/>
                              <wps:cNvSpPr txBox="1"/>
                              <wps:spPr>
                                <a:xfrm>
                                  <a:off x="3814175" y="3432132"/>
                                  <a:ext cx="834416" cy="300790"/>
                                </a:xfrm>
                                <a:prstGeom prst="rect">
                                  <a:avLst/>
                                </a:prstGeom>
                                <a:noFill/>
                                <a:ln w="6350">
                                  <a:noFill/>
                                </a:ln>
                              </wps:spPr>
                              <wps:txbx>
                                <w:txbxContent>
                                  <w:p w:rsidR="00F9570E" w:rsidP="00F9570E" w:rsidRDefault="00F9570E" w14:paraId="34400C09" w14:textId="77777777">
                                    <w:pPr>
                                      <w:jc w:val="center"/>
                                    </w:pPr>
                                    <w:r>
                                      <w:rPr>
                                        <w:rFonts w:cs="Arial"/>
                                        <w:szCs w:val="22"/>
                                      </w:rPr>
                                      <w:t>pump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Text Box 696"/>
                              <wps:cNvSpPr txBox="1"/>
                              <wps:spPr>
                                <a:xfrm>
                                  <a:off x="1578279" y="3438395"/>
                                  <a:ext cx="270719" cy="300790"/>
                                </a:xfrm>
                                <a:prstGeom prst="rect">
                                  <a:avLst/>
                                </a:prstGeom>
                                <a:noFill/>
                                <a:ln w="6350">
                                  <a:noFill/>
                                </a:ln>
                              </wps:spPr>
                              <wps:txbx>
                                <w:txbxContent>
                                  <w:p w:rsidR="00F9570E" w:rsidP="00F9570E" w:rsidRDefault="00F9570E" w14:paraId="3155F1A6" w14:textId="67402972">
                                    <w:pPr>
                                      <w:jc w:val="center"/>
                                    </w:pPr>
                                    <w:r w:rsidRPr="00F43BA1">
                                      <w:rPr>
                                        <w:rFonts w:ascii="Symbol" w:hAnsi="Symbol" w:eastAsia="Symbol" w:cs="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7" name="Text Box 697"/>
                              <wps:cNvSpPr txBox="1"/>
                              <wps:spPr>
                                <a:xfrm>
                                  <a:off x="3926909" y="0"/>
                                  <a:ext cx="270719" cy="300790"/>
                                </a:xfrm>
                                <a:prstGeom prst="rect">
                                  <a:avLst/>
                                </a:prstGeom>
                                <a:noFill/>
                                <a:ln w="6350">
                                  <a:noFill/>
                                </a:ln>
                              </wps:spPr>
                              <wps:txbx>
                                <w:txbxContent>
                                  <w:p w:rsidR="00F9570E" w:rsidP="00F9570E" w:rsidRDefault="00F9570E" w14:paraId="41DA18CE" w14:textId="77777777">
                                    <w:pPr>
                                      <w:jc w:val="center"/>
                                    </w:pPr>
                                    <w:r w:rsidRPr="00F43BA1">
                                      <w:rPr>
                                        <w:rFonts w:ascii="Symbol" w:hAnsi="Symbol" w:eastAsia="Symbol" w:cs="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Text Box 698"/>
                              <wps:cNvSpPr txBox="1"/>
                              <wps:spPr>
                                <a:xfrm>
                                  <a:off x="1108553" y="0"/>
                                  <a:ext cx="270719" cy="300790"/>
                                </a:xfrm>
                                <a:prstGeom prst="rect">
                                  <a:avLst/>
                                </a:prstGeom>
                                <a:noFill/>
                                <a:ln w="6350">
                                  <a:noFill/>
                                </a:ln>
                              </wps:spPr>
                              <wps:txbx>
                                <w:txbxContent>
                                  <w:p w:rsidR="00F9570E" w:rsidP="00F9570E" w:rsidRDefault="00F9570E" w14:paraId="0E87663F" w14:textId="2AB8336E">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9" name="Text Box 699"/>
                              <wps:cNvSpPr txBox="1"/>
                              <wps:spPr>
                                <a:xfrm>
                                  <a:off x="3457183" y="3432132"/>
                                  <a:ext cx="270719" cy="300790"/>
                                </a:xfrm>
                                <a:prstGeom prst="rect">
                                  <a:avLst/>
                                </a:prstGeom>
                                <a:noFill/>
                                <a:ln w="6350">
                                  <a:noFill/>
                                </a:ln>
                              </wps:spPr>
                              <wps:txbx>
                                <w:txbxContent>
                                  <w:p w:rsidR="00F9570E" w:rsidP="00F9570E" w:rsidRDefault="00F9570E" w14:paraId="61195BBA" w14:textId="77777777">
                                    <w:pPr>
                                      <w:jc w:val="center"/>
                                    </w:pPr>
                                    <w:r>
                                      <w:rPr>
                                        <w:rFonts w:ascii="Symbol" w:hAnsi="Symbol"/>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0" name="Text Box 700"/>
                              <wps:cNvSpPr txBox="1"/>
                              <wps:spPr>
                                <a:xfrm>
                                  <a:off x="313150" y="2292263"/>
                                  <a:ext cx="270510" cy="300355"/>
                                </a:xfrm>
                                <a:prstGeom prst="rect">
                                  <a:avLst/>
                                </a:prstGeom>
                                <a:noFill/>
                                <a:ln w="6350">
                                  <a:noFill/>
                                </a:ln>
                              </wps:spPr>
                              <wps:txbx>
                                <w:txbxContent>
                                  <w:p w:rsidR="00F9570E" w:rsidP="00F9570E" w:rsidRDefault="00F9570E" w14:paraId="4E187C95" w14:textId="7FAA79B6">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1" name="Text Box 701"/>
                              <wps:cNvSpPr txBox="1"/>
                              <wps:spPr>
                                <a:xfrm>
                                  <a:off x="4791205" y="2292263"/>
                                  <a:ext cx="270510" cy="300355"/>
                                </a:xfrm>
                                <a:prstGeom prst="rect">
                                  <a:avLst/>
                                </a:prstGeom>
                                <a:noFill/>
                                <a:ln w="6350">
                                  <a:noFill/>
                                </a:ln>
                              </wps:spPr>
                              <wps:txbx>
                                <w:txbxContent>
                                  <w:p w:rsidR="00F9570E" w:rsidP="00F9570E" w:rsidRDefault="00F9570E" w14:paraId="37E1966E" w14:textId="77777777">
                                    <w:pPr>
                                      <w:jc w:val="center"/>
                                    </w:pPr>
                                    <w:r>
                                      <w:rPr>
                                        <w:rFonts w:ascii="Symbol" w:hAnsi="Symbo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2" name="Text Box 702"/>
                              <wps:cNvSpPr txBox="1"/>
                              <wps:spPr>
                                <a:xfrm>
                                  <a:off x="1979112" y="3856512"/>
                                  <a:ext cx="1377863" cy="425885"/>
                                </a:xfrm>
                                <a:prstGeom prst="rect">
                                  <a:avLst/>
                                </a:prstGeom>
                                <a:noFill/>
                                <a:ln w="6350">
                                  <a:noFill/>
                                </a:ln>
                              </wps:spPr>
                              <wps:txbx>
                                <w:txbxContent>
                                  <w:p w:rsidR="00F9570E" w:rsidP="00F9570E" w:rsidRDefault="00F9570E" w14:paraId="01D515E0" w14:textId="66945F1F">
                                    <w:pPr>
                                      <w:jc w:val="center"/>
                                    </w:pPr>
                                    <w:r>
                                      <w:rPr>
                                        <w:rFonts w:cs="Arial"/>
                                        <w:szCs w:val="22"/>
                                      </w:rPr>
                                      <w:t>cation exchange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Text Box 703"/>
                              <wps:cNvSpPr txBox="1"/>
                              <wps:spPr>
                                <a:xfrm>
                                  <a:off x="1759906" y="3081403"/>
                                  <a:ext cx="538619" cy="300790"/>
                                </a:xfrm>
                                <a:prstGeom prst="rect">
                                  <a:avLst/>
                                </a:prstGeom>
                                <a:noFill/>
                                <a:ln w="6350">
                                  <a:noFill/>
                                </a:ln>
                              </wps:spPr>
                              <wps:txbx>
                                <w:txbxContent>
                                  <w:p w:rsidR="00F9570E" w:rsidP="00F9570E" w:rsidRDefault="00F9570E" w14:paraId="4EB1B39D" w14:textId="5DDF3FB4">
                                    <w:pPr>
                                      <w:jc w:val="center"/>
                                    </w:pPr>
                                    <w:r>
                                      <w:rPr>
                                        <w:rFonts w:cs="Arial"/>
                                        <w:szCs w:val="22"/>
                                      </w:rPr>
                                      <w:t>Zn(s)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 name="Straight Arrow Connector 704"/>
                              <wps:cNvCnPr/>
                              <wps:spPr>
                                <a:xfrm flipV="1">
                                  <a:off x="2681124" y="2949839"/>
                                  <a:ext cx="0" cy="90666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5" name="Straight Arrow Connector 705"/>
                              <wps:cNvCnPr/>
                              <wps:spPr>
                                <a:xfrm flipH="1" flipV="1">
                                  <a:off x="1891778" y="2950228"/>
                                  <a:ext cx="88552" cy="14979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16" name="Group 716"/>
                          <wpg:cNvGrpSpPr/>
                          <wpg:grpSpPr>
                            <a:xfrm>
                              <a:off x="1659872" y="0"/>
                              <a:ext cx="1972571" cy="1404624"/>
                              <a:chOff x="0" y="0"/>
                              <a:chExt cx="1972571" cy="1404624"/>
                            </a:xfrm>
                          </wpg:grpSpPr>
                          <wps:wsp>
                            <wps:cNvPr id="706" name="Straight Connector 706"/>
                            <wps:cNvCnPr/>
                            <wps:spPr>
                              <a:xfrm rot="16200000">
                                <a:off x="-291230"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09" name="Group 709"/>
                            <wpg:cNvGrpSpPr/>
                            <wpg:grpSpPr>
                              <a:xfrm>
                                <a:off x="344292" y="0"/>
                                <a:ext cx="1377863" cy="500867"/>
                                <a:chOff x="0" y="0"/>
                                <a:chExt cx="1377863" cy="500867"/>
                              </a:xfrm>
                            </wpg:grpSpPr>
                            <wps:wsp>
                              <wps:cNvPr id="707" name="Oval 707"/>
                              <wps:cNvSpPr/>
                              <wps:spPr>
                                <a:xfrm>
                                  <a:off x="106645" y="0"/>
                                  <a:ext cx="1158483" cy="431861"/>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ext Box 708"/>
                              <wps:cNvSpPr txBox="1"/>
                              <wps:spPr>
                                <a:xfrm>
                                  <a:off x="0" y="74982"/>
                                  <a:ext cx="1377863" cy="425885"/>
                                </a:xfrm>
                                <a:prstGeom prst="rect">
                                  <a:avLst/>
                                </a:prstGeom>
                                <a:noFill/>
                                <a:ln w="6350">
                                  <a:noFill/>
                                </a:ln>
                              </wps:spPr>
                              <wps:txbx>
                                <w:txbxContent>
                                  <w:p w:rsidR="00F9570E" w:rsidP="00F9570E" w:rsidRDefault="00F9570E" w14:paraId="7936BBC4" w14:textId="1AF50F68">
                                    <w:pPr>
                                      <w:jc w:val="center"/>
                                    </w:pPr>
                                    <w:r>
                                      <w:rPr>
                                        <w:rFonts w:cs="Arial"/>
                                        <w:szCs w:val="22"/>
                                      </w:rPr>
                                      <w:t>generator /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Connector 711"/>
                            <wps:cNvCnPr/>
                            <wps:spPr>
                              <a:xfrm>
                                <a:off x="0" y="225468"/>
                                <a:ext cx="451069" cy="10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2" name="Straight Connector 712"/>
                            <wps:cNvCnPr/>
                            <wps:spPr>
                              <a:xfrm>
                                <a:off x="1615684" y="219205"/>
                                <a:ext cx="35688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 name="Straight Connector 713"/>
                            <wps:cNvCnPr/>
                            <wps:spPr>
                              <a:xfrm rot="16200000">
                                <a:off x="-191022" y="1205282"/>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4" name="Straight Connector 714"/>
                            <wps:cNvCnPr/>
                            <wps:spPr>
                              <a:xfrm rot="16200000">
                                <a:off x="1675357" y="516350"/>
                                <a:ext cx="592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5" name="Straight Connector 715"/>
                            <wps:cNvCnPr/>
                            <wps:spPr>
                              <a:xfrm rot="16200000">
                                <a:off x="1775565" y="1211545"/>
                                <a:ext cx="38615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4DF85C82">
              <v:group id="Group 720" style="width:439.65pt;height:397.85pt;mso-position-horizontal-relative:char;mso-position-vertical-relative:line" coordsize="55835,50525" o:spid="_x0000_s1086" w14:anchorId="5263C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">
                <v:group id="Group 669" style="position:absolute;left:20227;top:15532;width:15307;height:21493" coordsize="15306,21493" o:spid="_x0000_s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rect id="Rectangle 4" style="position:absolute;left:7211;top:14;width:791;height:21453;visibility:visible;mso-wrap-style:square;v-text-anchor:middle" o:spid="_x0000_s1088" fillcolor="#7f7f7f [16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"/>
                  <v:line id="Straight Connector 68" style="position:absolute;visibility:visible;mso-wrap-style:square" o:spid="_x0000_s1089" strokecolor="black [3213]" strokeweight="1.5pt" o:connectortype="straight" from="0,47" to="28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">
                    <v:stroke joinstyle="miter"/>
                  </v:line>
                  <v:line id="Straight Connector 83" style="position:absolute;visibility:visible;mso-wrap-style:square" o:spid="_x0000_s1090" strokecolor="black [3213]" strokeweight="1.5pt" o:connectortype="straight" from="4886,0" to="1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">
                    <v:stroke joinstyle="miter"/>
                  </v:line>
                  <v:line id="Straight Connector 84" style="position:absolute;flip:y;visibility:visible;mso-wrap-style:square" o:spid="_x0000_s1091" strokecolor="black [3213]" strokeweight="1.5pt" o:connectortype="straight" from="12476,0" to="153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">
                    <v:stroke joinstyle="miter"/>
                  </v:line>
                  <v:line id="Straight Connector 662" style="position:absolute;visibility:visible;mso-wrap-style:square" o:spid="_x0000_s1092" strokecolor="black [3213]" strokeweight="1.5pt" o:connectortype="straight" from="0,21493" to="2857,2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">
                    <v:stroke joinstyle="miter"/>
                  </v:line>
                  <v:line id="Straight Connector 663" style="position:absolute;visibility:visible;mso-wrap-style:square" o:spid="_x0000_s1093" strokecolor="black [3213]" strokeweight="1.5pt" o:connectortype="straight" from="4839,21441" to="10551,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">
                    <v:stroke joinstyle="miter"/>
                  </v:line>
                  <v:line id="Straight Connector 664" style="position:absolute;flip:y;visibility:visible;mso-wrap-style:square" o:spid="_x0000_s1094" strokecolor="black [3213]" strokeweight="1.5pt" o:connectortype="straight" from="12476,21445" to="15306,2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">
                    <v:stroke joinstyle="miter"/>
                  </v:line>
                </v:group>
                <v:group id="Group 668" style="position:absolute;top:8079;width:25209;height:37296" coordsize="25209,37295" o:spid="_x0000_s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line id="Straight Connector 85" style="position:absolute;rotation:-90;visibility:visible;mso-wrap-style:square" o:spid="_x0000_s1096" strokecolor="black [3213]" strokeweight="1.5pt" o:connectortype="straight" from="21335,3771" to="28782,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">
                    <v:stroke joinstyle="miter"/>
                  </v:line>
                  <v:line id="Straight Connector 86" style="position:absolute;rotation:-90;visibility:visible;mso-wrap-style:square" o:spid="_x0000_s1097" strokecolor="black [3213]" strokeweight="1.5pt" o:connectortype="straight" from="20255,4804" to="25802,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">
                    <v:stroke joinstyle="miter"/>
                  </v:line>
                  <v:line id="Straight Connector 87" style="position:absolute;visibility:visible;mso-wrap-style:square" o:spid="_x0000_s1098" strokecolor="black [3213]" strokeweight="1.5pt" o:connectortype="straight" from="6526,2069" to="23122,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">
                    <v:stroke joinstyle="miter"/>
                  </v:line>
                  <v:line id="Straight Connector 88" style="position:absolute;visibility:visible;mso-wrap-style:square" o:spid="_x0000_s1099" strokecolor="black [3213]" strokeweight="1.5pt" o:connectortype="straight" from="4311,89" to="251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">
                    <v:stroke joinstyle="miter"/>
                  </v:line>
                  <v:line id="Straight Connector 89" style="position:absolute;rotation:-90;visibility:visible;mso-wrap-style:square" o:spid="_x0000_s1100" strokecolor="black [3213]" strokeweight="1.5pt" o:connectortype="straight" from="-110,4478" to="884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">
                    <v:stroke joinstyle="miter"/>
                  </v:line>
                  <v:line id="Straight Connector 90" style="position:absolute;rotation:-90;visibility:visible;mso-wrap-style:square" o:spid="_x0000_s1101" strokecolor="black [3213]" strokeweight="1.5pt" o:connectortype="straight" from="3071,5539" to="10036,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">
                    <v:stroke joinstyle="miter"/>
                  </v:line>
                  <v:line id="Straight Connector 91" style="position:absolute;visibility:visible;mso-wrap-style:square" o:spid="_x0000_s1102" strokecolor="black [3213]" strokeweight="1.5pt" o:connectortype="straight" from="22,8950" to="437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">
                    <v:stroke joinstyle="miter"/>
                  </v:line>
                  <v:line id="Straight Connector 92" style="position:absolute;visibility:visible;mso-wrap-style:square" o:spid="_x0000_s1103" strokecolor="black [3213]" strokeweight="1.5pt" o:connectortype="straight" from="6573,8950" to="1061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">
                    <v:stroke joinstyle="miter"/>
                  </v:line>
                  <v:line id="Straight Connector 111" style="position:absolute;rotation:-90;visibility:visible;mso-wrap-style:square" o:spid="_x0000_s1104" strokecolor="black [3213]" strokeweight="1.5pt" o:connectortype="straight" from="4505,14945" to="16704,1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">
                    <v:stroke joinstyle="miter"/>
                  </v:line>
                  <v:line id="Straight Connector 112" style="position:absolute;rotation:-90;visibility:visible;mso-wrap-style:square" o:spid="_x0000_s1105" strokecolor="black [3213]" strokeweight="1.5pt" o:connectortype="straight" from="-6100,14945" to="6099,1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">
                    <v:stroke joinstyle="miter"/>
                  </v:line>
                  <v:line id="Straight Connector 207" style="position:absolute;visibility:visible;mso-wrap-style:square" o:spid="_x0000_s1106" strokecolor="black [3213]" strokeweight="1.5pt" o:connectortype="straight" from="22,21016" to="4327,2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">
                    <v:stroke joinstyle="miter"/>
                  </v:line>
                  <v:line id="Straight Connector 208" style="position:absolute;visibility:visible;mso-wrap-style:square" o:spid="_x0000_s1107" strokecolor="black [3213]" strokeweight="1.5pt" o:connectortype="straight" from="6526,21016" to="10616,2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">
                    <v:stroke joinstyle="miter"/>
                  </v:line>
                  <v:line id="Straight Connector 210" style="position:absolute;rotation:-90;flip:y;visibility:visible;mso-wrap-style:square" o:spid="_x0000_s1108" strokecolor="black [3213]" strokeweight="1.5pt" o:connectortype="straight" from="20302,31638" to="2584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">
                    <v:stroke joinstyle="miter"/>
                  </v:line>
                  <v:line id="Straight Connector 209" style="position:absolute;rotation:-90;flip:y;visibility:visible;mso-wrap-style:square" o:spid="_x0000_s1109" strokecolor="black [3213]" strokeweight="1.5pt" o:connectortype="straight" from="21401,32697" to="28849,3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">
                    <v:stroke joinstyle="miter"/>
                  </v:line>
                  <v:line id="Straight Connector 212" style="position:absolute;flip:y;visibility:visible;mso-wrap-style:square" o:spid="_x0000_s1110" strokecolor="black [3213]" strokeweight="1.5pt" o:connectortype="straight" from="4358,36382" to="25209,3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">
                    <v:stroke joinstyle="miter"/>
                  </v:line>
                  <v:line id="Straight Connector 211" style="position:absolute;flip:y;visibility:visible;mso-wrap-style:square" o:spid="_x0000_s1111" strokecolor="black [3213]" strokeweight="1.5pt" o:connectortype="straight" from="6526,34403" to="23122,3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">
                    <v:stroke joinstyle="miter"/>
                  </v:line>
                  <v:line id="Straight Connector 660" style="position:absolute;rotation:-90;flip:y;visibility:visible;mso-wrap-style:square" o:spid="_x0000_s1112" strokecolor="black [3213]" strokeweight="1.5pt" o:connectortype="straight" from="-59,27741" to="13272,2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">
                    <v:stroke joinstyle="miter"/>
                  </v:line>
                  <v:line id="Straight Connector 659" style="position:absolute;rotation:-90;flip:y;visibility:visible;mso-wrap-style:square" o:spid="_x0000_s1113" strokecolor="black [3213]" strokeweight="1.5pt" o:connectortype="straight" from="-3356,28712" to="12129,2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">
                    <v:stroke joinstyle="miter"/>
                  </v:line>
                  <v:group id="Group 667" style="position:absolute;left:9920;top:33460;width:4855;height:3835" coordsize="485480,383540" o:spid="_x0000_s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oval id="Oval 665" style="position:absolute;left:69261;width:383540;height:383540;visibility:visible;mso-wrap-style:square;v-text-anchor:middle" o:spid="_x0000_s1115" fillcolor="white [3212]" strokecolor="black [3213]"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">
                      <v:stroke joinstyle="miter"/>
                    </v:oval>
                    <v:rect id="Rectangle 666" style="position:absolute;top:109848;width:485480;height:165600;visibility:visible;mso-wrap-style:square;v-text-anchor:middle" o:spid="_x0000_s1116"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"/>
                  </v:group>
                </v:group>
                <v:group id="Group 670" style="position:absolute;left:30626;top:8079;width:25209;height:37296;flip:x" coordsize="25209,37295" o:spid="_x0000_s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">
                  <v:line id="Straight Connector 671" style="position:absolute;rotation:-90;visibility:visible;mso-wrap-style:square" o:spid="_x0000_s1118" strokecolor="black [3213]" strokeweight="1.5pt" o:connectortype="straight" from="21335,3771" to="28782,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">
                    <v:stroke joinstyle="miter"/>
                  </v:line>
                  <v:line id="Straight Connector 672" style="position:absolute;flip:x y;visibility:visible;mso-wrap-style:square" o:spid="_x0000_s1119" strokecolor="black [3213]" strokeweight="1.5pt" o:connectortype="straight" from="23030,2030" to="23030,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">
                    <v:stroke joinstyle="miter"/>
                  </v:line>
                  <v:line id="Straight Connector 673" style="position:absolute;visibility:visible;mso-wrap-style:square" o:spid="_x0000_s1120" strokecolor="black [3213]" strokeweight="1.5pt" o:connectortype="straight" from="6526,2069" to="23122,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">
                    <v:stroke joinstyle="miter"/>
                  </v:line>
                  <v:line id="Straight Connector 674" style="position:absolute;visibility:visible;mso-wrap-style:square" o:spid="_x0000_s1121" strokecolor="black [3213]" strokeweight="1.5pt" o:connectortype="straight" from="4311,89" to="251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">
                    <v:stroke joinstyle="miter"/>
                  </v:line>
                  <v:line id="Straight Connector 675" style="position:absolute;rotation:-90;visibility:visible;mso-wrap-style:square" o:spid="_x0000_s1122" strokecolor="black [3213]" strokeweight="1.5pt" o:connectortype="straight" from="-110,4478" to="884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">
                    <v:stroke joinstyle="miter"/>
                  </v:line>
                  <v:line id="Straight Connector 676" style="position:absolute;rotation:-90;visibility:visible;mso-wrap-style:square" o:spid="_x0000_s1123" strokecolor="black [3213]" strokeweight="1.5pt" o:connectortype="straight" from="3071,5539" to="10036,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">
                    <v:stroke joinstyle="miter"/>
                  </v:line>
                  <v:line id="Straight Connector 677" style="position:absolute;visibility:visible;mso-wrap-style:square" o:spid="_x0000_s1124" strokecolor="black [3213]" strokeweight="1.5pt" o:connectortype="straight" from="22,8950" to="437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">
                    <v:stroke joinstyle="miter"/>
                  </v:line>
                  <v:line id="Straight Connector 678" style="position:absolute;visibility:visible;mso-wrap-style:square" o:spid="_x0000_s1125" strokecolor="black [3213]" strokeweight="1.5pt" o:connectortype="straight" from="6573,8950" to="10612,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">
                    <v:stroke joinstyle="miter"/>
                  </v:line>
                  <v:line id="Straight Connector 679" style="position:absolute;rotation:-90;visibility:visible;mso-wrap-style:square" o:spid="_x0000_s1126" strokecolor="black [3213]" strokeweight="1.5pt" o:connectortype="straight" from="4505,14945" to="16704,1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">
                    <v:stroke joinstyle="miter"/>
                  </v:line>
                  <v:line id="Straight Connector 680" style="position:absolute;rotation:-90;visibility:visible;mso-wrap-style:square" o:spid="_x0000_s1127" strokecolor="black [3213]" strokeweight="1.5pt" o:connectortype="straight" from="-6100,14945" to="6099,1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">
                    <v:stroke joinstyle="miter"/>
                  </v:line>
                  <v:line id="Straight Connector 681" style="position:absolute;visibility:visible;mso-wrap-style:square" o:spid="_x0000_s1128" strokecolor="black [3213]" strokeweight="1.5pt" o:connectortype="straight" from="22,21016" to="4327,2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">
                    <v:stroke joinstyle="miter"/>
                  </v:line>
                  <v:line id="Straight Connector 682" style="position:absolute;visibility:visible;mso-wrap-style:square" o:spid="_x0000_s1129" strokecolor="black [3213]" strokeweight="1.5pt" o:connectortype="straight" from="6526,21016" to="10616,2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">
                    <v:stroke joinstyle="miter"/>
                  </v:line>
                  <v:line id="Straight Connector 683" style="position:absolute;rotation:-90;flip:y;visibility:visible;mso-wrap-style:square" o:spid="_x0000_s1130" strokecolor="black [3213]" strokeweight="1.5pt" o:connectortype="straight" from="20302,31638" to="2584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">
                    <v:stroke joinstyle="miter"/>
                  </v:line>
                  <v:line id="Straight Connector 684" style="position:absolute;rotation:-90;flip:y;visibility:visible;mso-wrap-style:square" o:spid="_x0000_s1131" strokecolor="black [3213]" strokeweight="1.5pt" o:connectortype="straight" from="21401,32697" to="28849,3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">
                    <v:stroke joinstyle="miter"/>
                  </v:line>
                  <v:line id="Straight Connector 685" style="position:absolute;flip:y;visibility:visible;mso-wrap-style:square" o:spid="_x0000_s1132" strokecolor="black [3213]" strokeweight="1.5pt" o:connectortype="straight" from="4358,36382" to="25209,36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">
                    <v:stroke joinstyle="miter"/>
                  </v:line>
                  <v:line id="Straight Connector 686" style="position:absolute;flip:y;visibility:visible;mso-wrap-style:square" o:spid="_x0000_s1133" strokecolor="black [3213]" strokeweight="1.5pt" o:connectortype="straight" from="6526,34403" to="23122,3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">
                    <v:stroke joinstyle="miter"/>
                  </v:line>
                  <v:line id="Straight Connector 687" style="position:absolute;rotation:-90;flip:y;visibility:visible;mso-wrap-style:square" o:spid="_x0000_s1134" strokecolor="black [3213]" strokeweight="1.5pt" o:connectortype="straight" from="-59,27741" to="13272,2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">
                    <v:stroke joinstyle="miter"/>
                  </v:line>
                  <v:line id="Straight Connector 688" style="position:absolute;rotation:-90;flip:y;visibility:visible;mso-wrap-style:square" o:spid="_x0000_s1135" strokecolor="black [3213]" strokeweight="1.5pt" o:connectortype="straight" from="-3356,28712" to="12129,2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">
                    <v:stroke joinstyle="miter"/>
                  </v:line>
                  <v:group id="Group 689" style="position:absolute;left:9920;top:33460;width:4855;height:3835" coordsize="485480,383540" o:spid="_x0000_s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oval id="Oval 690" style="position:absolute;left:69261;width:383540;height:383540;visibility:visible;mso-wrap-style:square;v-text-anchor:middle" o:spid="_x0000_s1137" fillcolor="white [3212]" strokecolor="black [3213]"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">
                      <v:stroke joinstyle="miter"/>
                    </v:oval>
                    <v:rect id="Rectangle 691" style="position:absolute;top:109848;width:485480;height:165600;visibility:visible;mso-wrap-style:square;v-text-anchor:middle" o:spid="_x0000_s1138"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"/>
                  </v:group>
                </v:group>
                <v:group id="Group 719" style="position:absolute;left:1000;width:53751;height:50525" coordsize="53751,50525" o:spid="_x0000_s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">
                  <v:group id="Group 718" style="position:absolute;top:7701;width:53751;height:42824" coordsize="53751,42823" o:spid="_x0000_s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rect id="Rectangle 26" style="position:absolute;left:18475;top:7828;width:788;height:21451;visibility:visible;mso-wrap-style:square;v-text-anchor:middle" o:spid="_x0000_s1141" fillcolor="#404040 [2429]"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"/>
                    <v:rect id="Rectangle 486" style="position:absolute;left:14905;top:6325;width:3512;height:24435;visibility:visible;mso-wrap-style:square;v-text-anchor:middle" o:spid="_x0000_s1142" fillcolor="#bfbfbf [24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"/>
                    <v:rect id="Rectangle 509" style="position:absolute;left:34509;top:6325;width:3513;height:24440;visibility:visible;mso-wrap-style:square;v-text-anchor:middle" o:spid="_x0000_s1143" fillcolor="#bfbfbf [24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ZCwwAAANwAAAAPAAAAZHJzL2Rvd25yZXYueG1sRI9BawIx&#10;FITvQv9DeIXe3KxCxa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HUZGQsMAAADcAAAADwAA&#10;AAAAAAAAAAAAAAAHAgAAZHJzL2Rvd25yZXYueG1sUEsFBgAAAAADAAMAtwAAAPcCAAAAAA==&#10;"/>
                    <v:shape id="Text Box 510" style="position:absolute;left:12682;top:16941;width:8344;height:2984;rotation:-90;visibility:visible;mso-wrap-style:square;v-text-anchor:top" o:spid="_x0000_s114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">
                      <v:textbox>
                        <w:txbxContent>
                          <w:p w:rsidR="00F9570E" w:rsidP="00F9570E" w:rsidRDefault="00F9570E" w14:paraId="2ABA08D6" w14:textId="0E5B5464">
                            <w:r>
                              <w:rPr>
                                <w:rFonts w:cs="Arial"/>
                                <w:szCs w:val="22"/>
                              </w:rPr>
                              <w:t>electrode</w:t>
                            </w:r>
                          </w:p>
                        </w:txbxContent>
                      </v:textbox>
                    </v:shape>
                    <v:group id="Group 717" style="position:absolute;width:53751;height:42823" coordsize="53751,42823" o:spid="_x0000_s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">
                      <v:shape id="Text Box 16" style="position:absolute;left:13277;top:16876;width:20047;height:2989;rotation:-90;visibility:visible;mso-wrap-style:square;v-text-anchor:top" o:spid="_x0000_s114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">
                        <v:textbox>
                          <w:txbxContent>
                            <w:p w:rsidR="00F9570E" w:rsidRDefault="00F9570E" w14:paraId="108B4FAC" w14:textId="1B54003A">
                              <w:r>
                                <w:rPr>
                                  <w:rFonts w:cs="Arial"/>
                                  <w:szCs w:val="22"/>
                                </w:rPr>
                                <w:t>Zn</w:t>
                              </w:r>
                              <w:r>
                                <w:rPr>
                                  <w:rFonts w:cs="Arial"/>
                                  <w:szCs w:val="22"/>
                                  <w:vertAlign w:val="superscript"/>
                                </w:rPr>
                                <w:t>2+</w:t>
                              </w:r>
                              <w:r>
                                <w:rPr>
                                  <w:rFonts w:cs="Arial"/>
                                  <w:szCs w:val="22"/>
                                </w:rPr>
                                <w:t>(aq)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p>
                          </w:txbxContent>
                        </v:textbox>
                      </v:shape>
                      <v:shape id="Text Box 24" style="position:absolute;left:20417;top:16997;width:20657;height:2989;rotation:-90;visibility:visible;mso-wrap-style:square;v-text-anchor:top" o:spid="_x0000_s114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">
                        <v:textbox>
                          <w:txbxContent>
                            <w:p w:rsidR="00F9570E" w:rsidP="00F9570E" w:rsidRDefault="00F9570E" w14:paraId="61003E8F" w14:textId="04E49A85">
                              <w:r>
                                <w:rPr>
                                  <w:rFonts w:cs="Arial"/>
                                  <w:szCs w:val="22"/>
                                </w:rPr>
                                <w:t>Ce</w:t>
                              </w:r>
                              <w:r>
                                <w:rPr>
                                  <w:rFonts w:cs="Arial"/>
                                  <w:szCs w:val="22"/>
                                  <w:vertAlign w:val="superscript"/>
                                </w:rPr>
                                <w:t>4+</w:t>
                              </w:r>
                              <w:r>
                                <w:rPr>
                                  <w:rFonts w:cs="Arial"/>
                                  <w:szCs w:val="22"/>
                                </w:rPr>
                                <w:t>(aq)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(aq)</w:t>
                              </w:r>
                            </w:p>
                          </w:txbxContent>
                        </v:textbox>
                      </v:shape>
                      <v:shape id="Text Box 511" style="position:absolute;left:32411;top:16940;width:8344;height:2985;rotation:-90;visibility:visible;mso-wrap-style:square;v-text-anchor:top" o:spid="_x0000_s11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">
                        <v:textbox>
                          <w:txbxContent>
                            <w:p w:rsidR="00F9570E" w:rsidP="00F9570E" w:rsidRDefault="00F9570E" w14:paraId="4C2B5875" w14:textId="77777777">
                              <w:r>
                                <w:rPr>
                                  <w:rFonts w:cs="Arial"/>
                                  <w:szCs w:val="22"/>
                                </w:rPr>
                                <w:t>electrode</w:t>
                              </w:r>
                            </w:p>
                          </w:txbxContent>
                        </v:textbox>
                      </v:shape>
                      <v:shape id="Text Box 692" style="position:absolute;top:13027;width:8344;height:4511;visibility:visible;mso-wrap-style:square;v-text-anchor:top" o:spid="_x0000_s114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">
                        <v:textbox>
                          <w:txbxContent>
                            <w:p w:rsidR="00F9570E" w:rsidP="00F9570E" w:rsidRDefault="00F9570E" w14:paraId="5221A787" w14:textId="0F58F810">
                              <w:pPr>
                                <w:jc w:val="center"/>
                              </w:pPr>
                              <w:r>
                                <w:rPr>
                                  <w:rFonts w:cs="Arial"/>
                                  <w:szCs w:val="22"/>
                                </w:rPr>
                                <w:t>zinc electrolyte</w:t>
                              </w:r>
                            </w:p>
                          </w:txbxContent>
                        </v:textbox>
                      </v:shape>
                      <v:shape id="Text Box 693" style="position:absolute;left:45406;top:13089;width:8345;height:4512;visibility:visible;mso-wrap-style:square;v-text-anchor:top" o:spid="_x0000_s115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syWxwAAANwAAAAPAAAAZHJzL2Rvd25yZXYueG1sRI9Pa8JA&#10;FMTvBb/D8oTemo2W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LHmzJbHAAAA3AAA&#10;AA8AAAAAAAAAAAAAAAAABwIAAGRycy9kb3ducmV2LnhtbFBLBQYAAAAAAwADALcAAAD7AgAAAAA=&#10;">
                        <v:textbox>
                          <w:txbxContent>
                            <w:p w:rsidR="00F9570E" w:rsidP="00F9570E" w:rsidRDefault="00F9570E" w14:paraId="3828985F" w14:textId="3C92BAD4">
                              <w:pPr>
                                <w:jc w:val="center"/>
                              </w:pPr>
                              <w:r>
                                <w:rPr>
                                  <w:rFonts w:cs="Arial"/>
                                  <w:szCs w:val="22"/>
                                </w:rPr>
                                <w:t>cerium electrolyte</w:t>
                              </w:r>
                            </w:p>
                          </w:txbxContent>
                        </v:textbox>
                      </v:shape>
                      <v:shape id="Text Box 694" style="position:absolute;left:7327;top:34321;width:8344;height:3008;visibility:visible;mso-wrap-style:square;v-text-anchor:top" o:spid="_x0000_s115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">
                        <v:textbox>
                          <w:txbxContent>
                            <w:p w:rsidR="00F9570E" w:rsidP="00F9570E" w:rsidRDefault="00F9570E" w14:paraId="135416DD" w14:textId="48CB1E4E">
                              <w:pPr>
                                <w:jc w:val="center"/>
                              </w:pPr>
                              <w:r>
                                <w:rPr>
                                  <w:rFonts w:cs="Arial"/>
                                  <w:szCs w:val="22"/>
                                </w:rPr>
                                <w:t>pump</w:t>
                              </w:r>
                            </w:p>
                          </w:txbxContent>
                        </v:textbox>
                      </v:shape>
                      <v:shape id="Text Box 695" style="position:absolute;left:38141;top:34321;width:8344;height:3008;visibility:visible;mso-wrap-style:square;v-text-anchor:top" o:spid="_x0000_s115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">
                        <v:textbox>
                          <w:txbxContent>
                            <w:p w:rsidR="00F9570E" w:rsidP="00F9570E" w:rsidRDefault="00F9570E" w14:paraId="28D07424" w14:textId="77777777">
                              <w:pPr>
                                <w:jc w:val="center"/>
                              </w:pPr>
                              <w:r>
                                <w:rPr>
                                  <w:rFonts w:cs="Arial"/>
                                  <w:szCs w:val="22"/>
                                </w:rPr>
                                <w:t>pump</w:t>
                              </w:r>
                            </w:p>
                          </w:txbxContent>
                        </v:textbox>
                      </v:shape>
                      <v:shape id="Text Box 696" style="position:absolute;left:15782;top:34383;width:2707;height:3008;visibility:visible;mso-wrap-style:square;v-text-anchor:top" o:spid="_x0000_s115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">
                        <v:textbox>
                          <w:txbxContent>
                            <w:p w:rsidR="00F9570E" w:rsidP="00F9570E" w:rsidRDefault="00F9570E" w14:paraId="42AFC42D" w14:textId="67402972">
                              <w:pPr>
                                <w:jc w:val="center"/>
                              </w:pPr>
                              <w:r w:rsidRPr="00F43BA1">
                                <w:rPr>
                                  <w:rFonts w:ascii="Symbol" w:hAnsi="Symbol" w:eastAsia="Symbol" w:cs="Symbol"/>
                                  <w:szCs w:val="22"/>
                                </w:rPr>
                                <w:t>®</w:t>
                              </w:r>
                            </w:p>
                          </w:txbxContent>
                        </v:textbox>
                      </v:shape>
                      <v:shape id="Text Box 697" style="position:absolute;left:39269;width:2707;height:3007;visibility:visible;mso-wrap-style:square;v-text-anchor:top" o:spid="_x0000_s115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">
                        <v:textbox>
                          <w:txbxContent>
                            <w:p w:rsidR="00F9570E" w:rsidP="00F9570E" w:rsidRDefault="00F9570E" w14:paraId="271CA723" w14:textId="77777777">
                              <w:pPr>
                                <w:jc w:val="center"/>
                              </w:pPr>
                              <w:r w:rsidRPr="00F43BA1">
                                <w:rPr>
                                  <w:rFonts w:ascii="Symbol" w:hAnsi="Symbol" w:eastAsia="Symbol" w:cs="Symbol"/>
                                  <w:szCs w:val="22"/>
                                </w:rPr>
                                <w:t>®</w:t>
                              </w:r>
                            </w:p>
                          </w:txbxContent>
                        </v:textbox>
                      </v:shape>
                      <v:shape id="Text Box 698" style="position:absolute;left:11085;width:2707;height:3007;visibility:visible;mso-wrap-style:square;v-text-anchor:top" o:spid="_x0000_s115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">
                        <v:textbox>
                          <w:txbxContent>
                            <w:p w:rsidR="00F9570E" w:rsidP="00F9570E" w:rsidRDefault="00F9570E" w14:paraId="4335A36F" w14:textId="2AB8336E">
                              <w:pPr>
                                <w:jc w:val="center"/>
                              </w:pPr>
                              <w:r>
                                <w:rPr>
                                  <w:rFonts w:ascii="Symbol" w:hAnsi="Symbol"/>
                                  <w:szCs w:val="22"/>
                                </w:rPr>
                                <w:t>¬</w:t>
                              </w:r>
                            </w:p>
                          </w:txbxContent>
                        </v:textbox>
                      </v:shape>
                      <v:shape id="Text Box 699" style="position:absolute;left:34571;top:34321;width:2708;height:3008;visibility:visible;mso-wrap-style:square;v-text-anchor:top" o:spid="_x0000_s115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">
                        <v:textbox>
                          <w:txbxContent>
                            <w:p w:rsidR="00F9570E" w:rsidP="00F9570E" w:rsidRDefault="00F9570E" w14:paraId="1AD2F1CB" w14:textId="77777777">
                              <w:pPr>
                                <w:jc w:val="center"/>
                              </w:pPr>
                              <w:r>
                                <w:rPr>
                                  <w:rFonts w:ascii="Symbol" w:hAnsi="Symbol"/>
                                  <w:szCs w:val="22"/>
                                </w:rPr>
                                <w:t>¬</w:t>
                              </w:r>
                            </w:p>
                          </w:txbxContent>
                        </v:textbox>
                      </v:shape>
                      <v:shape id="Text Box 700" style="position:absolute;left:3131;top:22922;width:2705;height:3004;visibility:visible;mso-wrap-style:square;v-text-anchor:top" o:spid="_x0000_s115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">
                        <v:textbox>
                          <w:txbxContent>
                            <w:p w:rsidR="00F9570E" w:rsidP="00F9570E" w:rsidRDefault="00F9570E" w14:paraId="0C6D0531" w14:textId="7FAA79B6">
                              <w:pPr>
                                <w:jc w:val="center"/>
                              </w:pPr>
                              <w:r>
                                <w:rPr>
                                  <w:rFonts w:ascii="Symbol" w:hAnsi="Symbol"/>
                                </w:rPr>
                                <w:t>¯</w:t>
                              </w:r>
                            </w:p>
                          </w:txbxContent>
                        </v:textbox>
                      </v:shape>
                      <v:shape id="Text Box 701" style="position:absolute;left:47912;top:22922;width:2705;height:3004;visibility:visible;mso-wrap-style:square;v-text-anchor:top" o:spid="_x0000_s115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">
                        <v:textbox>
                          <w:txbxContent>
                            <w:p w:rsidR="00F9570E" w:rsidP="00F9570E" w:rsidRDefault="00F9570E" w14:paraId="647905E8" w14:textId="77777777">
                              <w:pPr>
                                <w:jc w:val="center"/>
                              </w:pPr>
                              <w:r>
                                <w:rPr>
                                  <w:rFonts w:ascii="Symbol" w:hAnsi="Symbol"/>
                                </w:rPr>
                                <w:t>¯</w:t>
                              </w:r>
                            </w:p>
                          </w:txbxContent>
                        </v:textbox>
                      </v:shape>
                      <v:shape id="Text Box 702" style="position:absolute;left:19791;top:38565;width:13778;height:4258;visibility:visible;mso-wrap-style:square;v-text-anchor:top" o:spid="_x0000_s115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">
                        <v:textbox>
                          <w:txbxContent>
                            <w:p w:rsidR="00F9570E" w:rsidP="00F9570E" w:rsidRDefault="00F9570E" w14:paraId="498E93A9" w14:textId="66945F1F">
                              <w:pPr>
                                <w:jc w:val="center"/>
                              </w:pPr>
                              <w:r>
                                <w:rPr>
                                  <w:rFonts w:cs="Arial"/>
                                  <w:szCs w:val="22"/>
                                </w:rPr>
                                <w:t>cation exchange membrane</w:t>
                              </w:r>
                            </w:p>
                          </w:txbxContent>
                        </v:textbox>
                      </v:shape>
                      <v:shape id="Text Box 703" style="position:absolute;left:17599;top:30814;width:5386;height:3007;visibility:visible;mso-wrap-style:square;v-text-anchor:top" o:spid="_x0000_s116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">
                        <v:textbox>
                          <w:txbxContent>
                            <w:p w:rsidR="00F9570E" w:rsidP="00F9570E" w:rsidRDefault="00F9570E" w14:paraId="6141CFEB" w14:textId="5DDF3FB4">
                              <w:pPr>
                                <w:jc w:val="center"/>
                              </w:pPr>
                              <w:r>
                                <w:rPr>
                                  <w:rFonts w:cs="Arial"/>
                                  <w:szCs w:val="22"/>
                                </w:rPr>
                                <w:t>Zn(s)</w:t>
                              </w:r>
                            </w:p>
                          </w:txbxContent>
                        </v:textbox>
                      </v:shape>
                      <v:shape id="Straight Arrow Connector 704" style="position:absolute;left:26811;top:29498;width:0;height:9067;flip:y;visibility:visible;mso-wrap-style:square" o:spid="_x0000_s1161"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">
                        <v:stroke joinstyle="miter" endarrow="block"/>
                      </v:shape>
                      <v:shape id="Straight Arrow Connector 705" style="position:absolute;left:18917;top:29502;width:886;height:1498;flip:x y;visibility:visible;mso-wrap-style:square" o:spid="_x0000_s1162"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">
                        <v:stroke joinstyle="miter" endarrow="block"/>
                      </v:shape>
                    </v:group>
                  </v:group>
                  <v:group id="Group 716" style="position:absolute;left:16598;width:19726;height:14046" coordsize="19725,14046" o:spid="_x0000_s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line id="Straight Connector 706" style="position:absolute;rotation:-90;visibility:visible;mso-wrap-style:square" o:spid="_x0000_s1164" strokecolor="black [3213]" strokeweight="1.5pt" o:connectortype="straight" from="-2913,5163" to="3011,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">
                      <v:stroke joinstyle="miter"/>
                    </v:line>
                    <v:group id="Group 709" style="position:absolute;left:3442;width:13779;height:5008" coordsize="13778,5008" o:spid="_x0000_s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oval id="Oval 707" style="position:absolute;left:1066;width:11585;height:4318;visibility:visible;mso-wrap-style:square;v-text-anchor:middle" o:spid="_x0000_s1166" fillcolor="white [3212]" strokecolor="black [3213]"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">
                        <v:stroke joinstyle="miter"/>
                      </v:oval>
                      <v:shape id="Text Box 708" style="position:absolute;top:749;width:13778;height:4259;visibility:visible;mso-wrap-style:square;v-text-anchor:top" o:spid="_x0000_s116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">
                        <v:textbox>
                          <w:txbxContent>
                            <w:p w:rsidR="00F9570E" w:rsidP="00F9570E" w:rsidRDefault="00F9570E" w14:paraId="3106D314" w14:textId="1AF50F68">
                              <w:pPr>
                                <w:jc w:val="center"/>
                              </w:pPr>
                              <w:r>
                                <w:rPr>
                                  <w:rFonts w:cs="Arial"/>
                                  <w:szCs w:val="22"/>
                                </w:rPr>
                                <w:t>generator / load</w:t>
                              </w:r>
                            </w:p>
                          </w:txbxContent>
                        </v:textbox>
                      </v:shape>
                    </v:group>
                    <v:line id="Straight Connector 711" style="position:absolute;visibility:visible;mso-wrap-style:square" o:spid="_x0000_s1168" strokecolor="black [3213]" strokeweight="1.5pt" o:connectortype="straight" from="0,2254" to="4510,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">
                      <v:stroke joinstyle="miter"/>
                    </v:line>
                    <v:line id="Straight Connector 712" style="position:absolute;visibility:visible;mso-wrap-style:square" o:spid="_x0000_s1169" strokecolor="black [3213]" strokeweight="1.5pt" o:connectortype="straight" from="16156,2192" to="19725,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">
                      <v:stroke joinstyle="miter"/>
                    </v:line>
                    <v:line id="Straight Connector 713" style="position:absolute;rotation:-90;visibility:visible;mso-wrap-style:square" o:spid="_x0000_s1170" strokecolor="black [3213]" strokeweight="1.5pt" o:connectortype="straight" from="-1911,12053" to="1950,1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">
                      <v:stroke joinstyle="miter"/>
                    </v:line>
                    <v:line id="Straight Connector 714" style="position:absolute;rotation:-90;visibility:visible;mso-wrap-style:square" o:spid="_x0000_s1171" strokecolor="black [3213]" strokeweight="1.5pt" o:connectortype="straight" from="16753,5163" to="22677,5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">
                      <v:stroke joinstyle="miter"/>
                    </v:line>
                    <v:line id="Straight Connector 715" style="position:absolute;rotation:-90;visibility:visible;mso-wrap-style:square" o:spid="_x0000_s1172" strokecolor="black [3213]" strokeweight="1.5pt" o:connectortype="straight" from="17755,12115" to="21617,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">
                      <v:stroke joinstyle="miter"/>
                    </v:line>
                  </v:group>
                </v:group>
                <w10:anchorlock/>
              </v:group>
            </w:pict>
          </mc:Fallback>
        </mc:AlternateContent>
      </w:r>
    </w:p>
    <w:p w:rsidR="009B0CCB" w:rsidP="002953F2" w:rsidRDefault="009B0CCB" w14:paraId="312849A9" w14:textId="1C0A4E90">
      <w:pPr>
        <w:rPr>
          <w:rFonts w:cs="Arial"/>
          <w:szCs w:val="22"/>
        </w:rPr>
      </w:pPr>
    </w:p>
    <w:p w:rsidR="00F9570E" w:rsidP="002953F2" w:rsidRDefault="00F9570E" w14:paraId="5C7DFFE4" w14:textId="68CEB501">
      <w:pPr>
        <w:rPr>
          <w:rFonts w:cs="Arial"/>
          <w:szCs w:val="22"/>
        </w:rPr>
      </w:pPr>
    </w:p>
    <w:p w:rsidR="00F9570E" w:rsidP="002953F2" w:rsidRDefault="00F9570E" w14:paraId="5D02C5C5" w14:textId="77777777">
      <w:pPr>
        <w:rPr>
          <w:rFonts w:cs="Arial"/>
          <w:szCs w:val="22"/>
        </w:rPr>
      </w:pPr>
    </w:p>
    <w:p w:rsidR="00226462" w:rsidP="009A4C26" w:rsidRDefault="009A4C26" w14:paraId="24D1CF06" w14:textId="1247EE48">
      <w:pPr>
        <w:ind w:left="1440" w:firstLine="720"/>
        <w:rPr>
          <w:rFonts w:cs="Arial"/>
          <w:szCs w:val="22"/>
        </w:rPr>
      </w:pPr>
      <w:r>
        <w:rPr>
          <w:rFonts w:cs="Arial"/>
          <w:szCs w:val="22"/>
        </w:rPr>
        <w:t>Zn</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2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Zn(s)</w:t>
      </w:r>
      <w:r>
        <w:rPr>
          <w:rFonts w:cs="Arial"/>
          <w:szCs w:val="22"/>
        </w:rPr>
        <w:tab/>
      </w:r>
      <w:r>
        <w:rPr>
          <w:rFonts w:cs="Arial"/>
          <w:szCs w:val="22"/>
        </w:rPr>
        <w:tab/>
      </w:r>
      <w:r>
        <w:rPr>
          <w:rFonts w:cs="Arial"/>
          <w:szCs w:val="22"/>
        </w:rPr>
        <w:tab/>
      </w:r>
      <w:r>
        <w:rPr>
          <w:rFonts w:cs="Arial"/>
          <w:szCs w:val="22"/>
        </w:rPr>
        <w:t>E</w:t>
      </w:r>
      <w:r>
        <w:rPr>
          <w:rFonts w:cs="Arial"/>
          <w:szCs w:val="22"/>
          <w:vertAlign w:val="superscript"/>
        </w:rPr>
        <w:t>0</w:t>
      </w:r>
      <w:r>
        <w:rPr>
          <w:rFonts w:cs="Arial"/>
          <w:szCs w:val="22"/>
        </w:rPr>
        <w:t xml:space="preserve"> = -0.76 V</w:t>
      </w:r>
    </w:p>
    <w:p w:rsidR="009A4C26" w:rsidP="002953F2" w:rsidRDefault="009A4C26" w14:paraId="78622FAF" w14:textId="57EC39AC">
      <w:pPr>
        <w:rPr>
          <w:rFonts w:cs="Arial"/>
          <w:szCs w:val="22"/>
        </w:rPr>
      </w:pPr>
    </w:p>
    <w:p w:rsidRPr="009A4C26" w:rsidR="009A4C26" w:rsidP="009A4C26" w:rsidRDefault="009A4C26" w14:paraId="5A79E4C4" w14:textId="3ED45C08">
      <w:pPr>
        <w:ind w:left="1440" w:firstLine="720"/>
        <w:rPr>
          <w:rFonts w:cs="Arial"/>
          <w:szCs w:val="22"/>
        </w:rPr>
      </w:pPr>
      <w:r>
        <w:rPr>
          <w:rFonts w:cs="Arial"/>
          <w:szCs w:val="22"/>
        </w:rPr>
        <w:t>Ce</w:t>
      </w:r>
      <w:r>
        <w:rPr>
          <w:rFonts w:cs="Arial"/>
          <w:szCs w:val="22"/>
          <w:vertAlign w:val="superscript"/>
        </w:rPr>
        <w:t>4+</w:t>
      </w:r>
      <w:r>
        <w:rPr>
          <w:rFonts w:cs="Arial"/>
          <w:szCs w:val="22"/>
        </w:rPr>
        <w:t>(</w:t>
      </w:r>
      <w:proofErr w:type="spellStart"/>
      <w:r>
        <w:rPr>
          <w:rFonts w:cs="Arial"/>
          <w:szCs w:val="22"/>
        </w:rPr>
        <w:t>aq</w:t>
      </w:r>
      <w:proofErr w:type="spellEnd"/>
      <w:r>
        <w:rPr>
          <w:rFonts w:cs="Arial"/>
          <w:szCs w:val="22"/>
        </w:rPr>
        <w:t>)   +   e</w:t>
      </w:r>
      <w:r>
        <w:rPr>
          <w:rFonts w:cs="Arial"/>
          <w:szCs w:val="22"/>
          <w:vertAlign w:val="superscript"/>
        </w:rPr>
        <w:t>-</w:t>
      </w:r>
      <w:r>
        <w:rPr>
          <w:rFonts w:cs="Arial"/>
          <w:szCs w:val="22"/>
        </w:rPr>
        <w:t xml:space="preserve">   </w:t>
      </w:r>
      <w:r w:rsidRPr="005C29FB">
        <w:rPr>
          <w:rFonts w:ascii="Cambria Math" w:hAnsi="Cambria Math" w:cs="Cambria Math"/>
          <w:spacing w:val="-4"/>
          <w:position w:val="-3"/>
          <w:szCs w:val="22"/>
        </w:rPr>
        <w:t>⇌</w:t>
      </w:r>
      <w:r>
        <w:rPr>
          <w:rFonts w:cs="Arial"/>
          <w:szCs w:val="22"/>
        </w:rPr>
        <w:t xml:space="preserve">   Ce</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xml:space="preserve">) </w:t>
      </w:r>
      <w:r>
        <w:rPr>
          <w:rFonts w:cs="Arial"/>
          <w:szCs w:val="22"/>
        </w:rPr>
        <w:tab/>
      </w:r>
      <w:r>
        <w:rPr>
          <w:rFonts w:cs="Arial"/>
          <w:szCs w:val="22"/>
        </w:rPr>
        <w:tab/>
      </w:r>
      <w:r>
        <w:rPr>
          <w:rFonts w:cs="Arial"/>
          <w:szCs w:val="22"/>
        </w:rPr>
        <w:t>E</w:t>
      </w:r>
      <w:r>
        <w:rPr>
          <w:rFonts w:cs="Arial"/>
          <w:szCs w:val="22"/>
          <w:vertAlign w:val="superscript"/>
        </w:rPr>
        <w:t>0</w:t>
      </w:r>
      <w:r>
        <w:rPr>
          <w:rFonts w:cs="Arial"/>
          <w:szCs w:val="22"/>
        </w:rPr>
        <w:t xml:space="preserve"> = +1.72 V</w:t>
      </w:r>
    </w:p>
    <w:p w:rsidR="00226462" w:rsidP="002953F2" w:rsidRDefault="00226462" w14:paraId="35048790" w14:textId="37582CCB">
      <w:pPr>
        <w:rPr>
          <w:rFonts w:cs="Arial"/>
          <w:szCs w:val="22"/>
        </w:rPr>
      </w:pPr>
    </w:p>
    <w:p w:rsidR="00226462" w:rsidP="002953F2" w:rsidRDefault="00226462" w14:paraId="44A5D8E4" w14:textId="667F7C45">
      <w:pPr>
        <w:rPr>
          <w:rFonts w:cs="Arial"/>
          <w:szCs w:val="22"/>
        </w:rPr>
      </w:pPr>
    </w:p>
    <w:p w:rsidR="002953F2" w:rsidP="002953F2" w:rsidRDefault="002953F2" w14:paraId="74AC3F7B" w14:textId="7CABA18A">
      <w:pPr>
        <w:rPr>
          <w:rFonts w:cs="Arial"/>
          <w:szCs w:val="22"/>
        </w:rPr>
      </w:pPr>
    </w:p>
    <w:p w:rsidR="00F9570E" w:rsidRDefault="00F9570E" w14:paraId="1D7DA9AD" w14:textId="77777777">
      <w:pPr>
        <w:rPr>
          <w:rFonts w:cs="Arial"/>
          <w:szCs w:val="22"/>
        </w:rPr>
      </w:pPr>
      <w:r>
        <w:rPr>
          <w:rFonts w:cs="Arial"/>
          <w:szCs w:val="22"/>
        </w:rPr>
        <w:br w:type="page"/>
      </w:r>
    </w:p>
    <w:p w:rsidR="005E58F2" w:rsidP="002953F2" w:rsidRDefault="005E58F2" w14:paraId="4DAD4E8E" w14:textId="69A296BC">
      <w:pPr>
        <w:ind w:left="720" w:hanging="720"/>
        <w:rPr>
          <w:rFonts w:cs="Arial"/>
          <w:szCs w:val="22"/>
        </w:rPr>
      </w:pPr>
      <w:r>
        <w:rPr>
          <w:rFonts w:cs="Arial"/>
          <w:szCs w:val="22"/>
        </w:rPr>
        <w:t>(a)</w:t>
      </w:r>
      <w:r>
        <w:rPr>
          <w:rFonts w:cs="Arial"/>
          <w:szCs w:val="22"/>
        </w:rPr>
        <w:tab/>
      </w:r>
      <w:r w:rsidR="009B0CCB">
        <w:rPr>
          <w:rFonts w:cs="Arial"/>
          <w:szCs w:val="22"/>
        </w:rPr>
        <w:t>Suggest a reason that ‘redox flow batteries’ are classified as a type of fuel cell</w:t>
      </w:r>
      <w:r>
        <w:rPr>
          <w:rFonts w:cs="Arial"/>
          <w:szCs w:val="22"/>
        </w:rPr>
        <w:t>.</w:t>
      </w:r>
      <w:r>
        <w:rPr>
          <w:szCs w:val="22"/>
        </w:rPr>
        <w:tab/>
      </w:r>
      <w:r>
        <w:rPr>
          <w:rFonts w:cs="Arial"/>
          <w:szCs w:val="22"/>
        </w:rPr>
        <w:t>(</w:t>
      </w:r>
      <w:r w:rsidR="009B0CCB">
        <w:rPr>
          <w:rFonts w:cs="Arial"/>
          <w:szCs w:val="22"/>
        </w:rPr>
        <w:t>1</w:t>
      </w:r>
      <w:r>
        <w:rPr>
          <w:rFonts w:cs="Arial"/>
          <w:szCs w:val="22"/>
        </w:rPr>
        <w:t xml:space="preserve"> mark)</w:t>
      </w:r>
    </w:p>
    <w:p w:rsidR="005E58F2" w:rsidP="002953F2" w:rsidRDefault="005E58F2" w14:paraId="0CAB6FA3" w14:textId="77777777">
      <w:pPr>
        <w:rPr>
          <w:rFonts w:cs="Arial"/>
          <w:szCs w:val="22"/>
        </w:rPr>
      </w:pPr>
    </w:p>
    <w:p w:rsidR="009B0CCB" w:rsidP="009B0CCB" w:rsidRDefault="009B0CCB" w14:paraId="210EA5CE" w14:textId="77777777">
      <w:pPr>
        <w:rPr>
          <w:rFonts w:cs="Arial"/>
          <w:szCs w:val="22"/>
        </w:rPr>
      </w:pPr>
      <w:r>
        <w:rPr>
          <w:rFonts w:cs="Arial"/>
          <w:szCs w:val="22"/>
        </w:rPr>
        <w:tab/>
      </w:r>
      <w:r>
        <w:rPr>
          <w:rFonts w:cs="Arial"/>
          <w:szCs w:val="22"/>
        </w:rPr>
        <w:t>________________________________________________________________________</w:t>
      </w:r>
    </w:p>
    <w:p w:rsidR="005E58F2" w:rsidP="002953F2" w:rsidRDefault="005E58F2" w14:paraId="3EAA23A4" w14:textId="49FB8569">
      <w:pPr>
        <w:rPr>
          <w:rFonts w:cs="Arial"/>
          <w:szCs w:val="22"/>
        </w:rPr>
      </w:pPr>
    </w:p>
    <w:p w:rsidR="009B0CCB" w:rsidP="009B0CCB" w:rsidRDefault="009B0CCB" w14:paraId="34A44BA0" w14:textId="77777777">
      <w:pPr>
        <w:rPr>
          <w:rFonts w:cs="Arial"/>
          <w:szCs w:val="22"/>
        </w:rPr>
      </w:pPr>
      <w:r>
        <w:rPr>
          <w:rFonts w:cs="Arial"/>
          <w:szCs w:val="22"/>
        </w:rPr>
        <w:tab/>
      </w:r>
      <w:r>
        <w:rPr>
          <w:rFonts w:cs="Arial"/>
          <w:szCs w:val="22"/>
        </w:rPr>
        <w:t>________________________________________________________________________</w:t>
      </w:r>
    </w:p>
    <w:p w:rsidR="009B0CCB" w:rsidP="002953F2" w:rsidRDefault="009B0CCB" w14:paraId="5139E21D" w14:textId="1DF611D8">
      <w:pPr>
        <w:rPr>
          <w:rFonts w:cs="Arial"/>
          <w:szCs w:val="22"/>
        </w:rPr>
      </w:pPr>
    </w:p>
    <w:p w:rsidR="005E58F2" w:rsidP="009A4C26" w:rsidRDefault="009B0CCB" w14:paraId="20262B50" w14:textId="25F362DA">
      <w:pPr>
        <w:rPr>
          <w:rFonts w:cs="Arial"/>
          <w:szCs w:val="22"/>
        </w:rPr>
      </w:pPr>
      <w:r>
        <w:rPr>
          <w:rFonts w:cs="Arial"/>
          <w:szCs w:val="22"/>
        </w:rPr>
        <w:tab/>
      </w:r>
      <w:r>
        <w:rPr>
          <w:rFonts w:cs="Arial"/>
          <w:szCs w:val="22"/>
        </w:rPr>
        <w:t>________________________________________________________________________</w:t>
      </w:r>
    </w:p>
    <w:p w:rsidR="00F9570E" w:rsidP="00F9570E" w:rsidRDefault="00F9570E" w14:paraId="7ED8C71A" w14:textId="77777777">
      <w:pPr>
        <w:spacing w:line="360" w:lineRule="auto"/>
        <w:rPr>
          <w:rFonts w:cs="Arial"/>
          <w:szCs w:val="22"/>
        </w:rPr>
      </w:pPr>
    </w:p>
    <w:p w:rsidR="005E58F2" w:rsidP="002953F2" w:rsidRDefault="005E58F2" w14:paraId="735862A4" w14:textId="27CD28E2">
      <w:pPr>
        <w:ind w:left="720" w:hanging="720"/>
        <w:rPr>
          <w:rFonts w:cs="Arial"/>
          <w:szCs w:val="22"/>
        </w:rPr>
      </w:pPr>
      <w:r>
        <w:rPr>
          <w:rFonts w:cs="Arial"/>
          <w:szCs w:val="22"/>
        </w:rPr>
        <w:t>(b)</w:t>
      </w:r>
      <w:r>
        <w:rPr>
          <w:rFonts w:cs="Arial"/>
          <w:szCs w:val="22"/>
        </w:rPr>
        <w:tab/>
      </w:r>
      <w:r w:rsidR="009B0CCB">
        <w:rPr>
          <w:rFonts w:cs="Arial"/>
          <w:szCs w:val="22"/>
        </w:rPr>
        <w:t>Classify the zinc-cerium battery as a primary or secondary cell</w:t>
      </w:r>
      <w:r>
        <w:rPr>
          <w:rFonts w:cs="Arial"/>
          <w:szCs w:val="22"/>
        </w:rPr>
        <w:t>.</w:t>
      </w:r>
      <w:r>
        <w:rPr>
          <w:szCs w:val="22"/>
        </w:rPr>
        <w:tab/>
      </w:r>
      <w:r w:rsidR="00DD050F">
        <w:rPr>
          <w:szCs w:val="22"/>
        </w:rPr>
        <w:tab/>
      </w:r>
      <w:r w:rsidR="00DD050F">
        <w:rPr>
          <w:szCs w:val="22"/>
        </w:rPr>
        <w:tab/>
      </w:r>
      <w:r>
        <w:rPr>
          <w:rFonts w:cs="Arial"/>
          <w:szCs w:val="22"/>
        </w:rPr>
        <w:t>(</w:t>
      </w:r>
      <w:r w:rsidR="009B0CCB">
        <w:rPr>
          <w:rFonts w:cs="Arial"/>
          <w:szCs w:val="22"/>
        </w:rPr>
        <w:t>1</w:t>
      </w:r>
      <w:r>
        <w:rPr>
          <w:rFonts w:cs="Arial"/>
          <w:szCs w:val="22"/>
        </w:rPr>
        <w:t xml:space="preserve"> mark)</w:t>
      </w:r>
    </w:p>
    <w:p w:rsidR="005E58F2" w:rsidP="002953F2" w:rsidRDefault="005E58F2" w14:paraId="20CD31D4" w14:textId="77777777">
      <w:pPr>
        <w:rPr>
          <w:rFonts w:cs="Arial"/>
          <w:szCs w:val="22"/>
        </w:rPr>
      </w:pPr>
    </w:p>
    <w:p w:rsidR="005E58F2" w:rsidP="002953F2" w:rsidRDefault="005E58F2" w14:paraId="480DDD87" w14:textId="400EC3CB">
      <w:pPr>
        <w:rPr>
          <w:rFonts w:cs="Arial"/>
          <w:szCs w:val="22"/>
        </w:rPr>
      </w:pPr>
      <w:r>
        <w:rPr>
          <w:rFonts w:cs="Arial"/>
          <w:szCs w:val="22"/>
        </w:rPr>
        <w:tab/>
      </w:r>
      <w:r>
        <w:rPr>
          <w:rFonts w:cs="Arial"/>
          <w:szCs w:val="22"/>
        </w:rPr>
        <w:t>________________________________________________________________________</w:t>
      </w:r>
    </w:p>
    <w:p w:rsidR="00226462" w:rsidP="00226462" w:rsidRDefault="00226462" w14:paraId="7813B768" w14:textId="77777777">
      <w:pPr>
        <w:spacing w:line="360" w:lineRule="auto"/>
        <w:rPr>
          <w:rFonts w:cs="Arial"/>
          <w:szCs w:val="22"/>
        </w:rPr>
      </w:pPr>
    </w:p>
    <w:p w:rsidR="00DD050F" w:rsidP="002953F2" w:rsidRDefault="00DD050F" w14:paraId="1F206347" w14:textId="73E0D206">
      <w:pPr>
        <w:ind w:left="720" w:hanging="720"/>
        <w:rPr>
          <w:rFonts w:cs="Arial"/>
          <w:szCs w:val="22"/>
        </w:rPr>
      </w:pPr>
      <w:r>
        <w:rPr>
          <w:rFonts w:cs="Arial"/>
          <w:szCs w:val="22"/>
        </w:rPr>
        <w:t>(c)</w:t>
      </w:r>
      <w:r>
        <w:rPr>
          <w:rFonts w:cs="Arial"/>
          <w:szCs w:val="22"/>
        </w:rPr>
        <w:tab/>
      </w:r>
      <w:r w:rsidR="00E77445">
        <w:rPr>
          <w:rFonts w:cs="Arial"/>
          <w:szCs w:val="22"/>
        </w:rPr>
        <w:t xml:space="preserve">Consider the chemical processes occurring at the electrode in the zinc half-cell during </w:t>
      </w:r>
      <w:r w:rsidRPr="00E77445" w:rsidR="00E77445">
        <w:rPr>
          <w:rFonts w:cs="Arial"/>
          <w:b/>
          <w:bCs/>
          <w:szCs w:val="22"/>
        </w:rPr>
        <w:t>discharge</w:t>
      </w:r>
      <w:r w:rsidR="00E77445">
        <w:rPr>
          <w:rFonts w:cs="Arial"/>
          <w:szCs w:val="22"/>
        </w:rPr>
        <w:t>, and complete the following table</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w:t>
      </w:r>
      <w:r w:rsidR="00E77445">
        <w:rPr>
          <w:rFonts w:cs="Arial"/>
          <w:szCs w:val="22"/>
        </w:rPr>
        <w:t>3</w:t>
      </w:r>
      <w:r>
        <w:rPr>
          <w:rFonts w:cs="Arial"/>
          <w:szCs w:val="22"/>
        </w:rPr>
        <w:t xml:space="preserve"> marks)</w:t>
      </w:r>
    </w:p>
    <w:p w:rsidR="00DD050F" w:rsidP="002953F2" w:rsidRDefault="00DD050F" w14:paraId="1691CAE9" w14:textId="77777777">
      <w:pPr>
        <w:rPr>
          <w:rFonts w:cs="Arial"/>
          <w:szCs w:val="22"/>
        </w:rPr>
      </w:pPr>
    </w:p>
    <w:tbl>
      <w:tblPr>
        <w:tblStyle w:val="TableGrid"/>
        <w:tblW w:w="0" w:type="auto"/>
        <w:tblInd w:w="704" w:type="dxa"/>
        <w:tblLook w:val="04A0" w:firstRow="1" w:lastRow="0" w:firstColumn="1" w:lastColumn="0" w:noHBand="0" w:noVBand="1"/>
      </w:tblPr>
      <w:tblGrid>
        <w:gridCol w:w="4678"/>
        <w:gridCol w:w="4134"/>
      </w:tblGrid>
      <w:tr w:rsidR="00E77445" w:rsidTr="00E77445" w14:paraId="126A921F" w14:textId="77777777">
        <w:trPr>
          <w:trHeight w:val="1134"/>
        </w:trPr>
        <w:tc>
          <w:tcPr>
            <w:tcW w:w="4678" w:type="dxa"/>
            <w:tcBorders>
              <w:bottom w:val="single" w:color="auto" w:sz="4" w:space="0"/>
            </w:tcBorders>
            <w:vAlign w:val="center"/>
          </w:tcPr>
          <w:p w:rsidRPr="00A01DE3" w:rsidR="00E77445" w:rsidP="00387BD7" w:rsidRDefault="00E77445" w14:paraId="436CCFF6" w14:textId="7ECF75AA">
            <w:pPr>
              <w:jc w:val="center"/>
              <w:rPr>
                <w:rFonts w:cs="Arial"/>
                <w:szCs w:val="22"/>
              </w:rPr>
            </w:pPr>
            <w:r>
              <w:rPr>
                <w:rFonts w:cs="Arial"/>
                <w:szCs w:val="22"/>
              </w:rPr>
              <w:t>Classify this electrode as the ‘anode’ or ‘cathode’.</w:t>
            </w:r>
          </w:p>
        </w:tc>
        <w:tc>
          <w:tcPr>
            <w:tcW w:w="4134" w:type="dxa"/>
            <w:tcBorders>
              <w:bottom w:val="single" w:color="auto" w:sz="4" w:space="0"/>
            </w:tcBorders>
            <w:vAlign w:val="center"/>
          </w:tcPr>
          <w:p w:rsidRPr="00A01DE3" w:rsidR="00E77445" w:rsidP="00387BD7" w:rsidRDefault="00E77445" w14:paraId="4072E290" w14:textId="77777777">
            <w:pPr>
              <w:ind w:left="880" w:hanging="851"/>
              <w:jc w:val="center"/>
              <w:rPr>
                <w:rFonts w:cs="Arial"/>
                <w:szCs w:val="22"/>
              </w:rPr>
            </w:pPr>
          </w:p>
        </w:tc>
      </w:tr>
      <w:tr w:rsidR="00E77445" w:rsidTr="00E77445" w14:paraId="2F6B0755" w14:textId="77777777">
        <w:trPr>
          <w:trHeight w:val="1134"/>
        </w:trPr>
        <w:tc>
          <w:tcPr>
            <w:tcW w:w="4678" w:type="dxa"/>
            <w:tcBorders>
              <w:bottom w:val="single" w:color="auto" w:sz="4" w:space="0"/>
            </w:tcBorders>
            <w:vAlign w:val="center"/>
          </w:tcPr>
          <w:p w:rsidRPr="00A01DE3" w:rsidR="00E77445" w:rsidP="00387BD7" w:rsidRDefault="00E77445" w14:paraId="1D7460A4" w14:textId="59225FBC">
            <w:pPr>
              <w:jc w:val="center"/>
              <w:rPr>
                <w:rFonts w:cs="Arial"/>
                <w:szCs w:val="22"/>
              </w:rPr>
            </w:pPr>
            <w:r>
              <w:rPr>
                <w:rFonts w:cs="Arial"/>
                <w:szCs w:val="22"/>
              </w:rPr>
              <w:t>Classify the polarity of this electrode as ‘positive’ or ‘negative’.</w:t>
            </w:r>
          </w:p>
        </w:tc>
        <w:tc>
          <w:tcPr>
            <w:tcW w:w="4134" w:type="dxa"/>
            <w:tcBorders>
              <w:bottom w:val="single" w:color="auto" w:sz="4" w:space="0"/>
            </w:tcBorders>
            <w:vAlign w:val="center"/>
          </w:tcPr>
          <w:p w:rsidRPr="00A01DE3" w:rsidR="00E77445" w:rsidP="00387BD7" w:rsidRDefault="00E77445" w14:paraId="14AC41F5" w14:textId="77777777">
            <w:pPr>
              <w:ind w:left="880" w:hanging="851"/>
              <w:jc w:val="center"/>
              <w:rPr>
                <w:rFonts w:cs="Arial"/>
                <w:szCs w:val="22"/>
              </w:rPr>
            </w:pPr>
          </w:p>
        </w:tc>
      </w:tr>
      <w:tr w:rsidR="00E77445" w:rsidTr="00E77445" w14:paraId="48E4D899" w14:textId="77777777">
        <w:trPr>
          <w:trHeight w:val="1134"/>
        </w:trPr>
        <w:tc>
          <w:tcPr>
            <w:tcW w:w="4678" w:type="dxa"/>
            <w:tcBorders>
              <w:bottom w:val="single" w:color="808080" w:themeColor="background1" w:themeShade="80" w:sz="4" w:space="0"/>
            </w:tcBorders>
            <w:vAlign w:val="center"/>
          </w:tcPr>
          <w:p w:rsidR="00E77445" w:rsidP="00387BD7" w:rsidRDefault="00E77445" w14:paraId="38050B9D" w14:textId="501075EE">
            <w:pPr>
              <w:jc w:val="center"/>
              <w:rPr>
                <w:rFonts w:cs="Arial"/>
                <w:szCs w:val="22"/>
              </w:rPr>
            </w:pPr>
            <w:r>
              <w:rPr>
                <w:rFonts w:cs="Arial"/>
                <w:szCs w:val="22"/>
              </w:rPr>
              <w:t>Identify whether cations would move ‘toward’ or ‘away from’ this electrode.</w:t>
            </w:r>
          </w:p>
        </w:tc>
        <w:tc>
          <w:tcPr>
            <w:tcW w:w="4134" w:type="dxa"/>
            <w:tcBorders>
              <w:bottom w:val="single" w:color="808080" w:themeColor="background1" w:themeShade="80" w:sz="4" w:space="0"/>
            </w:tcBorders>
            <w:vAlign w:val="center"/>
          </w:tcPr>
          <w:p w:rsidRPr="00A01DE3" w:rsidR="00E77445" w:rsidP="00387BD7" w:rsidRDefault="00E77445" w14:paraId="349B67AB" w14:textId="77777777">
            <w:pPr>
              <w:ind w:left="880" w:hanging="851"/>
              <w:jc w:val="center"/>
              <w:rPr>
                <w:rFonts w:cs="Arial"/>
                <w:szCs w:val="22"/>
              </w:rPr>
            </w:pPr>
          </w:p>
        </w:tc>
      </w:tr>
    </w:tbl>
    <w:p w:rsidR="00E77445" w:rsidP="00E77445" w:rsidRDefault="00E77445" w14:paraId="3E463C15" w14:textId="77777777">
      <w:pPr>
        <w:spacing w:line="360" w:lineRule="auto"/>
        <w:rPr>
          <w:rFonts w:cs="Arial"/>
          <w:szCs w:val="22"/>
        </w:rPr>
      </w:pPr>
    </w:p>
    <w:p w:rsidR="00DD050F" w:rsidP="002953F2" w:rsidRDefault="00DD050F" w14:paraId="29548B3E" w14:textId="04900820">
      <w:pPr>
        <w:ind w:left="720" w:hanging="720"/>
        <w:rPr>
          <w:rFonts w:cs="Arial"/>
          <w:szCs w:val="22"/>
        </w:rPr>
      </w:pPr>
      <w:r>
        <w:rPr>
          <w:rFonts w:cs="Arial"/>
          <w:szCs w:val="22"/>
        </w:rPr>
        <w:t>(d)</w:t>
      </w:r>
      <w:r>
        <w:rPr>
          <w:rFonts w:cs="Arial"/>
          <w:szCs w:val="22"/>
        </w:rPr>
        <w:tab/>
      </w:r>
      <w:r w:rsidR="00E77445">
        <w:rPr>
          <w:rFonts w:cs="Arial"/>
          <w:szCs w:val="22"/>
        </w:rPr>
        <w:t>Calculate the maximum voltage produced by the zinc-cerium cell, under standard conditions</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w:t>
      </w:r>
      <w:r w:rsidR="00E77445">
        <w:rPr>
          <w:rFonts w:cs="Arial"/>
          <w:szCs w:val="22"/>
        </w:rPr>
        <w:t>1</w:t>
      </w:r>
      <w:r>
        <w:rPr>
          <w:rFonts w:cs="Arial"/>
          <w:szCs w:val="22"/>
        </w:rPr>
        <w:t xml:space="preserve"> mark)</w:t>
      </w:r>
    </w:p>
    <w:p w:rsidR="005E58F2" w:rsidP="002953F2" w:rsidRDefault="005E58F2" w14:paraId="1551E7FC" w14:textId="110F40B0">
      <w:pPr>
        <w:rPr>
          <w:rFonts w:cs="Arial"/>
          <w:b/>
          <w:szCs w:val="22"/>
        </w:rPr>
      </w:pPr>
    </w:p>
    <w:p w:rsidR="00DD050F" w:rsidP="002953F2" w:rsidRDefault="00DD050F" w14:paraId="2C5F9AEC" w14:textId="77777777">
      <w:pPr>
        <w:rPr>
          <w:rFonts w:cs="Arial"/>
          <w:szCs w:val="22"/>
        </w:rPr>
      </w:pPr>
      <w:r>
        <w:rPr>
          <w:rFonts w:cs="Arial"/>
          <w:szCs w:val="22"/>
        </w:rPr>
        <w:tab/>
      </w:r>
      <w:r>
        <w:rPr>
          <w:rFonts w:cs="Arial"/>
          <w:szCs w:val="22"/>
        </w:rPr>
        <w:t>________________________________________________________________________</w:t>
      </w:r>
    </w:p>
    <w:p w:rsidR="00226462" w:rsidP="00226462" w:rsidRDefault="00226462" w14:paraId="71AD7E24" w14:textId="77777777">
      <w:pPr>
        <w:spacing w:line="360" w:lineRule="auto"/>
        <w:rPr>
          <w:rFonts w:cs="Arial"/>
          <w:szCs w:val="22"/>
        </w:rPr>
      </w:pPr>
    </w:p>
    <w:p w:rsidR="00A5637C" w:rsidP="00226462" w:rsidRDefault="00E77445" w14:paraId="17D7DAB1" w14:textId="03CC9D6D">
      <w:pPr>
        <w:ind w:left="720" w:hanging="720"/>
        <w:rPr>
          <w:rFonts w:cs="Arial"/>
          <w:bCs/>
          <w:szCs w:val="22"/>
        </w:rPr>
      </w:pPr>
      <w:r w:rsidRPr="00E77445">
        <w:rPr>
          <w:rFonts w:cs="Arial"/>
          <w:bCs/>
          <w:szCs w:val="22"/>
        </w:rPr>
        <w:t>(e)</w:t>
      </w:r>
      <w:r w:rsidRPr="00E77445">
        <w:rPr>
          <w:rFonts w:cs="Arial"/>
          <w:bCs/>
          <w:szCs w:val="22"/>
        </w:rPr>
        <w:tab/>
      </w:r>
      <w:r w:rsidR="00A5637C">
        <w:rPr>
          <w:rFonts w:cs="Arial"/>
          <w:bCs/>
          <w:szCs w:val="22"/>
        </w:rPr>
        <w:t xml:space="preserve">Write a balanced chemical equation for the overall reaction that occurs during </w:t>
      </w:r>
      <w:r w:rsidR="00A5637C">
        <w:rPr>
          <w:rFonts w:cs="Arial"/>
          <w:b/>
          <w:szCs w:val="22"/>
        </w:rPr>
        <w:t xml:space="preserve">recharge </w:t>
      </w:r>
      <w:r w:rsidR="00A5637C">
        <w:rPr>
          <w:rFonts w:cs="Arial"/>
          <w:bCs/>
          <w:szCs w:val="22"/>
        </w:rPr>
        <w:t>of the zinc-cerium battery.</w:t>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ab/>
      </w:r>
      <w:r w:rsidR="00A5637C">
        <w:rPr>
          <w:rFonts w:cs="Arial"/>
          <w:bCs/>
          <w:szCs w:val="22"/>
        </w:rPr>
        <w:t>(2 marks)</w:t>
      </w:r>
    </w:p>
    <w:p w:rsidRPr="008E15A1" w:rsidR="00226462" w:rsidP="00226462" w:rsidRDefault="00226462" w14:paraId="4BD2D283" w14:textId="77777777">
      <w:pPr>
        <w:ind w:left="720" w:hanging="720"/>
        <w:rPr>
          <w:rFonts w:cs="Arial"/>
          <w:szCs w:val="22"/>
        </w:rPr>
      </w:pPr>
    </w:p>
    <w:tbl>
      <w:tblPr>
        <w:tblStyle w:val="TableGrid"/>
        <w:tblW w:w="0" w:type="auto"/>
        <w:tblInd w:w="704" w:type="dxa"/>
        <w:tblLook w:val="04A0" w:firstRow="1" w:lastRow="0" w:firstColumn="1" w:lastColumn="0" w:noHBand="0" w:noVBand="1"/>
      </w:tblPr>
      <w:tblGrid>
        <w:gridCol w:w="8789"/>
      </w:tblGrid>
      <w:tr w:rsidRPr="008E15A1" w:rsidR="00226462" w:rsidTr="00387BD7" w14:paraId="2338A495" w14:textId="77777777">
        <w:trPr>
          <w:trHeight w:val="1487"/>
        </w:trPr>
        <w:tc>
          <w:tcPr>
            <w:tcW w:w="8789" w:type="dxa"/>
            <w:tcBorders>
              <w:bottom w:val="single" w:color="808080" w:themeColor="background1" w:themeShade="80" w:sz="4" w:space="0"/>
            </w:tcBorders>
          </w:tcPr>
          <w:p w:rsidRPr="008E15A1" w:rsidR="00226462" w:rsidP="00387BD7" w:rsidRDefault="00226462" w14:paraId="71E2C1FB" w14:textId="77777777">
            <w:pPr>
              <w:rPr>
                <w:rFonts w:cs="Arial"/>
                <w:szCs w:val="22"/>
              </w:rPr>
            </w:pPr>
          </w:p>
        </w:tc>
      </w:tr>
    </w:tbl>
    <w:p w:rsidR="00DE26F3" w:rsidP="003F6414" w:rsidRDefault="00DE26F3" w14:paraId="4A3263CC" w14:textId="77777777">
      <w:pPr>
        <w:rPr>
          <w:rFonts w:cs="Arial"/>
          <w:b/>
          <w:szCs w:val="22"/>
        </w:rPr>
      </w:pPr>
    </w:p>
    <w:p w:rsidR="00A5637C" w:rsidRDefault="00A5637C" w14:paraId="092F1639" w14:textId="77777777">
      <w:pPr>
        <w:rPr>
          <w:rFonts w:cs="Arial"/>
          <w:b/>
          <w:szCs w:val="22"/>
        </w:rPr>
      </w:pPr>
      <w:r>
        <w:rPr>
          <w:rFonts w:cs="Arial"/>
          <w:b/>
          <w:szCs w:val="22"/>
        </w:rPr>
        <w:br w:type="page"/>
      </w:r>
    </w:p>
    <w:p w:rsidRPr="00CF32FE" w:rsidR="001E3DE9" w:rsidP="001E3DE9" w:rsidRDefault="001E3DE9" w14:paraId="779C24DE" w14:textId="1ACA66AF">
      <w:pPr>
        <w:rPr>
          <w:rFonts w:cs="Arial"/>
          <w:b/>
          <w:szCs w:val="22"/>
        </w:rPr>
      </w:pPr>
      <w:r w:rsidRPr="00CF32FE">
        <w:rPr>
          <w:rFonts w:cs="Arial"/>
          <w:b/>
          <w:szCs w:val="22"/>
        </w:rPr>
        <w:t xml:space="preserve">Question </w:t>
      </w:r>
      <w:r>
        <w:rPr>
          <w:rFonts w:cs="Arial"/>
          <w:b/>
          <w:szCs w:val="22"/>
        </w:rPr>
        <w:t>3</w:t>
      </w:r>
      <w:r w:rsidR="002114FD">
        <w:rPr>
          <w:rFonts w:cs="Arial"/>
          <w:b/>
          <w:szCs w:val="22"/>
        </w:rPr>
        <w:t>1</w:t>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ab/>
      </w:r>
      <w:r w:rsidRPr="00CF32FE">
        <w:rPr>
          <w:rFonts w:cs="Arial"/>
          <w:b/>
          <w:szCs w:val="22"/>
        </w:rPr>
        <w:t xml:space="preserve">         </w:t>
      </w:r>
      <w:r>
        <w:rPr>
          <w:rFonts w:cs="Arial"/>
          <w:b/>
          <w:szCs w:val="22"/>
        </w:rPr>
        <w:t xml:space="preserve"> </w:t>
      </w:r>
      <w:r w:rsidRPr="00CF32FE">
        <w:rPr>
          <w:rFonts w:cs="Arial"/>
          <w:b/>
          <w:szCs w:val="22"/>
        </w:rPr>
        <w:t>(</w:t>
      </w:r>
      <w:r>
        <w:rPr>
          <w:rFonts w:cs="Arial"/>
          <w:b/>
          <w:szCs w:val="22"/>
        </w:rPr>
        <w:t>10</w:t>
      </w:r>
      <w:r w:rsidRPr="00CF32FE">
        <w:rPr>
          <w:rFonts w:cs="Arial"/>
          <w:b/>
          <w:szCs w:val="22"/>
        </w:rPr>
        <w:t xml:space="preserve"> marks)</w:t>
      </w:r>
    </w:p>
    <w:p w:rsidR="001E3DE9" w:rsidP="001E3DE9" w:rsidRDefault="001E3DE9" w14:paraId="3C3F4DD6" w14:textId="77777777">
      <w:pPr>
        <w:rPr>
          <w:rFonts w:cs="Arial"/>
          <w:szCs w:val="22"/>
        </w:rPr>
      </w:pPr>
    </w:p>
    <w:p w:rsidR="001E3DE9" w:rsidP="001E3DE9" w:rsidRDefault="001E3DE9" w14:paraId="6399E7E0" w14:textId="77777777">
      <w:pPr>
        <w:rPr>
          <w:rFonts w:cs="Arial"/>
          <w:szCs w:val="22"/>
        </w:rPr>
      </w:pPr>
      <w:r>
        <w:rPr>
          <w:rFonts w:cs="Arial"/>
          <w:szCs w:val="22"/>
        </w:rPr>
        <w:t>An organic substance known to contain only carbon, hydrogen and nitrogen was analysed.</w:t>
      </w:r>
    </w:p>
    <w:p w:rsidR="001E3DE9" w:rsidP="001E3DE9" w:rsidRDefault="001E3DE9" w14:paraId="2261741D" w14:textId="77777777">
      <w:pPr>
        <w:rPr>
          <w:rFonts w:cs="Arial"/>
          <w:szCs w:val="22"/>
        </w:rPr>
      </w:pPr>
    </w:p>
    <w:p w:rsidR="001E3DE9" w:rsidP="001E3DE9" w:rsidRDefault="001E3DE9" w14:paraId="0FB03A0E" w14:textId="77777777">
      <w:pPr>
        <w:rPr>
          <w:rFonts w:cs="Arial"/>
          <w:szCs w:val="22"/>
        </w:rPr>
      </w:pPr>
      <w:r>
        <w:rPr>
          <w:rFonts w:cs="Arial"/>
          <w:szCs w:val="22"/>
        </w:rPr>
        <w:t>A 1.839 g sample of the compound was found to contain 0.857 g of nitrogen. The percentage by mass of carbon in the compound was known to be 39.9%.</w:t>
      </w:r>
    </w:p>
    <w:p w:rsidR="001E3DE9" w:rsidP="001E3DE9" w:rsidRDefault="001E3DE9" w14:paraId="76AFE36E" w14:textId="77777777">
      <w:pPr>
        <w:spacing w:line="360" w:lineRule="auto"/>
        <w:ind w:left="720" w:hanging="720"/>
        <w:rPr>
          <w:rFonts w:cs="Arial"/>
          <w:szCs w:val="22"/>
        </w:rPr>
      </w:pPr>
    </w:p>
    <w:p w:rsidR="001E3DE9" w:rsidP="001E3DE9" w:rsidRDefault="001E3DE9" w14:paraId="54B4E394" w14:textId="77777777">
      <w:pPr>
        <w:ind w:left="720" w:hanging="720"/>
        <w:rPr>
          <w:rFonts w:cs="Arial"/>
          <w:szCs w:val="22"/>
        </w:rPr>
      </w:pPr>
      <w:r w:rsidRPr="00CF32FE">
        <w:rPr>
          <w:rFonts w:cs="Arial"/>
          <w:szCs w:val="22"/>
        </w:rPr>
        <w:t>(a)</w:t>
      </w:r>
      <w:r w:rsidRPr="00CF32FE">
        <w:rPr>
          <w:rFonts w:cs="Arial"/>
          <w:szCs w:val="22"/>
        </w:rPr>
        <w:tab/>
      </w:r>
      <w:r>
        <w:rPr>
          <w:rFonts w:cs="Arial"/>
          <w:szCs w:val="22"/>
        </w:rPr>
        <w:t>Determine the empirical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(4 marks)</w:t>
      </w:r>
    </w:p>
    <w:p w:rsidR="001E3DE9" w:rsidP="001E3DE9" w:rsidRDefault="001E3DE9" w14:paraId="3A8B7EE8" w14:textId="77777777">
      <w:pPr>
        <w:ind w:left="720" w:hanging="720"/>
        <w:rPr>
          <w:rFonts w:cs="Arial"/>
          <w:szCs w:val="22"/>
        </w:rPr>
      </w:pPr>
    </w:p>
    <w:p w:rsidRPr="00CF32FE" w:rsidR="001E3DE9" w:rsidP="001E3DE9" w:rsidRDefault="001E3DE9" w14:paraId="1490517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F920B22" w14:textId="77777777">
      <w:pPr>
        <w:ind w:left="720" w:hanging="720"/>
        <w:rPr>
          <w:rFonts w:cs="Arial"/>
          <w:szCs w:val="22"/>
        </w:rPr>
      </w:pPr>
    </w:p>
    <w:p w:rsidRPr="00CF32FE" w:rsidR="001E3DE9" w:rsidP="001E3DE9" w:rsidRDefault="001E3DE9" w14:paraId="20C20D7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4F8A65B7" w14:textId="77777777">
      <w:pPr>
        <w:ind w:left="720" w:hanging="720"/>
        <w:rPr>
          <w:rFonts w:cs="Arial"/>
          <w:szCs w:val="22"/>
        </w:rPr>
      </w:pPr>
    </w:p>
    <w:p w:rsidRPr="00CF32FE" w:rsidR="001E3DE9" w:rsidP="001E3DE9" w:rsidRDefault="001E3DE9" w14:paraId="0B6D0A2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12A55FF" w14:textId="77777777">
      <w:pPr>
        <w:ind w:left="720" w:hanging="720"/>
        <w:rPr>
          <w:rFonts w:cs="Arial"/>
          <w:szCs w:val="22"/>
        </w:rPr>
      </w:pPr>
    </w:p>
    <w:p w:rsidRPr="00CF32FE" w:rsidR="001E3DE9" w:rsidP="001E3DE9" w:rsidRDefault="001E3DE9" w14:paraId="003218D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1CEEC319" w14:textId="77777777">
      <w:pPr>
        <w:ind w:left="720" w:hanging="720"/>
        <w:rPr>
          <w:rFonts w:cs="Arial"/>
          <w:szCs w:val="22"/>
        </w:rPr>
      </w:pPr>
    </w:p>
    <w:p w:rsidRPr="00CF32FE" w:rsidR="001E3DE9" w:rsidP="001E3DE9" w:rsidRDefault="001E3DE9" w14:paraId="0EBF604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5EDCCBD2" w14:textId="77777777">
      <w:pPr>
        <w:ind w:left="720" w:hanging="720"/>
        <w:rPr>
          <w:rFonts w:cs="Arial"/>
          <w:szCs w:val="22"/>
        </w:rPr>
      </w:pPr>
    </w:p>
    <w:p w:rsidRPr="00CF32FE" w:rsidR="001E3DE9" w:rsidP="001E3DE9" w:rsidRDefault="001E3DE9" w14:paraId="57841D3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0260BBD8" w14:textId="77777777">
      <w:pPr>
        <w:ind w:left="720" w:hanging="720"/>
        <w:rPr>
          <w:rFonts w:cs="Arial"/>
          <w:szCs w:val="22"/>
        </w:rPr>
      </w:pPr>
    </w:p>
    <w:p w:rsidRPr="00CF32FE" w:rsidR="001E3DE9" w:rsidP="001E3DE9" w:rsidRDefault="001E3DE9" w14:paraId="5412F52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654C9E4" w14:textId="77777777">
      <w:pPr>
        <w:ind w:left="720" w:hanging="720"/>
        <w:rPr>
          <w:rFonts w:cs="Arial"/>
          <w:szCs w:val="22"/>
        </w:rPr>
      </w:pPr>
    </w:p>
    <w:p w:rsidRPr="00CF32FE" w:rsidR="001E3DE9" w:rsidP="001E3DE9" w:rsidRDefault="001E3DE9" w14:paraId="2DD21B0D"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06498DD" w14:textId="77777777">
      <w:pPr>
        <w:ind w:left="720" w:hanging="720"/>
        <w:rPr>
          <w:rFonts w:cs="Arial"/>
          <w:szCs w:val="22"/>
        </w:rPr>
      </w:pPr>
    </w:p>
    <w:p w:rsidRPr="00CF32FE" w:rsidR="001E3DE9" w:rsidP="001E3DE9" w:rsidRDefault="001E3DE9" w14:paraId="5E4939A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3A351D06" w14:textId="77777777">
      <w:pPr>
        <w:ind w:left="720" w:hanging="720"/>
        <w:rPr>
          <w:rFonts w:cs="Arial"/>
          <w:szCs w:val="22"/>
        </w:rPr>
      </w:pPr>
    </w:p>
    <w:p w:rsidRPr="00CF32FE" w:rsidR="001E3DE9" w:rsidP="001E3DE9" w:rsidRDefault="001E3DE9" w14:paraId="22A73DD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04FCC9C3" w14:textId="77777777">
      <w:pPr>
        <w:ind w:left="720" w:hanging="720"/>
        <w:rPr>
          <w:rFonts w:cs="Arial"/>
          <w:szCs w:val="22"/>
        </w:rPr>
      </w:pPr>
    </w:p>
    <w:p w:rsidRPr="00CF32FE" w:rsidR="001E3DE9" w:rsidP="001E3DE9" w:rsidRDefault="001E3DE9" w14:paraId="70D4F11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3431E27D" w14:textId="77777777">
      <w:pPr>
        <w:ind w:left="720" w:hanging="720"/>
        <w:rPr>
          <w:rFonts w:cs="Arial"/>
          <w:szCs w:val="22"/>
        </w:rPr>
      </w:pPr>
    </w:p>
    <w:p w:rsidRPr="00CF32FE" w:rsidR="001E3DE9" w:rsidP="001E3DE9" w:rsidRDefault="001E3DE9" w14:paraId="78CA94DF"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0EBE2973" w14:textId="77777777">
      <w:pPr>
        <w:ind w:left="720" w:hanging="720"/>
        <w:rPr>
          <w:rFonts w:cs="Arial"/>
          <w:szCs w:val="22"/>
        </w:rPr>
      </w:pPr>
    </w:p>
    <w:p w:rsidRPr="00CF32FE" w:rsidR="001E3DE9" w:rsidP="001E3DE9" w:rsidRDefault="001E3DE9" w14:paraId="3048CCC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3E42037" w14:textId="77777777">
      <w:pPr>
        <w:ind w:left="720" w:hanging="720"/>
        <w:rPr>
          <w:rFonts w:cs="Arial"/>
          <w:szCs w:val="22"/>
        </w:rPr>
      </w:pPr>
    </w:p>
    <w:p w:rsidRPr="00CF32FE" w:rsidR="001E3DE9" w:rsidP="001E3DE9" w:rsidRDefault="001E3DE9" w14:paraId="11B4D3D9"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612FD4AB" w14:textId="77777777">
      <w:pPr>
        <w:ind w:left="720" w:hanging="720"/>
        <w:rPr>
          <w:rFonts w:cs="Arial"/>
          <w:szCs w:val="22"/>
        </w:rPr>
      </w:pPr>
    </w:p>
    <w:p w:rsidR="001E3DE9" w:rsidP="001E3DE9" w:rsidRDefault="001E3DE9" w14:paraId="02FE7DBD" w14:textId="77777777">
      <w:pPr>
        <w:rPr>
          <w:rFonts w:cs="Arial"/>
          <w:szCs w:val="22"/>
        </w:rPr>
      </w:pPr>
    </w:p>
    <w:p w:rsidR="001E3DE9" w:rsidP="001E3DE9" w:rsidRDefault="001E3DE9" w14:paraId="782A786D" w14:textId="77777777">
      <w:pPr>
        <w:rPr>
          <w:rFonts w:cs="Arial"/>
          <w:szCs w:val="22"/>
        </w:rPr>
      </w:pPr>
      <w:r>
        <w:rPr>
          <w:rFonts w:cs="Arial"/>
          <w:szCs w:val="22"/>
        </w:rPr>
        <w:br w:type="page"/>
      </w:r>
    </w:p>
    <w:p w:rsidR="001E3DE9" w:rsidP="001E3DE9" w:rsidRDefault="001E3DE9" w14:paraId="105AD35B" w14:textId="4C1DA57A">
      <w:pPr>
        <w:rPr>
          <w:rFonts w:cs="Arial"/>
          <w:szCs w:val="22"/>
        </w:rPr>
      </w:pPr>
      <w:r>
        <w:rPr>
          <w:rFonts w:cs="Arial"/>
          <w:szCs w:val="22"/>
        </w:rPr>
        <w:t>A separate 0.633 g sample of the same compound</w:t>
      </w:r>
      <w:r w:rsidR="009E7D3C">
        <w:rPr>
          <w:rFonts w:cs="Arial"/>
          <w:szCs w:val="22"/>
        </w:rPr>
        <w:t xml:space="preserve"> was placed in a conical flask containing     25.00 mL of distilled water and swirled until all the solid dissolved.</w:t>
      </w:r>
      <w:r w:rsidR="00A72482">
        <w:rPr>
          <w:rFonts w:cs="Arial"/>
          <w:szCs w:val="22"/>
        </w:rPr>
        <w:t xml:space="preserve"> It was also known that this compound was a diprotic base (i.e. capable of accepting two protons).</w:t>
      </w:r>
    </w:p>
    <w:p w:rsidR="001E3DE9" w:rsidP="001E3DE9" w:rsidRDefault="001E3DE9" w14:paraId="076B07E1" w14:textId="77777777">
      <w:pPr>
        <w:rPr>
          <w:rFonts w:cs="Arial"/>
          <w:szCs w:val="22"/>
        </w:rPr>
      </w:pPr>
    </w:p>
    <w:p w:rsidR="001E3DE9" w:rsidP="001E3DE9" w:rsidRDefault="001E3DE9" w14:paraId="3019F098" w14:textId="31E6CF92">
      <w:pPr>
        <w:rPr>
          <w:rFonts w:cs="Arial"/>
          <w:szCs w:val="22"/>
        </w:rPr>
      </w:pPr>
      <w:r>
        <w:rPr>
          <w:rFonts w:cs="Arial"/>
          <w:szCs w:val="22"/>
        </w:rPr>
        <w:t>Volumetric analysis determined that 28.44 mL of 0.7406 mol L</w:t>
      </w:r>
      <w:r>
        <w:rPr>
          <w:rFonts w:cs="Arial"/>
          <w:szCs w:val="22"/>
          <w:vertAlign w:val="superscript"/>
        </w:rPr>
        <w:t>-1</w:t>
      </w:r>
      <w:r>
        <w:rPr>
          <w:rFonts w:cs="Arial"/>
          <w:szCs w:val="22"/>
        </w:rPr>
        <w:t xml:space="preserve"> HNO</w:t>
      </w:r>
      <w:r>
        <w:rPr>
          <w:rFonts w:cs="Arial"/>
          <w:szCs w:val="22"/>
          <w:vertAlign w:val="subscript"/>
        </w:rPr>
        <w:t>3</w:t>
      </w:r>
      <w:r>
        <w:rPr>
          <w:rFonts w:cs="Arial"/>
          <w:szCs w:val="22"/>
        </w:rPr>
        <w:t>(</w:t>
      </w:r>
      <w:proofErr w:type="spellStart"/>
      <w:r>
        <w:rPr>
          <w:rFonts w:cs="Arial"/>
          <w:szCs w:val="22"/>
        </w:rPr>
        <w:t>aq</w:t>
      </w:r>
      <w:proofErr w:type="spellEnd"/>
      <w:r>
        <w:rPr>
          <w:rFonts w:cs="Arial"/>
          <w:szCs w:val="22"/>
        </w:rPr>
        <w:t>) was required to reach the equivalence point.</w:t>
      </w:r>
      <w:r w:rsidR="009E7D3C">
        <w:rPr>
          <w:rFonts w:cs="Arial"/>
          <w:szCs w:val="22"/>
        </w:rPr>
        <w:t xml:space="preserve"> </w:t>
      </w:r>
    </w:p>
    <w:p w:rsidRPr="00925C19" w:rsidR="001E3DE9" w:rsidP="001E3DE9" w:rsidRDefault="001E3DE9" w14:paraId="6E2FD759" w14:textId="77777777">
      <w:pPr>
        <w:spacing w:line="360" w:lineRule="auto"/>
        <w:rPr>
          <w:rFonts w:cs="Arial"/>
          <w:szCs w:val="22"/>
        </w:rPr>
      </w:pPr>
    </w:p>
    <w:p w:rsidR="001E3DE9" w:rsidP="001E3DE9" w:rsidRDefault="001E3DE9" w14:paraId="3C657342" w14:textId="77777777">
      <w:pPr>
        <w:ind w:left="720" w:hanging="720"/>
        <w:rPr>
          <w:rFonts w:cs="Arial"/>
          <w:szCs w:val="22"/>
        </w:rPr>
      </w:pPr>
      <w:r>
        <w:rPr>
          <w:rFonts w:cs="Arial"/>
          <w:szCs w:val="22"/>
        </w:rPr>
        <w:t>(b)</w:t>
      </w:r>
      <w:r>
        <w:rPr>
          <w:rFonts w:cs="Arial"/>
          <w:szCs w:val="22"/>
        </w:rPr>
        <w:tab/>
      </w:r>
      <w:r>
        <w:rPr>
          <w:rFonts w:cs="Arial"/>
          <w:szCs w:val="22"/>
        </w:rPr>
        <w:t>Determine the molecular formula of the compound.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(4 marks)</w:t>
      </w:r>
    </w:p>
    <w:p w:rsidRPr="002C56B1" w:rsidR="001E3DE9" w:rsidP="001E3DE9" w:rsidRDefault="001E3DE9" w14:paraId="1B03839F" w14:textId="77777777">
      <w:pPr>
        <w:rPr>
          <w:rFonts w:cs="Arial"/>
          <w:szCs w:val="22"/>
        </w:rPr>
      </w:pPr>
    </w:p>
    <w:p w:rsidRPr="00CF32FE" w:rsidR="001E3DE9" w:rsidP="001E3DE9" w:rsidRDefault="001E3DE9" w14:paraId="70DD19A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6D2E83B8" w14:textId="77777777">
      <w:pPr>
        <w:ind w:left="720" w:hanging="720"/>
        <w:rPr>
          <w:rFonts w:cs="Arial"/>
          <w:szCs w:val="22"/>
        </w:rPr>
      </w:pPr>
    </w:p>
    <w:p w:rsidRPr="00CF32FE" w:rsidR="001E3DE9" w:rsidP="001E3DE9" w:rsidRDefault="001E3DE9" w14:paraId="2C80188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49393E5E" w14:textId="77777777">
      <w:pPr>
        <w:ind w:left="720" w:hanging="720"/>
        <w:rPr>
          <w:rFonts w:cs="Arial"/>
          <w:szCs w:val="22"/>
        </w:rPr>
      </w:pPr>
    </w:p>
    <w:p w:rsidRPr="00CF32FE" w:rsidR="001E3DE9" w:rsidP="001E3DE9" w:rsidRDefault="001E3DE9" w14:paraId="341A81C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77F08846" w14:textId="77777777">
      <w:pPr>
        <w:ind w:left="720" w:hanging="720"/>
        <w:rPr>
          <w:rFonts w:cs="Arial"/>
          <w:szCs w:val="22"/>
        </w:rPr>
      </w:pPr>
    </w:p>
    <w:p w:rsidRPr="00CF32FE" w:rsidR="001E3DE9" w:rsidP="001E3DE9" w:rsidRDefault="001E3DE9" w14:paraId="61A8EA5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28336187" w14:textId="77777777">
      <w:pPr>
        <w:ind w:left="720" w:hanging="720"/>
        <w:rPr>
          <w:rFonts w:cs="Arial"/>
          <w:szCs w:val="22"/>
        </w:rPr>
      </w:pPr>
    </w:p>
    <w:p w:rsidRPr="00CF32FE" w:rsidR="001E3DE9" w:rsidP="001E3DE9" w:rsidRDefault="001E3DE9" w14:paraId="563141EC"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3ABAD852" w14:textId="77777777">
      <w:pPr>
        <w:ind w:left="720" w:hanging="720"/>
        <w:rPr>
          <w:rFonts w:cs="Arial"/>
          <w:szCs w:val="22"/>
        </w:rPr>
      </w:pPr>
    </w:p>
    <w:p w:rsidRPr="00CF32FE" w:rsidR="001E3DE9" w:rsidP="001E3DE9" w:rsidRDefault="001E3DE9" w14:paraId="2D09969C"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63E3A9D3" w14:textId="77777777">
      <w:pPr>
        <w:ind w:left="720" w:hanging="720"/>
        <w:rPr>
          <w:rFonts w:cs="Arial"/>
          <w:szCs w:val="22"/>
        </w:rPr>
      </w:pPr>
    </w:p>
    <w:p w:rsidRPr="00CF32FE" w:rsidR="001E3DE9" w:rsidP="001E3DE9" w:rsidRDefault="001E3DE9" w14:paraId="2FF6E49C"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CF32FE" w:rsidR="001E3DE9" w:rsidP="001E3DE9" w:rsidRDefault="001E3DE9" w14:paraId="2DAD1029" w14:textId="77777777">
      <w:pPr>
        <w:ind w:left="720" w:hanging="720"/>
        <w:rPr>
          <w:rFonts w:cs="Arial"/>
          <w:szCs w:val="22"/>
        </w:rPr>
      </w:pPr>
    </w:p>
    <w:p w:rsidRPr="00CF32FE" w:rsidR="001E3DE9" w:rsidP="001E3DE9" w:rsidRDefault="001E3DE9" w14:paraId="6351C66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5335C253" w14:textId="77777777">
      <w:pPr>
        <w:ind w:left="720" w:hanging="720"/>
        <w:rPr>
          <w:rFonts w:cs="Arial"/>
          <w:szCs w:val="22"/>
        </w:rPr>
      </w:pPr>
    </w:p>
    <w:p w:rsidRPr="00CF32FE" w:rsidR="001E3DE9" w:rsidP="001E3DE9" w:rsidRDefault="001E3DE9" w14:paraId="506CC09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CF32FE" w:rsidR="001E3DE9" w:rsidP="001E3DE9" w:rsidRDefault="001E3DE9" w14:paraId="77265EC3" w14:textId="77777777">
      <w:pPr>
        <w:ind w:left="720" w:hanging="720"/>
        <w:rPr>
          <w:rFonts w:cs="Arial"/>
          <w:szCs w:val="22"/>
        </w:rPr>
      </w:pPr>
    </w:p>
    <w:p w:rsidRPr="00CF32FE" w:rsidR="001E3DE9" w:rsidP="001E3DE9" w:rsidRDefault="001E3DE9" w14:paraId="160E583A"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1E3DE9" w:rsidP="001E3DE9" w:rsidRDefault="001E3DE9" w14:paraId="3F5B6670" w14:textId="77777777">
      <w:pPr>
        <w:spacing w:line="360" w:lineRule="auto"/>
        <w:rPr>
          <w:rFonts w:cs="Arial"/>
          <w:szCs w:val="22"/>
        </w:rPr>
      </w:pPr>
    </w:p>
    <w:p w:rsidR="001E3DE9" w:rsidP="001E3DE9" w:rsidRDefault="001E3DE9" w14:paraId="3075A776" w14:textId="77777777">
      <w:pPr>
        <w:ind w:left="720" w:hanging="720"/>
        <w:rPr>
          <w:rFonts w:cs="Arial"/>
          <w:szCs w:val="22"/>
        </w:rPr>
      </w:pPr>
      <w:r>
        <w:rPr>
          <w:rFonts w:cs="Arial"/>
          <w:szCs w:val="22"/>
        </w:rPr>
        <w:t>(c)</w:t>
      </w:r>
      <w:r>
        <w:rPr>
          <w:rFonts w:cs="Arial"/>
          <w:szCs w:val="22"/>
        </w:rPr>
        <w:tab/>
      </w:r>
      <w:r>
        <w:rPr>
          <w:rFonts w:cs="Arial"/>
          <w:szCs w:val="22"/>
        </w:rPr>
        <w:t>Suggest a possible identity for this compound by drawing a structural diagram and stating the corresponding IUPAC name.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(2 marks)</w:t>
      </w:r>
    </w:p>
    <w:p w:rsidRPr="00CF32FE" w:rsidR="001E3DE9" w:rsidP="00640D16" w:rsidRDefault="001E3DE9" w14:paraId="2CA62C5D" w14:textId="77777777">
      <w:pPr>
        <w:rPr>
          <w:rFonts w:cs="Arial"/>
          <w:szCs w:val="22"/>
        </w:rPr>
      </w:pPr>
    </w:p>
    <w:tbl>
      <w:tblPr>
        <w:tblStyle w:val="TableGrid"/>
        <w:tblW w:w="0" w:type="auto"/>
        <w:tblInd w:w="704" w:type="dxa"/>
        <w:tblLook w:val="04A0" w:firstRow="1" w:lastRow="0" w:firstColumn="1" w:lastColumn="0" w:noHBand="0" w:noVBand="1"/>
      </w:tblPr>
      <w:tblGrid>
        <w:gridCol w:w="2410"/>
        <w:gridCol w:w="6515"/>
      </w:tblGrid>
      <w:tr w:rsidR="001E3DE9" w:rsidTr="00387BD7" w14:paraId="64C9F256" w14:textId="77777777">
        <w:trPr>
          <w:trHeight w:val="2235"/>
        </w:trPr>
        <w:tc>
          <w:tcPr>
            <w:tcW w:w="2410" w:type="dxa"/>
            <w:tcBorders>
              <w:bottom w:val="single" w:color="auto" w:sz="4" w:space="0"/>
            </w:tcBorders>
            <w:vAlign w:val="center"/>
          </w:tcPr>
          <w:p w:rsidRPr="00A01DE3" w:rsidR="001E3DE9" w:rsidP="00387BD7" w:rsidRDefault="001E3DE9" w14:paraId="7E00C519" w14:textId="77777777">
            <w:pPr>
              <w:jc w:val="center"/>
              <w:rPr>
                <w:rFonts w:cs="Arial"/>
                <w:szCs w:val="22"/>
              </w:rPr>
            </w:pPr>
            <w:r>
              <w:rPr>
                <w:rFonts w:cs="Arial"/>
                <w:szCs w:val="22"/>
              </w:rPr>
              <w:t>Structural diagram</w:t>
            </w:r>
          </w:p>
        </w:tc>
        <w:tc>
          <w:tcPr>
            <w:tcW w:w="6515" w:type="dxa"/>
            <w:tcBorders>
              <w:bottom w:val="single" w:color="auto" w:sz="4" w:space="0"/>
            </w:tcBorders>
            <w:vAlign w:val="center"/>
          </w:tcPr>
          <w:p w:rsidRPr="00A01DE3" w:rsidR="001E3DE9" w:rsidP="00387BD7" w:rsidRDefault="001E3DE9" w14:paraId="7E963DB3" w14:textId="77777777">
            <w:pPr>
              <w:ind w:left="880" w:hanging="851"/>
              <w:jc w:val="center"/>
              <w:rPr>
                <w:rFonts w:cs="Arial"/>
                <w:szCs w:val="22"/>
              </w:rPr>
            </w:pPr>
          </w:p>
        </w:tc>
      </w:tr>
      <w:tr w:rsidR="001E3DE9" w:rsidTr="00387BD7" w14:paraId="7EBB4FE0" w14:textId="77777777">
        <w:trPr>
          <w:trHeight w:val="1134"/>
        </w:trPr>
        <w:tc>
          <w:tcPr>
            <w:tcW w:w="2410" w:type="dxa"/>
            <w:tcBorders>
              <w:bottom w:val="single" w:color="auto" w:sz="4" w:space="0"/>
            </w:tcBorders>
            <w:vAlign w:val="center"/>
          </w:tcPr>
          <w:p w:rsidRPr="00A01DE3" w:rsidR="001E3DE9" w:rsidP="00387BD7" w:rsidRDefault="001E3DE9" w14:paraId="3262C641" w14:textId="77777777">
            <w:pPr>
              <w:jc w:val="center"/>
              <w:rPr>
                <w:rFonts w:cs="Arial"/>
                <w:szCs w:val="22"/>
              </w:rPr>
            </w:pPr>
            <w:r>
              <w:rPr>
                <w:rFonts w:cs="Arial"/>
                <w:szCs w:val="22"/>
              </w:rPr>
              <w:t>IUPAC name</w:t>
            </w:r>
          </w:p>
        </w:tc>
        <w:tc>
          <w:tcPr>
            <w:tcW w:w="6515" w:type="dxa"/>
            <w:tcBorders>
              <w:bottom w:val="single" w:color="auto" w:sz="4" w:space="0"/>
            </w:tcBorders>
            <w:vAlign w:val="center"/>
          </w:tcPr>
          <w:p w:rsidRPr="00A01DE3" w:rsidR="001E3DE9" w:rsidP="00387BD7" w:rsidRDefault="001E3DE9" w14:paraId="125C6C81" w14:textId="77777777">
            <w:pPr>
              <w:ind w:left="880" w:hanging="851"/>
              <w:jc w:val="center"/>
              <w:rPr>
                <w:rFonts w:cs="Arial"/>
                <w:szCs w:val="22"/>
              </w:rPr>
            </w:pPr>
          </w:p>
        </w:tc>
      </w:tr>
    </w:tbl>
    <w:p w:rsidRPr="00CF32FE" w:rsidR="001E3DE9" w:rsidP="001E3DE9" w:rsidRDefault="001E3DE9" w14:paraId="72F43B5C" w14:textId="77777777">
      <w:pPr>
        <w:rPr>
          <w:rFonts w:cs="Arial"/>
          <w:szCs w:val="22"/>
        </w:rPr>
      </w:pPr>
    </w:p>
    <w:p w:rsidR="001E3DE9" w:rsidP="001E3DE9" w:rsidRDefault="001E3DE9" w14:paraId="1E962359" w14:textId="77777777">
      <w:pPr>
        <w:rPr>
          <w:rFonts w:cs="Arial"/>
          <w:b/>
          <w:szCs w:val="22"/>
        </w:rPr>
      </w:pPr>
      <w:r>
        <w:rPr>
          <w:rFonts w:cs="Arial"/>
          <w:b/>
          <w:szCs w:val="22"/>
        </w:rPr>
        <w:br w:type="page"/>
      </w:r>
    </w:p>
    <w:p w:rsidRPr="00A65C51" w:rsidR="005E58F2" w:rsidP="003F6414" w:rsidRDefault="005E58F2" w14:paraId="088FEA3A" w14:textId="53FFC0B3">
      <w:pPr>
        <w:rPr>
          <w:rFonts w:cs="Arial"/>
          <w:b/>
          <w:szCs w:val="22"/>
        </w:rPr>
      </w:pPr>
      <w:r>
        <w:rPr>
          <w:rFonts w:cs="Arial"/>
          <w:b/>
          <w:szCs w:val="22"/>
        </w:rPr>
        <w:t>Question 3</w:t>
      </w:r>
      <w:r w:rsidR="002114FD">
        <w:rPr>
          <w:rFonts w:cs="Arial"/>
          <w:b/>
          <w:szCs w:val="22"/>
        </w:rPr>
        <w:t>2</w:t>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Pr="00A65C51">
        <w:rPr>
          <w:rFonts w:cs="Arial"/>
          <w:b/>
          <w:szCs w:val="22"/>
        </w:rPr>
        <w:tab/>
      </w:r>
      <w:r w:rsidR="00444CF8">
        <w:rPr>
          <w:rFonts w:cs="Arial"/>
          <w:b/>
          <w:szCs w:val="22"/>
        </w:rPr>
        <w:tab/>
      </w:r>
      <w:r w:rsidR="00444CF8">
        <w:rPr>
          <w:rFonts w:cs="Arial"/>
          <w:b/>
          <w:szCs w:val="22"/>
        </w:rPr>
        <w:tab/>
      </w:r>
      <w:r w:rsidR="00444CF8">
        <w:rPr>
          <w:rFonts w:cs="Arial"/>
          <w:b/>
          <w:szCs w:val="22"/>
        </w:rPr>
        <w:tab/>
      </w:r>
      <w:r>
        <w:rPr>
          <w:rFonts w:cs="Arial"/>
          <w:b/>
          <w:szCs w:val="22"/>
        </w:rPr>
        <w:t>(</w:t>
      </w:r>
      <w:r w:rsidR="00444CF8">
        <w:rPr>
          <w:rFonts w:cs="Arial"/>
          <w:b/>
          <w:szCs w:val="22"/>
        </w:rPr>
        <w:t>9</w:t>
      </w:r>
      <w:r w:rsidRPr="00A65C51">
        <w:rPr>
          <w:rFonts w:cs="Arial"/>
          <w:b/>
          <w:szCs w:val="22"/>
        </w:rPr>
        <w:t xml:space="preserve"> marks)</w:t>
      </w:r>
    </w:p>
    <w:p w:rsidR="005E58F2" w:rsidP="003F6414" w:rsidRDefault="005E58F2" w14:paraId="14195924" w14:textId="77777777">
      <w:pPr>
        <w:rPr>
          <w:rFonts w:cs="Arial"/>
          <w:szCs w:val="22"/>
        </w:rPr>
      </w:pPr>
    </w:p>
    <w:p w:rsidR="00444CF8" w:rsidP="003F6414" w:rsidRDefault="00444CF8" w14:paraId="22AC412B" w14:textId="00FCDC79">
      <w:pPr>
        <w:rPr>
          <w:rFonts w:cs="Arial"/>
          <w:szCs w:val="22"/>
        </w:rPr>
      </w:pPr>
      <w:r>
        <w:rPr>
          <w:rFonts w:cs="Arial"/>
          <w:szCs w:val="22"/>
        </w:rPr>
        <w:t>When iodine</w:t>
      </w:r>
      <w:r w:rsidR="00AE721B">
        <w:rPr>
          <w:rFonts w:cs="Arial"/>
          <w:szCs w:val="22"/>
        </w:rPr>
        <w:t xml:space="preserve"> (</w:t>
      </w:r>
      <w:r w:rsidRPr="00CF1139" w:rsidR="00AE721B">
        <w:rPr>
          <w:rFonts w:ascii="PT Serif" w:hAnsi="PT Serif" w:cs="Arial"/>
          <w:sz w:val="23"/>
          <w:szCs w:val="23"/>
        </w:rPr>
        <w:t>I</w:t>
      </w:r>
      <w:r w:rsidR="00AE721B">
        <w:rPr>
          <w:rFonts w:cs="Arial"/>
          <w:szCs w:val="22"/>
          <w:vertAlign w:val="subscript"/>
        </w:rPr>
        <w:t>2</w:t>
      </w:r>
      <w:r w:rsidR="00AE721B">
        <w:rPr>
          <w:rFonts w:cs="Arial"/>
          <w:szCs w:val="22"/>
        </w:rPr>
        <w:t>)</w:t>
      </w:r>
      <w:r>
        <w:rPr>
          <w:rFonts w:cs="Arial"/>
          <w:szCs w:val="22"/>
        </w:rPr>
        <w:t xml:space="preserve"> and starch are mixed, they form a dark blue coloured complex. This occurs because the iodine becomes bound within the helices found in starch, effectively removing it from solution.</w:t>
      </w:r>
    </w:p>
    <w:p w:rsidR="00444CF8" w:rsidP="003F6414" w:rsidRDefault="00444CF8" w14:paraId="2C8E2CF4" w14:textId="77777777">
      <w:pPr>
        <w:rPr>
          <w:rFonts w:cs="Arial"/>
          <w:szCs w:val="22"/>
        </w:rPr>
      </w:pPr>
    </w:p>
    <w:p w:rsidR="005E58F2" w:rsidP="00444CF8" w:rsidRDefault="00444CF8" w14:paraId="2B7D68AD" w14:textId="43C61F51">
      <w:pPr>
        <w:rPr>
          <w:rFonts w:cs="Arial"/>
          <w:szCs w:val="22"/>
        </w:rPr>
      </w:pPr>
      <w:r>
        <w:rPr>
          <w:rFonts w:cs="Arial"/>
          <w:szCs w:val="22"/>
        </w:rPr>
        <w:t>Consider the following chemical reaction involving iodine</w:t>
      </w:r>
      <w:r w:rsidR="005E58F2">
        <w:rPr>
          <w:rFonts w:cs="Arial"/>
          <w:szCs w:val="22"/>
        </w:rPr>
        <w:t>.</w:t>
      </w:r>
    </w:p>
    <w:p w:rsidR="00444CF8" w:rsidP="00444CF8" w:rsidRDefault="00444CF8" w14:paraId="0E82415D" w14:textId="77777777">
      <w:pPr>
        <w:spacing w:line="360" w:lineRule="auto"/>
        <w:rPr>
          <w:rFonts w:cs="Arial"/>
          <w:szCs w:val="22"/>
        </w:rPr>
      </w:pPr>
    </w:p>
    <w:p w:rsidRPr="00444CF8" w:rsidR="003F6414" w:rsidP="00444CF8" w:rsidRDefault="00444CF8" w14:paraId="451A64ED" w14:textId="041F3587">
      <w:pPr>
        <w:jc w:val="center"/>
        <w:rPr>
          <w:rFonts w:cs="Arial"/>
          <w:szCs w:val="22"/>
        </w:rPr>
      </w:pPr>
      <w:r>
        <w:rPr>
          <w:rFonts w:cs="Arial"/>
          <w:szCs w:val="22"/>
        </w:rPr>
        <w:t xml:space="preserve">7 </w:t>
      </w:r>
      <w:r w:rsidRPr="00CF1139">
        <w:rPr>
          <w:rFonts w:ascii="PT Serif" w:hAnsi="PT Serif" w:cs="Arial"/>
          <w:sz w:val="23"/>
          <w:szCs w:val="23"/>
        </w:rPr>
        <w:t>I</w:t>
      </w:r>
      <w:r>
        <w:rPr>
          <w:rFonts w:cs="Arial"/>
          <w:szCs w:val="22"/>
        </w:rPr>
        <w:t>O</w:t>
      </w:r>
      <w:r>
        <w:rPr>
          <w:rFonts w:cs="Arial"/>
          <w:szCs w:val="22"/>
          <w:vertAlign w:val="subscript"/>
        </w:rPr>
        <w:t>3</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   9 H</w:t>
      </w:r>
      <w:r>
        <w:rPr>
          <w:rFonts w:cs="Arial"/>
          <w:szCs w:val="22"/>
          <w:vertAlign w:val="subscript"/>
        </w:rPr>
        <w:t>2</w:t>
      </w:r>
      <w:r>
        <w:rPr>
          <w:rFonts w:cs="Arial"/>
          <w:szCs w:val="22"/>
        </w:rPr>
        <w:t>O(</w:t>
      </w:r>
      <w:r w:rsidRPr="00C6707E" w:rsidR="00CF1139">
        <w:rPr>
          <w:rFonts w:ascii="PT Sans" w:hAnsi="PT Sans" w:cs="Arial"/>
          <w:sz w:val="23"/>
          <w:szCs w:val="23"/>
        </w:rPr>
        <w:t>l</w:t>
      </w:r>
      <w:r>
        <w:rPr>
          <w:rFonts w:cs="Arial"/>
          <w:szCs w:val="22"/>
        </w:rPr>
        <w:t>)   +   7 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sidR="003F6414">
        <w:rPr>
          <w:rFonts w:cs="Arial"/>
          <w:szCs w:val="22"/>
        </w:rPr>
        <w:t xml:space="preserve">   </w:t>
      </w:r>
      <w:r w:rsidRPr="005C29FB" w:rsidR="003F6414">
        <w:rPr>
          <w:rFonts w:ascii="Cambria Math" w:hAnsi="Cambria Math" w:cs="Cambria Math"/>
          <w:spacing w:val="-4"/>
          <w:position w:val="-3"/>
          <w:szCs w:val="22"/>
        </w:rPr>
        <w:t>⇌</w:t>
      </w:r>
      <w:r w:rsidR="003F6414">
        <w:rPr>
          <w:rFonts w:cs="Arial"/>
          <w:szCs w:val="22"/>
        </w:rPr>
        <w:t xml:space="preserve">  </w:t>
      </w:r>
      <w:r w:rsidR="00F811E4">
        <w:rPr>
          <w:rFonts w:cs="Arial"/>
          <w:szCs w:val="22"/>
        </w:rPr>
        <w:t xml:space="preserve"> </w:t>
      </w:r>
      <w:r w:rsidRPr="00CF1139">
        <w:rPr>
          <w:rFonts w:ascii="PT Serif" w:hAnsi="PT Serif" w:cs="Arial"/>
          <w:sz w:val="23"/>
          <w:szCs w:val="23"/>
        </w:rPr>
        <w:t>I</w:t>
      </w:r>
      <w:r w:rsidR="003F6414">
        <w:rPr>
          <w:rFonts w:cs="Arial"/>
          <w:szCs w:val="22"/>
          <w:vertAlign w:val="subscript"/>
        </w:rPr>
        <w:t>2</w:t>
      </w:r>
      <w:r w:rsidR="003F6414">
        <w:rPr>
          <w:rFonts w:cs="Arial"/>
          <w:szCs w:val="22"/>
        </w:rPr>
        <w:t>(</w:t>
      </w:r>
      <w:proofErr w:type="spellStart"/>
      <w:r w:rsidR="00AE721B">
        <w:rPr>
          <w:rFonts w:cs="Arial"/>
          <w:szCs w:val="22"/>
        </w:rPr>
        <w:t>aq</w:t>
      </w:r>
      <w:proofErr w:type="spellEnd"/>
      <w:r w:rsidR="003F6414">
        <w:rPr>
          <w:rFonts w:cs="Arial"/>
          <w:szCs w:val="22"/>
        </w:rPr>
        <w:t>)</w:t>
      </w:r>
      <w:r>
        <w:rPr>
          <w:rFonts w:cs="Arial"/>
          <w:szCs w:val="22"/>
        </w:rPr>
        <w:t xml:space="preserve">   +   5 H</w:t>
      </w:r>
      <w:r>
        <w:rPr>
          <w:rFonts w:cs="Arial"/>
          <w:szCs w:val="22"/>
          <w:vertAlign w:val="subscript"/>
        </w:rPr>
        <w:t>5</w:t>
      </w:r>
      <w:r w:rsidRPr="00CF1139">
        <w:rPr>
          <w:rFonts w:ascii="PT Serif" w:hAnsi="PT Serif" w:cs="Arial"/>
          <w:sz w:val="23"/>
          <w:szCs w:val="23"/>
        </w:rPr>
        <w:t>I</w:t>
      </w:r>
      <w:r>
        <w:rPr>
          <w:rFonts w:cs="Arial"/>
          <w:szCs w:val="22"/>
        </w:rPr>
        <w:t>O</w:t>
      </w:r>
      <w:r>
        <w:rPr>
          <w:rFonts w:cs="Arial"/>
          <w:szCs w:val="22"/>
          <w:vertAlign w:val="subscript"/>
        </w:rPr>
        <w:t>6</w:t>
      </w:r>
      <w:r>
        <w:rPr>
          <w:rFonts w:cs="Arial"/>
          <w:szCs w:val="22"/>
        </w:rPr>
        <w:t>(</w:t>
      </w:r>
      <w:proofErr w:type="spellStart"/>
      <w:r>
        <w:rPr>
          <w:rFonts w:cs="Arial"/>
          <w:szCs w:val="22"/>
        </w:rPr>
        <w:t>aq</w:t>
      </w:r>
      <w:proofErr w:type="spellEnd"/>
      <w:r>
        <w:rPr>
          <w:rFonts w:cs="Arial"/>
          <w:szCs w:val="22"/>
        </w:rPr>
        <w:t>)</w:t>
      </w:r>
    </w:p>
    <w:p w:rsidR="00741627" w:rsidP="00444CF8" w:rsidRDefault="00741627" w14:paraId="167A6F70" w14:textId="77777777">
      <w:pPr>
        <w:spacing w:line="360" w:lineRule="auto"/>
        <w:rPr>
          <w:rFonts w:cs="Arial"/>
          <w:szCs w:val="22"/>
        </w:rPr>
      </w:pPr>
    </w:p>
    <w:p w:rsidR="005E58F2" w:rsidP="003F6414" w:rsidRDefault="005E58F2" w14:paraId="0A7A1339" w14:textId="12B1B23A">
      <w:pPr>
        <w:ind w:left="720" w:hanging="720"/>
        <w:rPr>
          <w:rFonts w:cs="Arial"/>
          <w:szCs w:val="22"/>
        </w:rPr>
      </w:pPr>
      <w:r>
        <w:rPr>
          <w:rFonts w:cs="Arial"/>
          <w:szCs w:val="22"/>
        </w:rPr>
        <w:t>(a)</w:t>
      </w:r>
      <w:r>
        <w:rPr>
          <w:rFonts w:cs="Arial"/>
          <w:szCs w:val="22"/>
        </w:rPr>
        <w:tab/>
      </w:r>
      <w:r>
        <w:rPr>
          <w:rFonts w:cs="Arial"/>
          <w:szCs w:val="22"/>
        </w:rPr>
        <w:t xml:space="preserve">Write </w:t>
      </w:r>
      <w:r w:rsidR="003F6414">
        <w:rPr>
          <w:rFonts w:cs="Arial"/>
          <w:szCs w:val="22"/>
        </w:rPr>
        <w:t>the equilibrium constant expression (K) for this reaction</w:t>
      </w:r>
      <w:r>
        <w:rPr>
          <w:rFonts w:cs="Arial"/>
          <w:szCs w:val="22"/>
        </w:rPr>
        <w:t>.</w:t>
      </w:r>
      <w:r>
        <w:rPr>
          <w:szCs w:val="22"/>
        </w:rPr>
        <w:tab/>
      </w:r>
      <w:r>
        <w:rPr>
          <w:szCs w:val="22"/>
        </w:rPr>
        <w:tab/>
      </w:r>
      <w:r>
        <w:rPr>
          <w:rFonts w:cs="Arial"/>
          <w:szCs w:val="22"/>
        </w:rPr>
        <w:tab/>
      </w:r>
      <w:r>
        <w:rPr>
          <w:rFonts w:cs="Arial"/>
          <w:szCs w:val="22"/>
        </w:rPr>
        <w:t>(</w:t>
      </w:r>
      <w:r w:rsidR="003F6414">
        <w:rPr>
          <w:rFonts w:cs="Arial"/>
          <w:szCs w:val="22"/>
        </w:rPr>
        <w:t>2</w:t>
      </w:r>
      <w:r>
        <w:rPr>
          <w:rFonts w:cs="Arial"/>
          <w:szCs w:val="22"/>
        </w:rPr>
        <w:t xml:space="preserve"> marks)</w:t>
      </w:r>
    </w:p>
    <w:p w:rsidR="003F6414" w:rsidP="003F6414" w:rsidRDefault="003F6414" w14:paraId="69653239" w14:textId="77777777">
      <w:pPr>
        <w:rPr>
          <w:rFonts w:cs="Arial"/>
          <w:szCs w:val="22"/>
        </w:rPr>
      </w:pPr>
    </w:p>
    <w:tbl>
      <w:tblPr>
        <w:tblStyle w:val="TableGrid"/>
        <w:tblW w:w="0" w:type="auto"/>
        <w:tblInd w:w="704" w:type="dxa"/>
        <w:tblLook w:val="04A0" w:firstRow="1" w:lastRow="0" w:firstColumn="1" w:lastColumn="0" w:noHBand="0" w:noVBand="1"/>
      </w:tblPr>
      <w:tblGrid>
        <w:gridCol w:w="8789"/>
      </w:tblGrid>
      <w:tr w:rsidR="003F6414" w:rsidTr="002159CC" w14:paraId="683947B0" w14:textId="77777777">
        <w:trPr>
          <w:trHeight w:val="1925"/>
        </w:trPr>
        <w:tc>
          <w:tcPr>
            <w:tcW w:w="8789" w:type="dxa"/>
            <w:tcBorders>
              <w:bottom w:val="single" w:color="auto" w:sz="4" w:space="0"/>
            </w:tcBorders>
            <w:vAlign w:val="center"/>
          </w:tcPr>
          <w:p w:rsidR="003F6414" w:rsidP="003F6414" w:rsidRDefault="003F6414" w14:paraId="6A44B0A3" w14:textId="77777777">
            <w:pPr>
              <w:rPr>
                <w:rFonts w:cs="Arial"/>
                <w:szCs w:val="22"/>
              </w:rPr>
            </w:pPr>
          </w:p>
        </w:tc>
      </w:tr>
    </w:tbl>
    <w:p w:rsidR="00444CF8" w:rsidP="00444CF8" w:rsidRDefault="00444CF8" w14:paraId="013F830C" w14:textId="77777777">
      <w:pPr>
        <w:spacing w:line="360" w:lineRule="auto"/>
        <w:rPr>
          <w:rFonts w:cs="Arial"/>
          <w:szCs w:val="22"/>
        </w:rPr>
      </w:pPr>
    </w:p>
    <w:p w:rsidR="00444CF8" w:rsidP="003F6414" w:rsidRDefault="00444CF8" w14:paraId="09BC049B" w14:textId="4A4F2F91">
      <w:pPr>
        <w:rPr>
          <w:rFonts w:cs="Arial"/>
          <w:szCs w:val="22"/>
        </w:rPr>
      </w:pPr>
      <w:r>
        <w:rPr>
          <w:rFonts w:cs="Arial"/>
          <w:szCs w:val="22"/>
        </w:rPr>
        <w:t>The chemical reaction above was set up in a beaker and allowed to establish equilibrium. The colour of the equilibrium mixture was pale brown due to the presence of iodine.</w:t>
      </w:r>
    </w:p>
    <w:p w:rsidR="00444CF8" w:rsidP="003F6414" w:rsidRDefault="00444CF8" w14:paraId="3F2C68D5" w14:textId="77777777">
      <w:pPr>
        <w:rPr>
          <w:rFonts w:cs="Arial"/>
          <w:szCs w:val="22"/>
        </w:rPr>
      </w:pPr>
    </w:p>
    <w:p w:rsidR="00741627" w:rsidP="003F6414" w:rsidRDefault="00444CF8" w14:paraId="6C5131F3" w14:textId="116E0554">
      <w:pPr>
        <w:rPr>
          <w:rFonts w:cs="Arial"/>
          <w:szCs w:val="22"/>
        </w:rPr>
      </w:pPr>
      <w:r>
        <w:rPr>
          <w:rFonts w:cs="Arial"/>
          <w:szCs w:val="22"/>
        </w:rPr>
        <w:t>The mixture was then divided into three separate beakers.</w:t>
      </w:r>
      <w:r w:rsidRPr="00444CF8">
        <w:rPr>
          <w:rFonts w:cs="Arial"/>
          <w:szCs w:val="22"/>
        </w:rPr>
        <w:t xml:space="preserve"> </w:t>
      </w:r>
      <w:r>
        <w:rPr>
          <w:rFonts w:cs="Arial"/>
          <w:szCs w:val="22"/>
        </w:rPr>
        <w:t>The table below summarises the tests conducted on the first two beakers.</w:t>
      </w:r>
    </w:p>
    <w:p w:rsidR="00444CF8" w:rsidP="00741627" w:rsidRDefault="00444CF8" w14:paraId="261B7815" w14:textId="77777777">
      <w:pPr>
        <w:ind w:left="720" w:hanging="720"/>
        <w:rPr>
          <w:rFonts w:cs="Arial"/>
          <w:szCs w:val="22"/>
        </w:rPr>
      </w:pPr>
    </w:p>
    <w:p w:rsidR="00444CF8" w:rsidP="00444CF8" w:rsidRDefault="005E58F2" w14:paraId="67E23931" w14:textId="5ABDF7C0">
      <w:pPr>
        <w:spacing w:line="288" w:lineRule="auto"/>
        <w:ind w:left="720" w:hanging="720"/>
        <w:rPr>
          <w:rFonts w:cs="Arial"/>
          <w:szCs w:val="22"/>
        </w:rPr>
      </w:pPr>
      <w:r>
        <w:rPr>
          <w:rFonts w:cs="Arial"/>
          <w:szCs w:val="22"/>
        </w:rPr>
        <w:t>(b)</w:t>
      </w:r>
      <w:r>
        <w:rPr>
          <w:rFonts w:cs="Arial"/>
          <w:szCs w:val="22"/>
        </w:rPr>
        <w:tab/>
      </w:r>
      <w:r w:rsidR="00741627">
        <w:rPr>
          <w:rFonts w:cs="Arial"/>
          <w:szCs w:val="22"/>
        </w:rPr>
        <w:t>Complete th</w:t>
      </w:r>
      <w:r w:rsidR="00444CF8">
        <w:rPr>
          <w:rFonts w:cs="Arial"/>
          <w:szCs w:val="22"/>
        </w:rPr>
        <w:t>is</w:t>
      </w:r>
      <w:r w:rsidR="00741627">
        <w:rPr>
          <w:rFonts w:cs="Arial"/>
          <w:szCs w:val="22"/>
        </w:rPr>
        <w:t xml:space="preserve"> tabl</w:t>
      </w:r>
      <w:r w:rsidR="00444CF8">
        <w:rPr>
          <w:rFonts w:cs="Arial"/>
          <w:szCs w:val="22"/>
        </w:rPr>
        <w:t>e by stating how each of the changes would affect;</w:t>
      </w:r>
    </w:p>
    <w:p w:rsidR="00444CF8" w:rsidP="00444CF8" w:rsidRDefault="00444CF8" w14:paraId="250A6173" w14:textId="10686175">
      <w:pPr>
        <w:spacing w:line="288" w:lineRule="auto"/>
        <w:ind w:left="720"/>
        <w:rPr>
          <w:rFonts w:cs="Arial"/>
          <w:szCs w:val="22"/>
        </w:rPr>
      </w:pPr>
      <w:r>
        <w:rPr>
          <w:rFonts w:cs="Arial"/>
          <w:szCs w:val="22"/>
        </w:rPr>
        <w:t>(</w:t>
      </w:r>
      <w:proofErr w:type="spellStart"/>
      <w:r>
        <w:rPr>
          <w:rFonts w:cs="Arial"/>
          <w:szCs w:val="22"/>
        </w:rPr>
        <w:t>i</w:t>
      </w:r>
      <w:proofErr w:type="spellEnd"/>
      <w:r>
        <w:rPr>
          <w:rFonts w:cs="Arial"/>
          <w:szCs w:val="22"/>
        </w:rPr>
        <w:t>)</w:t>
      </w:r>
      <w:r>
        <w:rPr>
          <w:rFonts w:cs="Arial"/>
          <w:szCs w:val="22"/>
        </w:rPr>
        <w:tab/>
      </w:r>
      <w:r>
        <w:rPr>
          <w:rFonts w:cs="Arial"/>
          <w:szCs w:val="22"/>
        </w:rPr>
        <w:t>the rate of the forward reaction</w:t>
      </w:r>
      <w:r w:rsidR="000E787F">
        <w:rPr>
          <w:rFonts w:cs="Arial"/>
          <w:szCs w:val="22"/>
        </w:rPr>
        <w:t xml:space="preserve"> once equilibrium is re-established</w:t>
      </w:r>
      <w:r>
        <w:rPr>
          <w:rFonts w:cs="Arial"/>
          <w:szCs w:val="22"/>
        </w:rPr>
        <w:t>, and</w:t>
      </w:r>
    </w:p>
    <w:p w:rsidR="00741627" w:rsidP="00444CF8" w:rsidRDefault="00444CF8" w14:paraId="5044DE1E" w14:textId="09060815">
      <w:pPr>
        <w:spacing w:line="288" w:lineRule="auto"/>
        <w:ind w:left="720"/>
        <w:rPr>
          <w:rFonts w:cs="Arial"/>
          <w:szCs w:val="22"/>
        </w:rPr>
      </w:pPr>
      <w:r>
        <w:rPr>
          <w:rFonts w:cs="Arial"/>
          <w:szCs w:val="22"/>
        </w:rPr>
        <w:t>(ii)</w:t>
      </w:r>
      <w:r>
        <w:rPr>
          <w:rFonts w:cs="Arial"/>
          <w:szCs w:val="22"/>
        </w:rPr>
        <w:tab/>
      </w:r>
      <w:r>
        <w:rPr>
          <w:rFonts w:cs="Arial"/>
          <w:szCs w:val="22"/>
        </w:rPr>
        <w:t>the position of equilibrium.</w:t>
      </w:r>
      <w:r w:rsidR="005E58F2">
        <w:rPr>
          <w:rFonts w:cs="Arial"/>
          <w:szCs w:val="22"/>
        </w:rPr>
        <w:tab/>
      </w:r>
      <w:r w:rsidR="005E58F2">
        <w:rPr>
          <w:rFonts w:cs="Arial"/>
          <w:szCs w:val="22"/>
        </w:rPr>
        <w:tab/>
      </w:r>
      <w:r w:rsidR="005E58F2">
        <w:rPr>
          <w:rFonts w:cs="Arial"/>
          <w:szCs w:val="22"/>
        </w:rPr>
        <w:tab/>
      </w:r>
      <w:r w:rsidR="00741627">
        <w:rPr>
          <w:rFonts w:cs="Arial"/>
          <w:szCs w:val="22"/>
        </w:rPr>
        <w:tab/>
      </w:r>
      <w:r>
        <w:rPr>
          <w:rFonts w:cs="Arial"/>
          <w:szCs w:val="22"/>
        </w:rPr>
        <w:tab/>
      </w:r>
      <w:r>
        <w:rPr>
          <w:rFonts w:cs="Arial"/>
          <w:szCs w:val="22"/>
        </w:rPr>
        <w:tab/>
      </w:r>
      <w:r>
        <w:rPr>
          <w:rFonts w:cs="Arial"/>
          <w:szCs w:val="22"/>
        </w:rPr>
        <w:tab/>
      </w:r>
      <w:r w:rsidR="005E58F2">
        <w:rPr>
          <w:rFonts w:cs="Arial"/>
          <w:szCs w:val="22"/>
        </w:rPr>
        <w:t>(</w:t>
      </w:r>
      <w:r>
        <w:rPr>
          <w:rFonts w:cs="Arial"/>
          <w:szCs w:val="22"/>
        </w:rPr>
        <w:t>4</w:t>
      </w:r>
      <w:r w:rsidR="005E58F2">
        <w:rPr>
          <w:rFonts w:cs="Arial"/>
          <w:szCs w:val="22"/>
        </w:rPr>
        <w:t xml:space="preserve"> marks)</w:t>
      </w:r>
    </w:p>
    <w:p w:rsidR="00741627" w:rsidP="00741627" w:rsidRDefault="00741627" w14:paraId="0389E9D2" w14:textId="7E7A390E">
      <w:pPr>
        <w:rPr>
          <w:rFonts w:cs="Arial"/>
          <w:szCs w:val="22"/>
        </w:rPr>
      </w:pPr>
    </w:p>
    <w:tbl>
      <w:tblPr>
        <w:tblStyle w:val="TableGrid"/>
        <w:tblW w:w="8926" w:type="dxa"/>
        <w:tblInd w:w="704" w:type="dxa"/>
        <w:tblLook w:val="04A0" w:firstRow="1" w:lastRow="0" w:firstColumn="1" w:lastColumn="0" w:noHBand="0" w:noVBand="1"/>
      </w:tblPr>
      <w:tblGrid>
        <w:gridCol w:w="2268"/>
        <w:gridCol w:w="3329"/>
        <w:gridCol w:w="3329"/>
      </w:tblGrid>
      <w:tr w:rsidR="00741627" w:rsidTr="00444CF8" w14:paraId="112081CC" w14:textId="77777777">
        <w:trPr>
          <w:trHeight w:val="1224"/>
        </w:trPr>
        <w:tc>
          <w:tcPr>
            <w:tcW w:w="2268" w:type="dxa"/>
            <w:vAlign w:val="center"/>
          </w:tcPr>
          <w:p w:rsidR="00741627" w:rsidP="00EE77C7" w:rsidRDefault="00741627" w14:paraId="3D6FC8FA" w14:textId="77777777">
            <w:pPr>
              <w:jc w:val="center"/>
              <w:rPr>
                <w:rFonts w:cs="Arial"/>
                <w:szCs w:val="22"/>
              </w:rPr>
            </w:pPr>
          </w:p>
        </w:tc>
        <w:tc>
          <w:tcPr>
            <w:tcW w:w="3329" w:type="dxa"/>
            <w:vAlign w:val="center"/>
          </w:tcPr>
          <w:p w:rsidR="00741627" w:rsidP="00EE77C7" w:rsidRDefault="00444CF8" w14:paraId="567FDA5C" w14:textId="77777777">
            <w:pPr>
              <w:jc w:val="center"/>
              <w:rPr>
                <w:rFonts w:cs="Arial"/>
                <w:szCs w:val="22"/>
              </w:rPr>
            </w:pPr>
            <w:r>
              <w:rPr>
                <w:rFonts w:cs="Arial"/>
                <w:szCs w:val="22"/>
              </w:rPr>
              <w:t>Rate of forward reaction</w:t>
            </w:r>
          </w:p>
          <w:p w:rsidR="00444CF8" w:rsidP="00EE77C7" w:rsidRDefault="00444CF8" w14:paraId="6CD8D180" w14:textId="29A945A0">
            <w:pPr>
              <w:jc w:val="center"/>
              <w:rPr>
                <w:rFonts w:cs="Arial"/>
                <w:szCs w:val="22"/>
              </w:rPr>
            </w:pPr>
            <w:r>
              <w:rPr>
                <w:rFonts w:cs="Arial"/>
                <w:szCs w:val="22"/>
              </w:rPr>
              <w:t>(</w:t>
            </w:r>
            <w:r w:rsidR="00F542C3">
              <w:rPr>
                <w:rFonts w:cs="Arial"/>
                <w:szCs w:val="22"/>
              </w:rPr>
              <w:t xml:space="preserve">state </w:t>
            </w:r>
            <w:r>
              <w:rPr>
                <w:rFonts w:cs="Arial"/>
                <w:szCs w:val="22"/>
              </w:rPr>
              <w:t>‘increased’, ‘decreased’,</w:t>
            </w:r>
          </w:p>
          <w:p w:rsidR="00444CF8" w:rsidP="00EE77C7" w:rsidRDefault="00F542C3" w14:paraId="047DEF99" w14:textId="767CAC55">
            <w:pPr>
              <w:jc w:val="center"/>
              <w:rPr>
                <w:rFonts w:cs="Arial"/>
                <w:szCs w:val="22"/>
              </w:rPr>
            </w:pPr>
            <w:r>
              <w:rPr>
                <w:rFonts w:cs="Arial"/>
                <w:szCs w:val="22"/>
              </w:rPr>
              <w:t xml:space="preserve">or </w:t>
            </w:r>
            <w:r w:rsidR="00444CF8">
              <w:rPr>
                <w:rFonts w:cs="Arial"/>
                <w:szCs w:val="22"/>
              </w:rPr>
              <w:t>‘no change’)</w:t>
            </w:r>
          </w:p>
        </w:tc>
        <w:tc>
          <w:tcPr>
            <w:tcW w:w="3329" w:type="dxa"/>
            <w:vAlign w:val="center"/>
          </w:tcPr>
          <w:p w:rsidR="00741627" w:rsidP="00EE77C7" w:rsidRDefault="00444CF8" w14:paraId="1E7F0EA2" w14:textId="77777777">
            <w:pPr>
              <w:jc w:val="center"/>
              <w:rPr>
                <w:rFonts w:cs="Arial"/>
                <w:szCs w:val="22"/>
              </w:rPr>
            </w:pPr>
            <w:r>
              <w:rPr>
                <w:rFonts w:cs="Arial"/>
                <w:szCs w:val="22"/>
              </w:rPr>
              <w:t>Position of equilibrium</w:t>
            </w:r>
          </w:p>
          <w:p w:rsidR="00444CF8" w:rsidP="00EE77C7" w:rsidRDefault="00444CF8" w14:paraId="48192C2D" w14:textId="6948A0AB">
            <w:pPr>
              <w:jc w:val="center"/>
              <w:rPr>
                <w:rFonts w:cs="Arial"/>
                <w:szCs w:val="22"/>
              </w:rPr>
            </w:pPr>
            <w:r>
              <w:rPr>
                <w:rFonts w:cs="Arial"/>
                <w:szCs w:val="22"/>
              </w:rPr>
              <w:t>(</w:t>
            </w:r>
            <w:r w:rsidR="00F542C3">
              <w:rPr>
                <w:rFonts w:cs="Arial"/>
                <w:szCs w:val="22"/>
              </w:rPr>
              <w:t xml:space="preserve">state </w:t>
            </w:r>
            <w:r>
              <w:rPr>
                <w:rFonts w:cs="Arial"/>
                <w:szCs w:val="22"/>
              </w:rPr>
              <w:t>‘shift left’, ‘shift right’,</w:t>
            </w:r>
          </w:p>
          <w:p w:rsidR="00444CF8" w:rsidP="00EE77C7" w:rsidRDefault="00F542C3" w14:paraId="6E5D6CB6" w14:textId="70FF2158">
            <w:pPr>
              <w:jc w:val="center"/>
              <w:rPr>
                <w:rFonts w:cs="Arial"/>
                <w:szCs w:val="22"/>
              </w:rPr>
            </w:pPr>
            <w:r>
              <w:rPr>
                <w:rFonts w:cs="Arial"/>
                <w:szCs w:val="22"/>
              </w:rPr>
              <w:t xml:space="preserve">or </w:t>
            </w:r>
            <w:r w:rsidR="00444CF8">
              <w:rPr>
                <w:rFonts w:cs="Arial"/>
                <w:szCs w:val="22"/>
              </w:rPr>
              <w:t>‘no change’)</w:t>
            </w:r>
          </w:p>
        </w:tc>
      </w:tr>
      <w:tr w:rsidR="00741627" w:rsidTr="00444CF8" w14:paraId="2527CE10" w14:textId="77777777">
        <w:trPr>
          <w:trHeight w:val="1701"/>
        </w:trPr>
        <w:tc>
          <w:tcPr>
            <w:tcW w:w="2268" w:type="dxa"/>
            <w:vAlign w:val="center"/>
          </w:tcPr>
          <w:p w:rsidR="00A94C23" w:rsidP="00EE77C7" w:rsidRDefault="00444CF8" w14:paraId="2720365E" w14:textId="2433E03A">
            <w:pPr>
              <w:jc w:val="center"/>
              <w:rPr>
                <w:rFonts w:cs="Arial"/>
                <w:szCs w:val="22"/>
              </w:rPr>
            </w:pPr>
            <w:r>
              <w:rPr>
                <w:rFonts w:cs="Arial"/>
                <w:szCs w:val="22"/>
              </w:rPr>
              <w:t>A few drops of starch solution was added.</w:t>
            </w:r>
          </w:p>
        </w:tc>
        <w:tc>
          <w:tcPr>
            <w:tcW w:w="3329" w:type="dxa"/>
            <w:vAlign w:val="center"/>
          </w:tcPr>
          <w:p w:rsidR="00741627" w:rsidP="00EE77C7" w:rsidRDefault="00741627" w14:paraId="19D28406" w14:textId="11C99A71">
            <w:pPr>
              <w:jc w:val="center"/>
              <w:rPr>
                <w:rFonts w:cs="Arial"/>
                <w:szCs w:val="22"/>
              </w:rPr>
            </w:pPr>
          </w:p>
        </w:tc>
        <w:tc>
          <w:tcPr>
            <w:tcW w:w="3329" w:type="dxa"/>
            <w:vAlign w:val="center"/>
          </w:tcPr>
          <w:p w:rsidR="00741627" w:rsidP="00EE77C7" w:rsidRDefault="00741627" w14:paraId="3C1FA5C8" w14:textId="7E36AAC7">
            <w:pPr>
              <w:jc w:val="center"/>
              <w:rPr>
                <w:rFonts w:cs="Arial"/>
                <w:szCs w:val="22"/>
              </w:rPr>
            </w:pPr>
          </w:p>
        </w:tc>
      </w:tr>
      <w:tr w:rsidR="00741627" w:rsidTr="00444CF8" w14:paraId="79D487AE" w14:textId="77777777">
        <w:trPr>
          <w:trHeight w:val="1701"/>
        </w:trPr>
        <w:tc>
          <w:tcPr>
            <w:tcW w:w="2268" w:type="dxa"/>
            <w:vAlign w:val="center"/>
          </w:tcPr>
          <w:p w:rsidR="00A94C23" w:rsidP="00EE77C7" w:rsidRDefault="00444CF8" w14:paraId="0318FE94" w14:textId="6D27604D">
            <w:pPr>
              <w:jc w:val="center"/>
              <w:rPr>
                <w:rFonts w:cs="Arial"/>
                <w:szCs w:val="22"/>
              </w:rPr>
            </w:pPr>
            <w:r>
              <w:rPr>
                <w:rFonts w:cs="Arial"/>
                <w:szCs w:val="22"/>
              </w:rPr>
              <w:t>A 100 mL aliquot of distilled water was added.</w:t>
            </w:r>
          </w:p>
        </w:tc>
        <w:tc>
          <w:tcPr>
            <w:tcW w:w="3329" w:type="dxa"/>
            <w:vAlign w:val="center"/>
          </w:tcPr>
          <w:p w:rsidR="00741627" w:rsidP="00EE77C7" w:rsidRDefault="00741627" w14:paraId="70EB212B" w14:textId="0A6A2D26">
            <w:pPr>
              <w:jc w:val="center"/>
              <w:rPr>
                <w:rFonts w:cs="Arial"/>
                <w:szCs w:val="22"/>
              </w:rPr>
            </w:pPr>
          </w:p>
          <w:p w:rsidR="00741627" w:rsidP="00EE77C7" w:rsidRDefault="00741627" w14:paraId="076471AD" w14:textId="77777777">
            <w:pPr>
              <w:jc w:val="center"/>
              <w:rPr>
                <w:rFonts w:cs="Arial"/>
                <w:szCs w:val="22"/>
              </w:rPr>
            </w:pPr>
          </w:p>
        </w:tc>
        <w:tc>
          <w:tcPr>
            <w:tcW w:w="3329" w:type="dxa"/>
            <w:vAlign w:val="center"/>
          </w:tcPr>
          <w:p w:rsidR="00741627" w:rsidP="00EE77C7" w:rsidRDefault="00741627" w14:paraId="3369B86A" w14:textId="2652CC25">
            <w:pPr>
              <w:jc w:val="center"/>
              <w:rPr>
                <w:rFonts w:cs="Arial"/>
                <w:szCs w:val="22"/>
              </w:rPr>
            </w:pPr>
          </w:p>
        </w:tc>
      </w:tr>
    </w:tbl>
    <w:p w:rsidR="00741627" w:rsidP="00741627" w:rsidRDefault="00741627" w14:paraId="31EBC84C" w14:textId="753FA638">
      <w:pPr>
        <w:rPr>
          <w:rFonts w:cs="Arial"/>
          <w:szCs w:val="22"/>
        </w:rPr>
      </w:pPr>
    </w:p>
    <w:p w:rsidR="00444CF8" w:rsidRDefault="00444CF8" w14:paraId="25D8A68F" w14:textId="037A8B4D">
      <w:pPr>
        <w:rPr>
          <w:rFonts w:cs="Arial"/>
          <w:szCs w:val="22"/>
        </w:rPr>
      </w:pPr>
      <w:r>
        <w:rPr>
          <w:rFonts w:cs="Arial"/>
          <w:szCs w:val="22"/>
        </w:rPr>
        <w:br w:type="page"/>
      </w:r>
    </w:p>
    <w:p w:rsidR="00444CF8" w:rsidP="00741627" w:rsidRDefault="00444CF8" w14:paraId="0F3ECA2A" w14:textId="189F744C">
      <w:pPr>
        <w:rPr>
          <w:rFonts w:cs="Arial"/>
          <w:szCs w:val="22"/>
        </w:rPr>
      </w:pPr>
      <w:r>
        <w:rPr>
          <w:rFonts w:cs="Arial"/>
          <w:szCs w:val="22"/>
        </w:rPr>
        <w:t>The final beaker containing the equilibrium mixture was placed in the fridge for an hour. The colour of the solution was subsequently noted to be a darker brown.</w:t>
      </w:r>
    </w:p>
    <w:p w:rsidR="00444CF8" w:rsidP="00741627" w:rsidRDefault="00444CF8" w14:paraId="383D559C" w14:textId="240A1EE2">
      <w:pPr>
        <w:rPr>
          <w:rFonts w:cs="Arial"/>
          <w:szCs w:val="22"/>
        </w:rPr>
      </w:pPr>
    </w:p>
    <w:p w:rsidR="00444CF8" w:rsidP="00444CF8" w:rsidRDefault="00444CF8" w14:paraId="334F9C71" w14:textId="2DFA3267">
      <w:pPr>
        <w:ind w:left="720" w:hanging="720"/>
        <w:rPr>
          <w:rFonts w:cs="Arial"/>
          <w:szCs w:val="22"/>
        </w:rPr>
      </w:pPr>
      <w:r>
        <w:rPr>
          <w:rFonts w:cs="Arial"/>
          <w:szCs w:val="22"/>
        </w:rPr>
        <w:t>(c)</w:t>
      </w:r>
      <w:r>
        <w:rPr>
          <w:rFonts w:cs="Arial"/>
          <w:szCs w:val="22"/>
        </w:rPr>
        <w:tab/>
      </w:r>
      <w:r>
        <w:rPr>
          <w:rFonts w:cs="Arial"/>
          <w:szCs w:val="22"/>
        </w:rPr>
        <w:t>On the axes below, sketch an energy profile diagram for this reaction. Label the activation energy and enthalpy change.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(3 marks)</w:t>
      </w:r>
    </w:p>
    <w:p w:rsidR="00444CF8" w:rsidP="00741627" w:rsidRDefault="00444CF8" w14:paraId="3DF8BD12" w14:textId="3B06A017">
      <w:pPr>
        <w:rPr>
          <w:rFonts w:cs="Arial"/>
          <w:szCs w:val="22"/>
        </w:rPr>
      </w:pPr>
    </w:p>
    <w:p w:rsidR="00444CF8" w:rsidP="00741627" w:rsidRDefault="00444CF8" w14:paraId="08387437" w14:textId="77777777">
      <w:pPr>
        <w:rPr>
          <w:rFonts w:cs="Arial"/>
          <w:szCs w:val="22"/>
        </w:rPr>
      </w:pPr>
    </w:p>
    <w:p w:rsidR="00444CF8" w:rsidP="00444CF8" w:rsidRDefault="00444CF8" w14:paraId="70AB433E" w14:textId="46D463D3">
      <w:pPr>
        <w:jc w:val="center"/>
        <w:rPr>
          <w:rFonts w:cs="Arial"/>
          <w:szCs w:val="22"/>
        </w:rPr>
      </w:pPr>
      <w:r>
        <w:rPr>
          <w:rFonts w:cs="Arial"/>
          <w:noProof/>
          <w:szCs w:val="22"/>
          <w:lang w:val="en-US"/>
        </w:rPr>
        <mc:AlternateContent>
          <mc:Choice Requires="wpg">
            <w:drawing>
              <wp:inline distT="0" distB="0" distL="0" distR="0" wp14:anchorId="5D067D80" wp14:editId="48E986FE">
                <wp:extent cx="3784427" cy="3034410"/>
                <wp:effectExtent l="0" t="0" r="13335" b="0"/>
                <wp:docPr id="808" name="Group 808"/>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09" name="Group 809"/>
                        <wpg:cNvGrpSpPr/>
                        <wpg:grpSpPr>
                          <a:xfrm>
                            <a:off x="457071" y="117942"/>
                            <a:ext cx="3796492" cy="2968243"/>
                            <a:chOff x="-97" y="91732"/>
                            <a:chExt cx="2847369" cy="2308633"/>
                          </a:xfrm>
                        </wpg:grpSpPr>
                        <wps:wsp>
                          <wps:cNvPr id="810"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noFill/>
                                </a14:hiddenFill>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outerShdw blurRad="40000" dist="20000" dir="5400000" rotWithShape="0">
                                      <a:srgbClr val="000000">
                                        <a:alpha val="37999"/>
                                      </a:srgbClr>
                                    </a:outerShdw>
                                  </a:effectLst>
                                </a14:hiddenEffects>
                              </a:ext>
                            </a:extLst>
                          </wps:spPr>
                          <wps:bodyPr/>
                        </wps:wsp>
                        <wps:wsp>
                          <wps:cNvPr id="811"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noFill/>
                                </a14:hiddenFill>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outerShdw blurRad="40000" dist="20000" dir="5400000" rotWithShape="0">
                                      <a:srgbClr val="000000">
                                        <a:alpha val="37999"/>
                                      </a:srgbClr>
                                    </a:outerShdw>
                                  </a:effectLst>
                                </a14:hiddenEffects>
                              </a:ext>
                            </a:extLst>
                          </wps:spPr>
                          <wps:bodyPr/>
                        </wps:wsp>
                      </wpg:grpSp>
                      <wps:wsp>
                        <wps:cNvPr id="812"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solidFill>
                                  <a:srgbClr val="FFFFFF"/>
                                </a:solidFill>
                              </a14:hiddenFill>
                            </a:ext>
                            <a:ext uri="{91240B29-F687-4f45-9708-019B960494DF}">
                              <a14:hiddenLine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w="12700">
                                <a:solidFill>
                                  <a:srgbClr val="000000"/>
                                </a:solidFill>
                                <a:miter lim="800000"/>
                                <a:headEnd/>
                                <a:tailEnd/>
                              </a14:hiddenLine>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14:hiddenEffects>
                            </a:ext>
                          </a:extLst>
                        </wps:spPr>
                        <wps:txbx>
                          <w:txbxContent>
                            <w:p w:rsidRPr="00E31F87" w:rsidR="00444CF8" w:rsidP="00444CF8" w:rsidRDefault="00444CF8" w14:paraId="409A584F" w14:textId="77777777">
                              <w:pPr>
                                <w:rPr>
                                  <w:szCs w:val="22"/>
                                </w:rPr>
                              </w:pPr>
                              <w:r w:rsidRPr="00E31F87">
                                <w:rPr>
                                  <w:szCs w:val="22"/>
                                </w:rPr>
                                <w:t>Progress of reaction</w:t>
                              </w:r>
                            </w:p>
                          </w:txbxContent>
                        </wps:txbx>
                        <wps:bodyPr rot="0" vert="horz" wrap="square" lIns="91440" tIns="91440" rIns="91440" bIns="91440" anchor="t" anchorCtr="0" upright="1">
                          <a:noAutofit/>
                        </wps:bodyPr>
                      </wps:wsp>
                      <wps:wsp>
                        <wps:cNvPr id="813"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solidFill>
                                  <a:srgbClr val="FFFFFF"/>
                                </a:solidFill>
                              </a14:hiddenFill>
                            </a:ext>
                            <a:ext uri="{91240B29-F687-4f45-9708-019B960494DF}">
                              <a14:hiddenLine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w="12700">
                                <a:solidFill>
                                  <a:srgbClr val="000000"/>
                                </a:solidFill>
                                <a:miter lim="800000"/>
                                <a:headEnd/>
                                <a:tailEnd/>
                              </a14:hiddenLine>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14:hiddenEffects>
                            </a:ext>
                          </a:extLst>
                        </wps:spPr>
                        <wps:txbx>
                          <w:txbxContent>
                            <w:p w:rsidRPr="00E31F87" w:rsidR="00444CF8" w:rsidP="00444CF8" w:rsidRDefault="00444CF8" w14:paraId="6E97A7E0" w14:textId="77777777">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39A9D8B9">
              <v:group id="Group 808" style="width:298pt;height:238.95pt;mso-position-horizontal-relative:char;mso-position-vertical-relative:line" coordsize="43238,33809" coordorigin="-702,1179" o:spid="_x0000_s1173" w14:anchorId="5D067D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">
                <v:group id="Group 809" style="position:absolute;left:4570;top:1179;width:37965;height:29682" coordsize="28473,23086" coordorigin=",917" o:spid="_x0000_s1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shape id="Straight Arrow Connector 1" style="position:absolute;top:917;width:0;height:23086;flip:x y;visibility:visible;mso-wrap-style:square" o:spid="_x0000_s1175"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"/>
                  <v:line id="Straight Connector 2" style="position:absolute;visibility:visible;mso-wrap-style:square" o:spid="_x0000_s1176" strokeweight="1pt" o:connectortype="straight" from="0,24003" to="28472,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"/>
                </v:group>
                <v:shape id="Text Box 53" style="position:absolute;left:16177;top:30454;width:20242;height:4534;visibility:visible;mso-wrap-style:square;v-text-anchor:top" o:spid="_x0000_s11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">
                  <v:textbox inset=",7.2pt,,7.2pt">
                    <w:txbxContent>
                      <w:p w:rsidRPr="00E31F87" w:rsidR="00444CF8" w:rsidP="00444CF8" w:rsidRDefault="00444CF8" w14:paraId="08CDA95F" w14:textId="77777777">
                        <w:pPr>
                          <w:rPr>
                            <w:szCs w:val="22"/>
                          </w:rPr>
                        </w:pPr>
                        <w:r w:rsidRPr="00E31F87">
                          <w:rPr>
                            <w:szCs w:val="22"/>
                          </w:rPr>
                          <w:t>Progress of reaction</w:t>
                        </w:r>
                      </w:p>
                    </w:txbxContent>
                  </v:textbox>
                </v:shape>
                <v:shape id="Text Box 54" style="position:absolute;left:-702;top:5366;width:3987;height:17861;visibility:visible;mso-wrap-style:square;v-text-anchor:top" o:spid="_x0000_s11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">
                  <v:textbox style="layout-flow:vertical;mso-layout-flow-alt:bottom-to-top" inset=",7.2pt,,7.2pt">
                    <w:txbxContent>
                      <w:p w:rsidRPr="00E31F87" w:rsidR="00444CF8" w:rsidP="00444CF8" w:rsidRDefault="00444CF8" w14:paraId="37C22E43" w14:textId="77777777">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p>
    <w:p w:rsidR="00444CF8" w:rsidP="00741627" w:rsidRDefault="00444CF8" w14:paraId="427AE015" w14:textId="77777777">
      <w:pPr>
        <w:rPr>
          <w:rFonts w:cs="Arial"/>
          <w:szCs w:val="22"/>
        </w:rPr>
      </w:pPr>
    </w:p>
    <w:p w:rsidR="005E58F2" w:rsidP="00741627" w:rsidRDefault="005E58F2" w14:paraId="6D327659" w14:textId="5AB29F1B">
      <w:pPr>
        <w:rPr>
          <w:rFonts w:cs="Arial"/>
          <w:b/>
          <w:szCs w:val="22"/>
        </w:rPr>
      </w:pPr>
      <w:r>
        <w:rPr>
          <w:rFonts w:cs="Arial"/>
          <w:b/>
          <w:szCs w:val="22"/>
        </w:rPr>
        <w:br w:type="page"/>
      </w:r>
    </w:p>
    <w:p w:rsidRPr="001D3A54" w:rsidR="00A94C23" w:rsidP="00A94C23" w:rsidRDefault="00A94C23" w14:paraId="29FCAD90" w14:textId="5FFB1A56">
      <w:pPr>
        <w:rPr>
          <w:rFonts w:cs="Arial"/>
          <w:b/>
          <w:szCs w:val="22"/>
        </w:rPr>
      </w:pPr>
      <w:r w:rsidRPr="001D3A54">
        <w:rPr>
          <w:rFonts w:cs="Arial"/>
          <w:b/>
          <w:szCs w:val="22"/>
        </w:rPr>
        <w:t>Question 3</w:t>
      </w:r>
      <w:r w:rsidR="002114FD">
        <w:rPr>
          <w:rFonts w:cs="Arial"/>
          <w:b/>
          <w:szCs w:val="22"/>
        </w:rPr>
        <w:t>3</w:t>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ab/>
      </w:r>
      <w:r w:rsidRPr="001D3A54">
        <w:rPr>
          <w:rFonts w:cs="Arial"/>
          <w:b/>
          <w:szCs w:val="22"/>
        </w:rPr>
        <w:t>(</w:t>
      </w:r>
      <w:r w:rsidR="00EF363F">
        <w:rPr>
          <w:rFonts w:cs="Arial"/>
          <w:b/>
          <w:szCs w:val="22"/>
        </w:rPr>
        <w:t>8</w:t>
      </w:r>
      <w:r w:rsidRPr="001D3A54">
        <w:rPr>
          <w:rFonts w:cs="Arial"/>
          <w:b/>
          <w:szCs w:val="22"/>
        </w:rPr>
        <w:t xml:space="preserve"> marks)</w:t>
      </w:r>
    </w:p>
    <w:p w:rsidRPr="001D3A54" w:rsidR="00A94C23" w:rsidP="00A94C23" w:rsidRDefault="00A94C23" w14:paraId="5D9B3AB6" w14:textId="77777777">
      <w:pPr>
        <w:rPr>
          <w:rFonts w:cs="Arial"/>
          <w:szCs w:val="22"/>
        </w:rPr>
      </w:pPr>
    </w:p>
    <w:p w:rsidRPr="001D3A54" w:rsidR="00572898" w:rsidP="00A94C23" w:rsidRDefault="00572898" w14:paraId="7BDEF70C" w14:textId="77777777">
      <w:pPr>
        <w:rPr>
          <w:rFonts w:cs="Arial"/>
          <w:szCs w:val="22"/>
        </w:rPr>
      </w:pPr>
      <w:r w:rsidRPr="001D3A54">
        <w:rPr>
          <w:rFonts w:cs="Arial"/>
          <w:szCs w:val="22"/>
        </w:rPr>
        <w:t>A2 cow’s milk has become popular on supermarket shelves in recent years. This milk is named for the type of ‘beta casein’ protein it contains.</w:t>
      </w:r>
    </w:p>
    <w:p w:rsidRPr="001D3A54" w:rsidR="00572898" w:rsidP="00A94C23" w:rsidRDefault="00572898" w14:paraId="46D9CC38" w14:textId="77777777">
      <w:pPr>
        <w:rPr>
          <w:rFonts w:cs="Arial"/>
          <w:szCs w:val="22"/>
        </w:rPr>
      </w:pPr>
    </w:p>
    <w:p w:rsidRPr="001D3A54" w:rsidR="00572898" w:rsidP="00A94C23" w:rsidRDefault="00572898" w14:paraId="5A7B83E6" w14:textId="77777777">
      <w:pPr>
        <w:rPr>
          <w:rFonts w:cs="Arial"/>
          <w:szCs w:val="22"/>
        </w:rPr>
      </w:pPr>
      <w:r w:rsidRPr="001D3A54">
        <w:rPr>
          <w:rFonts w:cs="Arial"/>
          <w:szCs w:val="22"/>
        </w:rPr>
        <w:t>The beta casein protein has two common variants named A1 and A2. Both these variants are comprised of 209 amino acids.</w:t>
      </w:r>
    </w:p>
    <w:p w:rsidRPr="001D3A54" w:rsidR="00572898" w:rsidP="00A94C23" w:rsidRDefault="00572898" w14:paraId="7BC09CCE" w14:textId="77777777">
      <w:pPr>
        <w:rPr>
          <w:rFonts w:cs="Arial"/>
          <w:szCs w:val="22"/>
        </w:rPr>
      </w:pPr>
    </w:p>
    <w:p w:rsidRPr="001D3A54" w:rsidR="00572898" w:rsidP="00A94C23" w:rsidRDefault="00572898" w14:paraId="2D4228D5" w14:textId="4CF03B40">
      <w:pPr>
        <w:rPr>
          <w:rFonts w:cs="Arial"/>
          <w:szCs w:val="22"/>
        </w:rPr>
      </w:pPr>
      <w:r w:rsidRPr="001D3A54">
        <w:rPr>
          <w:rFonts w:cs="Arial"/>
          <w:szCs w:val="22"/>
        </w:rPr>
        <w:t>The sequence of amino acids in the A1 and A2 protein is identical</w:t>
      </w:r>
      <w:r w:rsidR="00F91617">
        <w:rPr>
          <w:rFonts w:cs="Arial"/>
          <w:szCs w:val="22"/>
        </w:rPr>
        <w:t>,</w:t>
      </w:r>
      <w:r w:rsidRPr="001D3A54">
        <w:rPr>
          <w:rFonts w:cs="Arial"/>
          <w:szCs w:val="22"/>
        </w:rPr>
        <w:t xml:space="preserve"> except for the amino acid at position 67. In the A1 variant, the 67</w:t>
      </w:r>
      <w:r w:rsidRPr="001D3A54">
        <w:rPr>
          <w:rFonts w:cs="Arial"/>
          <w:szCs w:val="22"/>
          <w:vertAlign w:val="superscript"/>
        </w:rPr>
        <w:t>th</w:t>
      </w:r>
      <w:r w:rsidRPr="001D3A54">
        <w:rPr>
          <w:rFonts w:cs="Arial"/>
          <w:szCs w:val="22"/>
        </w:rPr>
        <w:t xml:space="preserve"> amino acid is histidine, whilst in the A2 variant it is proline.</w:t>
      </w:r>
    </w:p>
    <w:p w:rsidRPr="001D3A54" w:rsidR="00572898" w:rsidP="00A94C23" w:rsidRDefault="00572898" w14:paraId="56BFDE25" w14:textId="77777777">
      <w:pPr>
        <w:rPr>
          <w:rFonts w:cs="Arial"/>
          <w:szCs w:val="22"/>
        </w:rPr>
      </w:pPr>
    </w:p>
    <w:p w:rsidRPr="001D3A54" w:rsidR="00A94C23" w:rsidP="00A94C23" w:rsidRDefault="00572898" w14:paraId="4F7515B4" w14:textId="06B1D210">
      <w:pPr>
        <w:rPr>
          <w:rFonts w:cs="Arial"/>
          <w:szCs w:val="22"/>
        </w:rPr>
      </w:pPr>
      <w:r w:rsidRPr="001D3A54">
        <w:rPr>
          <w:rFonts w:cs="Arial"/>
          <w:szCs w:val="22"/>
        </w:rPr>
        <w:t xml:space="preserve">The diagram below gives the sequence of amino acids in the A1 protein from position 60 to 70, with position 67 shown in </w:t>
      </w:r>
      <w:r w:rsidRPr="001D3A54">
        <w:rPr>
          <w:rFonts w:cs="Arial"/>
          <w:b/>
          <w:bCs/>
          <w:szCs w:val="22"/>
        </w:rPr>
        <w:t>bold</w:t>
      </w:r>
      <w:r w:rsidRPr="001D3A54" w:rsidR="00A94C23">
        <w:rPr>
          <w:rFonts w:cs="Arial"/>
          <w:szCs w:val="22"/>
        </w:rPr>
        <w:t>.</w:t>
      </w:r>
    </w:p>
    <w:p w:rsidR="00572898" w:rsidP="00A94C23" w:rsidRDefault="00572898" w14:paraId="6ED47591" w14:textId="2994CBF6">
      <w:pPr>
        <w:rPr>
          <w:rFonts w:cs="Arial"/>
          <w:szCs w:val="22"/>
        </w:rPr>
      </w:pPr>
    </w:p>
    <w:p w:rsidRPr="001D3A54" w:rsidR="00F91617" w:rsidP="00A94C23" w:rsidRDefault="00F91617" w14:paraId="4C61546A" w14:textId="77777777">
      <w:pPr>
        <w:rPr>
          <w:rFonts w:cs="Arial"/>
          <w:szCs w:val="22"/>
        </w:rPr>
      </w:pPr>
    </w:p>
    <w:p w:rsidRPr="001D3A54" w:rsidR="00572898" w:rsidP="00F91617" w:rsidRDefault="00F91617" w14:paraId="49371172" w14:textId="7B3D1AB0">
      <w:pPr>
        <w:rPr>
          <w:rFonts w:cs="Arial"/>
          <w:szCs w:val="22"/>
        </w:rPr>
      </w:pPr>
      <w:r>
        <w:rPr>
          <w:rFonts w:cs="Arial"/>
          <w:noProof/>
          <w:szCs w:val="22"/>
        </w:rPr>
        <mc:AlternateContent>
          <mc:Choice Requires="wpg">
            <w:drawing>
              <wp:inline distT="0" distB="0" distL="0" distR="0" wp14:anchorId="7235CFAA" wp14:editId="41EC93B1">
                <wp:extent cx="6109335" cy="706063"/>
                <wp:effectExtent l="0" t="0" r="0" b="18415"/>
                <wp:docPr id="733" name="Group 733"/>
                <wp:cNvGraphicFramePr/>
                <a:graphic xmlns:a="http://schemas.openxmlformats.org/drawingml/2006/main">
                  <a:graphicData uri="http://schemas.microsoft.com/office/word/2010/wordprocessingGroup">
                    <wpg:wgp>
                      <wpg:cNvGrpSpPr/>
                      <wpg:grpSpPr>
                        <a:xfrm>
                          <a:off x="0" y="0"/>
                          <a:ext cx="6109335" cy="706063"/>
                          <a:chOff x="0" y="0"/>
                          <a:chExt cx="6109335" cy="706063"/>
                        </a:xfrm>
                      </wpg:grpSpPr>
                      <wps:wsp>
                        <wps:cNvPr id="721" name="Oval 721"/>
                        <wps:cNvSpPr/>
                        <wps:spPr>
                          <a:xfrm>
                            <a:off x="216131"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Oval 722"/>
                        <wps:cNvSpPr/>
                        <wps:spPr>
                          <a:xfrm>
                            <a:off x="7398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Oval 723"/>
                        <wps:cNvSpPr/>
                        <wps:spPr>
                          <a:xfrm>
                            <a:off x="1263535"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Oval 724"/>
                        <wps:cNvSpPr/>
                        <wps:spPr>
                          <a:xfrm>
                            <a:off x="1787237"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617" w:rsidP="00F91617" w:rsidRDefault="00F91617" w14:paraId="283EBF5D" w14:textId="5C111D2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Oval 725"/>
                        <wps:cNvSpPr/>
                        <wps:spPr>
                          <a:xfrm>
                            <a:off x="2310938"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617" w:rsidP="00F91617" w:rsidRDefault="00F91617" w14:paraId="239451EA" w14:textId="56612E8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Oval 726"/>
                        <wps:cNvSpPr/>
                        <wps:spPr>
                          <a:xfrm>
                            <a:off x="2834640" y="266008"/>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1617" w:rsidP="00F91617" w:rsidRDefault="00F91617" w14:paraId="23E4975A" w14:textId="719569B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Oval 727"/>
                        <wps:cNvSpPr/>
                        <wps:spPr>
                          <a:xfrm>
                            <a:off x="3358342"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Oval 728"/>
                        <wps:cNvSpPr/>
                        <wps:spPr>
                          <a:xfrm>
                            <a:off x="3873731"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Oval 729"/>
                        <wps:cNvSpPr/>
                        <wps:spPr>
                          <a:xfrm>
                            <a:off x="4397433"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Oval 730"/>
                        <wps:cNvSpPr/>
                        <wps:spPr>
                          <a:xfrm>
                            <a:off x="4912822" y="249382"/>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Oval 731"/>
                        <wps:cNvSpPr/>
                        <wps:spPr>
                          <a:xfrm>
                            <a:off x="5436524" y="257695"/>
                            <a:ext cx="440055" cy="4400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ext Box 732"/>
                        <wps:cNvSpPr txBox="1"/>
                        <wps:spPr>
                          <a:xfrm>
                            <a:off x="0" y="0"/>
                            <a:ext cx="6109335" cy="615142"/>
                          </a:xfrm>
                          <a:prstGeom prst="rect">
                            <a:avLst/>
                          </a:prstGeom>
                          <a:noFill/>
                          <a:ln w="6350">
                            <a:noFill/>
                          </a:ln>
                        </wps:spPr>
                        <wps:txbx>
                          <w:txbxContent>
                            <w:p w:rsidRPr="00F91617" w:rsidR="00F91617" w:rsidP="00F91617" w:rsidRDefault="00F91617" w14:paraId="2F2A3E60" w14:textId="78FA58AC">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r>
                              <w:r>
                                <w:rPr>
                                  <w:rFonts w:cs="Arial"/>
                                  <w:szCs w:val="22"/>
                                </w:rPr>
                                <w:t xml:space="preserve">             70</w:t>
                              </w:r>
                            </w:p>
                            <w:p w:rsidR="00F91617" w:rsidP="00F91617" w:rsidRDefault="00F91617" w14:paraId="4C38A032" w14:textId="77777777">
                              <w:pPr>
                                <w:rPr>
                                  <w:rFonts w:cs="Arial"/>
                                  <w:szCs w:val="22"/>
                                </w:rPr>
                              </w:pPr>
                            </w:p>
                            <w:p w:rsidR="00F91617" w:rsidP="00F91617" w:rsidRDefault="00F91617" w14:paraId="1B0DE7C9" w14:textId="77777777">
                              <w:pPr>
                                <w:jc w:val="center"/>
                                <w:rPr>
                                  <w:rFonts w:cs="Arial"/>
                                  <w:szCs w:val="22"/>
                                </w:rPr>
                              </w:pPr>
                              <w:r>
                                <w:rPr>
                                  <w:rFonts w:cs="Arial"/>
                                  <w:szCs w:val="22"/>
                                </w:rPr>
                                <w:t xml:space="preserve">–   Tyr   –   Pro   –   </w:t>
                              </w:r>
                              <w:proofErr w:type="spellStart"/>
                              <w:r>
                                <w:rPr>
                                  <w:rFonts w:cs="Arial"/>
                                  <w:szCs w:val="22"/>
                                </w:rPr>
                                <w:t>Phe</w:t>
                              </w:r>
                              <w:proofErr w:type="spellEnd"/>
                              <w:r>
                                <w:rPr>
                                  <w:rFonts w:cs="Arial"/>
                                  <w:szCs w:val="22"/>
                                </w:rPr>
                                <w:t xml:space="preserve">  –   Pro   –   </w:t>
                              </w:r>
                              <w:proofErr w:type="spellStart"/>
                              <w:r>
                                <w:rPr>
                                  <w:rFonts w:cs="Arial"/>
                                  <w:szCs w:val="22"/>
                                </w:rPr>
                                <w:t>Gly</w:t>
                              </w:r>
                              <w:proofErr w:type="spellEnd"/>
                              <w:r>
                                <w:rPr>
                                  <w:rFonts w:cs="Arial"/>
                                  <w:szCs w:val="22"/>
                                </w:rPr>
                                <w:t xml:space="preserve">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w:t>
                              </w:r>
                              <w:proofErr w:type="spellStart"/>
                              <w:r>
                                <w:rPr>
                                  <w:rFonts w:cs="Arial"/>
                                  <w:szCs w:val="22"/>
                                </w:rPr>
                                <w:t>Asn</w:t>
                              </w:r>
                              <w:proofErr w:type="spellEnd"/>
                              <w:r>
                                <w:rPr>
                                  <w:rFonts w:cs="Arial"/>
                                  <w:szCs w:val="22"/>
                                </w:rPr>
                                <w:t xml:space="preserve">  –   Ser   –   Leu  –</w:t>
                              </w:r>
                            </w:p>
                            <w:p w:rsidR="00F91617" w:rsidRDefault="00F91617" w14:paraId="610024B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57781495">
              <v:group id="Group 733" style="width:481.05pt;height:55.6pt;mso-position-horizontal-relative:char;mso-position-vertical-relative:line" coordsize="61093,7060" o:spid="_x0000_s1179" w14:anchorId="7235C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">
                <v:oval id="Oval 721" style="position:absolute;left:2161;top:2576;width:4400;height:4401;visibility:visible;mso-wrap-style:square;v-text-anchor:middle" o:spid="_x0000_s1180"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">
                  <v:stroke joinstyle="miter"/>
                </v:oval>
                <v:oval id="Oval 722" style="position:absolute;left:7398;top:2576;width:4400;height:4401;visibility:visible;mso-wrap-style:square;v-text-anchor:middle" o:spid="_x0000_s1181"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">
                  <v:stroke joinstyle="miter"/>
                </v:oval>
                <v:oval id="Oval 723" style="position:absolute;left:12635;top:2576;width:4400;height:4401;visibility:visible;mso-wrap-style:square;v-text-anchor:middle" o:spid="_x0000_s1182"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">
                  <v:stroke joinstyle="miter"/>
                </v:oval>
                <v:oval id="Oval 724" style="position:absolute;left:17872;top:2576;width:4400;height:4401;visibility:visible;mso-wrap-style:square;v-text-anchor:middle" o:spid="_x0000_s1183"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">
                  <v:stroke joinstyle="miter"/>
                  <v:textbox>
                    <w:txbxContent>
                      <w:p w:rsidR="00F91617" w:rsidP="00F91617" w:rsidRDefault="00F91617" w14:paraId="6994FCCC" w14:textId="5C111D27">
                        <w:pPr>
                          <w:jc w:val="center"/>
                        </w:pPr>
                        <w:r>
                          <w:t xml:space="preserve">        </w:t>
                        </w:r>
                      </w:p>
                    </w:txbxContent>
                  </v:textbox>
                </v:oval>
                <v:oval id="Oval 725" style="position:absolute;left:23109;top:2576;width:4400;height:4401;visibility:visible;mso-wrap-style:square;v-text-anchor:middle" o:spid="_x0000_s1184"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">
                  <v:stroke joinstyle="miter"/>
                  <v:textbox>
                    <w:txbxContent>
                      <w:p w:rsidR="00F91617" w:rsidP="00F91617" w:rsidRDefault="00F91617" w14:paraId="0DFAE634" w14:textId="56612E82">
                        <w:pPr>
                          <w:jc w:val="center"/>
                        </w:pPr>
                        <w:r>
                          <w:t xml:space="preserve">  </w:t>
                        </w:r>
                      </w:p>
                    </w:txbxContent>
                  </v:textbox>
                </v:oval>
                <v:oval id="Oval 726" style="position:absolute;left:28346;top:2660;width:4400;height:4400;visibility:visible;mso-wrap-style:square;v-text-anchor:middle" o:spid="_x0000_s1185"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">
                  <v:stroke joinstyle="miter"/>
                  <v:textbox>
                    <w:txbxContent>
                      <w:p w:rsidR="00F91617" w:rsidP="00F91617" w:rsidRDefault="00F91617" w14:paraId="0A6959E7" w14:textId="719569B0">
                        <w:pPr>
                          <w:jc w:val="center"/>
                        </w:pPr>
                        <w:r>
                          <w:t xml:space="preserve"> </w:t>
                        </w:r>
                      </w:p>
                    </w:txbxContent>
                  </v:textbox>
                </v:oval>
                <v:oval id="Oval 727" style="position:absolute;left:33583;top:2576;width:4400;height:4401;visibility:visible;mso-wrap-style:square;v-text-anchor:middle" o:spid="_x0000_s1186"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">
                  <v:stroke joinstyle="miter"/>
                </v:oval>
                <v:oval id="Oval 728" style="position:absolute;left:38737;top:2493;width:4400;height:4401;visibility:visible;mso-wrap-style:square;v-text-anchor:middle" o:spid="_x0000_s1187"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">
                  <v:stroke joinstyle="miter"/>
                </v:oval>
                <v:oval id="Oval 729" style="position:absolute;left:43974;top:2576;width:4400;height:4401;visibility:visible;mso-wrap-style:square;v-text-anchor:middle" o:spid="_x0000_s1188"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">
                  <v:stroke joinstyle="miter"/>
                </v:oval>
                <v:oval id="Oval 730" style="position:absolute;left:49128;top:2493;width:4400;height:4401;visibility:visible;mso-wrap-style:square;v-text-anchor:middle" o:spid="_x0000_s1189"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">
                  <v:stroke joinstyle="miter"/>
                </v:oval>
                <v:oval id="Oval 731" style="position:absolute;left:54365;top:2576;width:4400;height:4401;visibility:visible;mso-wrap-style:square;v-text-anchor:middle" o:spid="_x0000_s1190"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">
                  <v:stroke joinstyle="miter"/>
                </v:oval>
                <v:shape id="Text Box 732" style="position:absolute;width:61093;height:6151;visibility:visible;mso-wrap-style:square;v-text-anchor:top" o:spid="_x0000_s119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qxwAAANwAAAAPAAAAZHJzL2Rvd25yZXYueG1sRI/Na8JA&#10;FMTvQv+H5RV6001TWi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I4tOarHAAAA3AAA&#10;AA8AAAAAAAAAAAAAAAAABwIAAGRycy9kb3ducmV2LnhtbFBLBQYAAAAAAwADALcAAAD7AgAAAAA=&#10;">
                  <v:textbox>
                    <w:txbxContent>
                      <w:p w:rsidRPr="00F91617" w:rsidR="00F91617" w:rsidP="00F91617" w:rsidRDefault="00F91617" w14:paraId="3746EB43" w14:textId="78FA58AC">
                        <w:pPr>
                          <w:rPr>
                            <w:rFonts w:cs="Arial"/>
                            <w:szCs w:val="22"/>
                          </w:rPr>
                        </w:pPr>
                        <w:r>
                          <w:rPr>
                            <w:rFonts w:cs="Arial"/>
                            <w:szCs w:val="22"/>
                          </w:rPr>
                          <w:t xml:space="preserve">       60</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 xml:space="preserve">       </w:t>
                        </w:r>
                        <w:r w:rsidRPr="00F91617">
                          <w:rPr>
                            <w:rFonts w:cs="Arial"/>
                            <w:b/>
                            <w:bCs/>
                            <w:szCs w:val="22"/>
                          </w:rPr>
                          <w:t>67</w:t>
                        </w:r>
                        <w:r>
                          <w:rPr>
                            <w:rFonts w:cs="Arial"/>
                            <w:b/>
                            <w:bCs/>
                            <w:szCs w:val="22"/>
                          </w:rPr>
                          <w:t xml:space="preserve"> </w:t>
                        </w:r>
                        <w:r>
                          <w:rPr>
                            <w:rFonts w:cs="Arial"/>
                            <w:szCs w:val="22"/>
                          </w:rPr>
                          <w:tab/>
                        </w:r>
                        <w:r>
                          <w:rPr>
                            <w:rFonts w:cs="Arial"/>
                            <w:szCs w:val="22"/>
                          </w:rPr>
                          <w:tab/>
                        </w:r>
                        <w:r>
                          <w:rPr>
                            <w:rFonts w:cs="Arial"/>
                            <w:szCs w:val="22"/>
                          </w:rPr>
                          <w:t xml:space="preserve">             70</w:t>
                        </w:r>
                      </w:p>
                      <w:p w:rsidR="00F91617" w:rsidP="00F91617" w:rsidRDefault="00F91617" w14:paraId="75FBE423" w14:textId="77777777">
                        <w:pPr>
                          <w:rPr>
                            <w:rFonts w:cs="Arial"/>
                            <w:szCs w:val="22"/>
                          </w:rPr>
                        </w:pPr>
                      </w:p>
                      <w:p w:rsidR="00F91617" w:rsidP="00F91617" w:rsidRDefault="00F91617" w14:paraId="36246E0F" w14:textId="77777777">
                        <w:pPr>
                          <w:jc w:val="center"/>
                          <w:rPr>
                            <w:rFonts w:cs="Arial"/>
                            <w:szCs w:val="22"/>
                          </w:rPr>
                        </w:pPr>
                        <w:r>
                          <w:rPr>
                            <w:rFonts w:cs="Arial"/>
                            <w:szCs w:val="22"/>
                          </w:rPr>
                          <w:t xml:space="preserve">–   Tyr   –   Pro   –   Phe  –   Pro   –   Gly   –   Pro   –    </w:t>
                        </w:r>
                        <w:r w:rsidRPr="00F91617">
                          <w:rPr>
                            <w:rFonts w:ascii="PT Serif" w:hAnsi="PT Serif" w:cs="Arial"/>
                            <w:sz w:val="24"/>
                            <w:szCs w:val="24"/>
                          </w:rPr>
                          <w:t>I</w:t>
                        </w:r>
                        <w:r>
                          <w:rPr>
                            <w:rFonts w:cs="Arial"/>
                            <w:szCs w:val="22"/>
                          </w:rPr>
                          <w:t xml:space="preserve">le   –   </w:t>
                        </w:r>
                        <w:r w:rsidRPr="00F91617">
                          <w:rPr>
                            <w:rFonts w:cs="Arial"/>
                            <w:b/>
                            <w:bCs/>
                            <w:szCs w:val="22"/>
                          </w:rPr>
                          <w:t>His</w:t>
                        </w:r>
                        <w:r>
                          <w:rPr>
                            <w:rFonts w:cs="Arial"/>
                            <w:szCs w:val="22"/>
                          </w:rPr>
                          <w:t xml:space="preserve">   –   Asn  –   Ser   –   Leu  –</w:t>
                        </w:r>
                      </w:p>
                      <w:p w:rsidR="00F91617" w:rsidRDefault="00F91617" w14:paraId="2D3F0BEC" w14:textId="77777777"/>
                    </w:txbxContent>
                  </v:textbox>
                </v:shape>
                <w10:anchorlock/>
              </v:group>
            </w:pict>
          </mc:Fallback>
        </mc:AlternateContent>
      </w:r>
    </w:p>
    <w:p w:rsidR="00572898" w:rsidRDefault="00572898" w14:paraId="3BC63DEE" w14:textId="2D089D2A">
      <w:pPr>
        <w:jc w:val="center"/>
        <w:rPr>
          <w:rFonts w:cs="Arial"/>
          <w:szCs w:val="22"/>
        </w:rPr>
        <w:pPrChange w:author="BEARDS Michael [Southern River College]" w:date="2023-08-23T14:22:00Z" w:id="10">
          <w:pPr/>
        </w:pPrChange>
      </w:pPr>
    </w:p>
    <w:p w:rsidRPr="001D3A54" w:rsidR="00870636" w:rsidP="00870636" w:rsidRDefault="00870636" w14:paraId="79DB3450" w14:textId="77777777">
      <w:pPr>
        <w:spacing w:line="360" w:lineRule="auto"/>
        <w:rPr>
          <w:rFonts w:cs="Arial"/>
          <w:szCs w:val="22"/>
        </w:rPr>
      </w:pPr>
    </w:p>
    <w:p w:rsidRPr="001D3A54" w:rsidR="00A94C23" w:rsidP="00A94C23" w:rsidRDefault="00A94C23" w14:paraId="5F9015A4" w14:textId="73D37489">
      <w:pPr>
        <w:ind w:left="720" w:hanging="720"/>
        <w:rPr>
          <w:rFonts w:cs="Arial"/>
          <w:szCs w:val="22"/>
        </w:rPr>
      </w:pPr>
      <w:r w:rsidRPr="001D3A54">
        <w:rPr>
          <w:rFonts w:cs="Arial"/>
          <w:szCs w:val="22"/>
        </w:rPr>
        <w:t>(a)</w:t>
      </w:r>
      <w:r w:rsidRPr="001D3A54">
        <w:rPr>
          <w:rFonts w:cs="Arial"/>
          <w:szCs w:val="22"/>
        </w:rPr>
        <w:tab/>
      </w:r>
      <w:r w:rsidR="00870636">
        <w:rPr>
          <w:szCs w:val="22"/>
        </w:rPr>
        <w:t>Identify the number of</w:t>
      </w:r>
      <w:r w:rsidRPr="001D3A54" w:rsidR="00572898">
        <w:rPr>
          <w:szCs w:val="22"/>
        </w:rPr>
        <w:t xml:space="preserve"> peptide bonds </w:t>
      </w:r>
      <w:r w:rsidR="00870636">
        <w:rPr>
          <w:szCs w:val="22"/>
        </w:rPr>
        <w:t xml:space="preserve">that </w:t>
      </w:r>
      <w:r w:rsidRPr="001D3A54" w:rsidR="00572898">
        <w:rPr>
          <w:szCs w:val="22"/>
        </w:rPr>
        <w:t>would be formed during synthesis of the</w:t>
      </w:r>
      <w:r w:rsidR="005A008D">
        <w:rPr>
          <w:szCs w:val="22"/>
        </w:rPr>
        <w:t xml:space="preserve"> entire</w:t>
      </w:r>
      <w:r w:rsidRPr="001D3A54" w:rsidR="00572898">
        <w:rPr>
          <w:szCs w:val="22"/>
        </w:rPr>
        <w:t xml:space="preserve"> beta casein protein</w:t>
      </w:r>
      <w:r w:rsidR="00870636">
        <w:rPr>
          <w:szCs w:val="22"/>
        </w:rPr>
        <w:t>.</w:t>
      </w:r>
      <w:r w:rsidRPr="001D3A54">
        <w:rPr>
          <w:szCs w:val="22"/>
        </w:rPr>
        <w:tab/>
      </w:r>
      <w:r w:rsidRPr="001D3A54">
        <w:rPr>
          <w:szCs w:val="22"/>
        </w:rPr>
        <w:tab/>
      </w:r>
      <w:r w:rsidRPr="001D3A54" w:rsidR="00E65743">
        <w:rPr>
          <w:szCs w:val="22"/>
        </w:rPr>
        <w:tab/>
      </w:r>
      <w:r w:rsidRPr="001D3A54" w:rsidR="00572898">
        <w:rPr>
          <w:szCs w:val="22"/>
        </w:rPr>
        <w:tab/>
      </w:r>
      <w:r w:rsidRPr="001D3A54" w:rsidR="00572898">
        <w:rPr>
          <w:szCs w:val="22"/>
        </w:rPr>
        <w:tab/>
      </w:r>
      <w:r w:rsidRPr="001D3A54" w:rsidR="00572898">
        <w:rPr>
          <w:szCs w:val="22"/>
        </w:rPr>
        <w:tab/>
      </w:r>
      <w:r w:rsidRPr="001D3A54" w:rsidR="00572898">
        <w:rPr>
          <w:szCs w:val="22"/>
        </w:rPr>
        <w:tab/>
      </w:r>
      <w:r w:rsidRPr="001D3A54" w:rsidR="00572898">
        <w:rPr>
          <w:szCs w:val="22"/>
        </w:rPr>
        <w:tab/>
      </w:r>
      <w:r w:rsidRPr="001D3A54">
        <w:rPr>
          <w:rFonts w:cs="Arial"/>
          <w:szCs w:val="22"/>
        </w:rPr>
        <w:tab/>
      </w:r>
      <w:r w:rsidRPr="001D3A54">
        <w:rPr>
          <w:rFonts w:cs="Arial"/>
          <w:szCs w:val="22"/>
        </w:rPr>
        <w:t>(</w:t>
      </w:r>
      <w:r w:rsidRPr="001D3A54" w:rsidR="00572898">
        <w:rPr>
          <w:rFonts w:cs="Arial"/>
          <w:szCs w:val="22"/>
        </w:rPr>
        <w:t>1</w:t>
      </w:r>
      <w:r w:rsidRPr="001D3A54">
        <w:rPr>
          <w:rFonts w:cs="Arial"/>
          <w:szCs w:val="22"/>
        </w:rPr>
        <w:t xml:space="preserve"> mark)</w:t>
      </w:r>
    </w:p>
    <w:p w:rsidRPr="001D3A54" w:rsidR="00A94C23" w:rsidP="00A94C23" w:rsidRDefault="00A94C23" w14:paraId="359B116A" w14:textId="77777777">
      <w:pPr>
        <w:rPr>
          <w:rFonts w:cs="Arial"/>
          <w:szCs w:val="22"/>
        </w:rPr>
      </w:pPr>
    </w:p>
    <w:p w:rsidRPr="001D3A54" w:rsidR="00A94C23" w:rsidP="00A94C23" w:rsidRDefault="00A94C23" w14:paraId="18F7EB5F"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Pr="001D3A54" w:rsidR="00A94C23" w:rsidP="00A94C23" w:rsidRDefault="00A94C23" w14:paraId="6EADC23E" w14:textId="77777777">
      <w:pPr>
        <w:spacing w:line="360" w:lineRule="auto"/>
        <w:rPr>
          <w:rFonts w:cs="Arial"/>
          <w:szCs w:val="22"/>
        </w:rPr>
      </w:pPr>
    </w:p>
    <w:p w:rsidRPr="001D3A54" w:rsidR="00A94C23" w:rsidP="00A94C23" w:rsidRDefault="00A94C23" w14:paraId="0B6AC1A4" w14:textId="40259927">
      <w:pPr>
        <w:ind w:left="720" w:hanging="720"/>
        <w:rPr>
          <w:rFonts w:cs="Arial"/>
          <w:szCs w:val="22"/>
        </w:rPr>
      </w:pPr>
      <w:r w:rsidRPr="001D3A54">
        <w:rPr>
          <w:rFonts w:cs="Arial"/>
          <w:szCs w:val="22"/>
        </w:rPr>
        <w:t>(b)</w:t>
      </w:r>
      <w:r w:rsidRPr="001D3A54">
        <w:rPr>
          <w:rFonts w:cs="Arial"/>
          <w:szCs w:val="22"/>
        </w:rPr>
        <w:tab/>
      </w:r>
      <w:r w:rsidRPr="001D3A54" w:rsidR="00572898">
        <w:rPr>
          <w:rFonts w:cs="Arial"/>
          <w:szCs w:val="22"/>
        </w:rPr>
        <w:t>Identify whether the diagram above represents the primary, secondary or tertiary structure of the beta casein protein</w:t>
      </w:r>
      <w:r w:rsidRPr="001D3A54">
        <w:rPr>
          <w:rFonts w:cs="Arial"/>
          <w:szCs w:val="22"/>
        </w:rPr>
        <w:t>.</w:t>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rFonts w:cs="Arial"/>
          <w:szCs w:val="22"/>
        </w:rPr>
        <w:tab/>
      </w:r>
      <w:r w:rsidRPr="001D3A54">
        <w:rPr>
          <w:szCs w:val="22"/>
        </w:rPr>
        <w:tab/>
      </w:r>
      <w:r w:rsidRPr="001D3A54">
        <w:rPr>
          <w:szCs w:val="22"/>
        </w:rPr>
        <w:tab/>
      </w:r>
      <w:r w:rsidRPr="001D3A54">
        <w:rPr>
          <w:rFonts w:cs="Arial"/>
          <w:szCs w:val="22"/>
        </w:rPr>
        <w:t>(</w:t>
      </w:r>
      <w:r w:rsidRPr="001D3A54" w:rsidR="00572898">
        <w:rPr>
          <w:rFonts w:cs="Arial"/>
          <w:szCs w:val="22"/>
        </w:rPr>
        <w:t>1</w:t>
      </w:r>
      <w:r w:rsidRPr="001D3A54">
        <w:rPr>
          <w:rFonts w:cs="Arial"/>
          <w:szCs w:val="22"/>
        </w:rPr>
        <w:t xml:space="preserve"> mark)</w:t>
      </w:r>
    </w:p>
    <w:p w:rsidRPr="001D3A54" w:rsidR="00A94C23" w:rsidP="00A94C23" w:rsidRDefault="00A94C23" w14:paraId="19936A33" w14:textId="0B4A409A">
      <w:pPr>
        <w:rPr>
          <w:rFonts w:cs="Arial"/>
          <w:b/>
          <w:szCs w:val="22"/>
        </w:rPr>
      </w:pPr>
    </w:p>
    <w:p w:rsidRPr="001D3A54" w:rsidR="00572898" w:rsidP="00572898" w:rsidRDefault="00572898" w14:paraId="3366A099"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Pr="001D3A54" w:rsidR="001D3A54" w:rsidP="001D3A54" w:rsidRDefault="001D3A54" w14:paraId="08C00B59" w14:textId="77777777">
      <w:pPr>
        <w:spacing w:line="360" w:lineRule="auto"/>
        <w:rPr>
          <w:rFonts w:cs="Arial"/>
          <w:szCs w:val="22"/>
        </w:rPr>
      </w:pPr>
    </w:p>
    <w:p w:rsidRPr="001D3A54" w:rsidR="00572898" w:rsidP="00572898" w:rsidRDefault="00572898" w14:paraId="475CA044" w14:textId="543703AF">
      <w:pPr>
        <w:ind w:left="720" w:hanging="720"/>
        <w:rPr>
          <w:rFonts w:cs="Arial"/>
          <w:bCs/>
          <w:szCs w:val="22"/>
        </w:rPr>
      </w:pPr>
      <w:r w:rsidRPr="001D3A54">
        <w:rPr>
          <w:rFonts w:cs="Arial"/>
          <w:bCs/>
          <w:szCs w:val="22"/>
        </w:rPr>
        <w:t>(c)</w:t>
      </w:r>
      <w:r w:rsidRPr="001D3A54">
        <w:rPr>
          <w:rFonts w:cs="Arial"/>
          <w:bCs/>
          <w:szCs w:val="22"/>
        </w:rPr>
        <w:tab/>
      </w:r>
      <w:r w:rsidRPr="001D3A54">
        <w:rPr>
          <w:rFonts w:cs="Arial"/>
          <w:bCs/>
          <w:szCs w:val="22"/>
        </w:rPr>
        <w:t xml:space="preserve">Draw a full structural diagram of the </w:t>
      </w:r>
      <w:r w:rsidRPr="001D3A54">
        <w:rPr>
          <w:rFonts w:cs="Arial"/>
          <w:b/>
          <w:szCs w:val="22"/>
        </w:rPr>
        <w:t>A2 variant</w:t>
      </w:r>
      <w:r w:rsidRPr="001D3A54">
        <w:rPr>
          <w:rFonts w:cs="Arial"/>
          <w:bCs/>
          <w:szCs w:val="22"/>
        </w:rPr>
        <w:t xml:space="preserve"> of the beta casein protein, showing only the amino acid residues from position 66 to 68.</w:t>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ab/>
      </w:r>
      <w:r w:rsidRPr="001D3A54">
        <w:rPr>
          <w:rFonts w:cs="Arial"/>
          <w:bCs/>
          <w:szCs w:val="22"/>
        </w:rPr>
        <w:t>(</w:t>
      </w:r>
      <w:r w:rsidR="00EF363F">
        <w:rPr>
          <w:rFonts w:cs="Arial"/>
          <w:bCs/>
          <w:szCs w:val="22"/>
        </w:rPr>
        <w:t>3</w:t>
      </w:r>
      <w:r w:rsidRPr="001D3A54">
        <w:rPr>
          <w:rFonts w:cs="Arial"/>
          <w:bCs/>
          <w:szCs w:val="22"/>
        </w:rPr>
        <w:t xml:space="preserve"> marks)</w:t>
      </w:r>
    </w:p>
    <w:p w:rsidR="001D3A54" w:rsidP="001D3A54" w:rsidRDefault="001D3A54" w14:paraId="254DA38F" w14:textId="77777777">
      <w:pPr>
        <w:rPr>
          <w:rFonts w:cs="Arial"/>
          <w:szCs w:val="22"/>
        </w:rPr>
      </w:pPr>
    </w:p>
    <w:tbl>
      <w:tblPr>
        <w:tblStyle w:val="TableGrid"/>
        <w:tblW w:w="0" w:type="auto"/>
        <w:tblInd w:w="704" w:type="dxa"/>
        <w:tblLook w:val="04A0" w:firstRow="1" w:lastRow="0" w:firstColumn="1" w:lastColumn="0" w:noHBand="0" w:noVBand="1"/>
      </w:tblPr>
      <w:tblGrid>
        <w:gridCol w:w="8789"/>
      </w:tblGrid>
      <w:tr w:rsidR="001D3A54" w:rsidTr="001D3A54" w14:paraId="455DDE17" w14:textId="77777777">
        <w:trPr>
          <w:trHeight w:val="4710"/>
        </w:trPr>
        <w:tc>
          <w:tcPr>
            <w:tcW w:w="8789" w:type="dxa"/>
            <w:tcBorders>
              <w:bottom w:val="single" w:color="auto" w:sz="4" w:space="0"/>
            </w:tcBorders>
            <w:vAlign w:val="center"/>
          </w:tcPr>
          <w:p w:rsidR="001D3A54" w:rsidP="00E9363C" w:rsidRDefault="001D3A54" w14:paraId="2E887E31" w14:textId="77777777">
            <w:pPr>
              <w:rPr>
                <w:rFonts w:cs="Arial"/>
                <w:szCs w:val="22"/>
              </w:rPr>
            </w:pPr>
          </w:p>
        </w:tc>
      </w:tr>
    </w:tbl>
    <w:p w:rsidRPr="001D3A54" w:rsidR="00572898" w:rsidP="001D3A54" w:rsidRDefault="00572898" w14:paraId="63E34BF8" w14:textId="21E64688">
      <w:pPr>
        <w:rPr>
          <w:rFonts w:cs="Arial"/>
          <w:bCs/>
          <w:szCs w:val="22"/>
        </w:rPr>
      </w:pPr>
    </w:p>
    <w:p w:rsidR="001D3A54" w:rsidRDefault="001D3A54" w14:paraId="565C7ACC" w14:textId="77777777">
      <w:pPr>
        <w:rPr>
          <w:rFonts w:cs="Arial"/>
          <w:bCs/>
          <w:szCs w:val="22"/>
        </w:rPr>
      </w:pPr>
      <w:r>
        <w:rPr>
          <w:rFonts w:cs="Arial"/>
          <w:bCs/>
          <w:szCs w:val="22"/>
        </w:rPr>
        <w:br w:type="page"/>
      </w:r>
    </w:p>
    <w:p w:rsidRPr="001D3A54" w:rsidR="00572898" w:rsidP="001D3A54" w:rsidRDefault="00572898" w14:paraId="1A2C964B" w14:textId="4F4539A9">
      <w:pPr>
        <w:rPr>
          <w:rFonts w:cs="Arial"/>
          <w:bCs/>
          <w:szCs w:val="22"/>
        </w:rPr>
      </w:pPr>
      <w:r w:rsidRPr="001D3A54">
        <w:rPr>
          <w:rFonts w:cs="Arial"/>
          <w:bCs/>
          <w:szCs w:val="22"/>
        </w:rPr>
        <w:t>When we drink milk, the proteins</w:t>
      </w:r>
      <w:r w:rsidR="001D3A54">
        <w:rPr>
          <w:rFonts w:cs="Arial"/>
          <w:bCs/>
          <w:szCs w:val="22"/>
        </w:rPr>
        <w:t xml:space="preserve"> in it</w:t>
      </w:r>
      <w:r w:rsidRPr="001D3A54">
        <w:rPr>
          <w:rFonts w:cs="Arial"/>
          <w:bCs/>
          <w:szCs w:val="22"/>
        </w:rPr>
        <w:t xml:space="preserve"> are broken down by our digestive system. The difference in the 67</w:t>
      </w:r>
      <w:r w:rsidRPr="001D3A54">
        <w:rPr>
          <w:rFonts w:cs="Arial"/>
          <w:bCs/>
          <w:szCs w:val="22"/>
          <w:vertAlign w:val="superscript"/>
        </w:rPr>
        <w:t>th</w:t>
      </w:r>
      <w:r w:rsidRPr="001D3A54">
        <w:rPr>
          <w:rFonts w:cs="Arial"/>
          <w:bCs/>
          <w:szCs w:val="22"/>
        </w:rPr>
        <w:t xml:space="preserve"> amino acid of beta casein changes the shape of the protein</w:t>
      </w:r>
      <w:r w:rsidR="001D3A54">
        <w:rPr>
          <w:rFonts w:cs="Arial"/>
          <w:bCs/>
          <w:szCs w:val="22"/>
        </w:rPr>
        <w:t>,</w:t>
      </w:r>
      <w:r w:rsidRPr="001D3A54">
        <w:rPr>
          <w:rFonts w:cs="Arial"/>
          <w:bCs/>
          <w:szCs w:val="22"/>
        </w:rPr>
        <w:t xml:space="preserve"> and results in the formation of different digestion </w:t>
      </w:r>
      <w:r w:rsidRPr="001D3A54" w:rsidR="001D3A54">
        <w:rPr>
          <w:rFonts w:cs="Arial"/>
          <w:bCs/>
          <w:szCs w:val="22"/>
        </w:rPr>
        <w:t>by-products</w:t>
      </w:r>
      <w:r w:rsidRPr="001D3A54">
        <w:rPr>
          <w:rFonts w:cs="Arial"/>
          <w:bCs/>
          <w:szCs w:val="22"/>
        </w:rPr>
        <w:t>. This has led to reports by some people that they find A2 milk easier to digest.</w:t>
      </w:r>
    </w:p>
    <w:p w:rsidRPr="001D3A54" w:rsidR="00572898" w:rsidP="00572898" w:rsidRDefault="00572898" w14:paraId="71B0863D" w14:textId="1C1AB9CA">
      <w:pPr>
        <w:ind w:left="720" w:hanging="720"/>
        <w:rPr>
          <w:rFonts w:cs="Arial"/>
          <w:bCs/>
          <w:szCs w:val="22"/>
        </w:rPr>
      </w:pPr>
    </w:p>
    <w:p w:rsidR="001D3A54" w:rsidP="00572898" w:rsidRDefault="00572898" w14:paraId="052C1309" w14:textId="77777777">
      <w:pPr>
        <w:ind w:left="720" w:hanging="720"/>
        <w:rPr>
          <w:rFonts w:cs="Arial"/>
          <w:bCs/>
          <w:szCs w:val="22"/>
        </w:rPr>
      </w:pPr>
      <w:r w:rsidRPr="001D3A54">
        <w:rPr>
          <w:rFonts w:cs="Arial"/>
          <w:bCs/>
          <w:szCs w:val="22"/>
        </w:rPr>
        <w:t>(d)</w:t>
      </w:r>
      <w:r w:rsidRPr="001D3A54">
        <w:rPr>
          <w:rFonts w:cs="Arial"/>
          <w:bCs/>
          <w:szCs w:val="22"/>
        </w:rPr>
        <w:tab/>
      </w:r>
      <w:r w:rsidRPr="001D3A54">
        <w:rPr>
          <w:rFonts w:cs="Arial"/>
          <w:bCs/>
          <w:szCs w:val="22"/>
        </w:rPr>
        <w:t>Explain how an amino acid change can result in alteration of the shape of a protein.</w:t>
      </w:r>
      <w:r w:rsidR="001D3A54">
        <w:rPr>
          <w:rFonts w:cs="Arial"/>
          <w:bCs/>
          <w:szCs w:val="22"/>
        </w:rPr>
        <w:tab/>
      </w:r>
    </w:p>
    <w:p w:rsidRPr="001D3A54" w:rsidR="00572898" w:rsidP="001D3A54" w:rsidRDefault="00572898" w14:paraId="485635F3" w14:textId="7711E932">
      <w:pPr>
        <w:ind w:left="7920" w:firstLine="720"/>
        <w:rPr>
          <w:rFonts w:cs="Arial"/>
          <w:bCs/>
          <w:szCs w:val="22"/>
        </w:rPr>
      </w:pPr>
      <w:r w:rsidRPr="001D3A54">
        <w:rPr>
          <w:rFonts w:cs="Arial"/>
          <w:bCs/>
          <w:szCs w:val="22"/>
        </w:rPr>
        <w:t>(3 marks)</w:t>
      </w:r>
    </w:p>
    <w:p w:rsidRPr="001D3A54" w:rsidR="00572898" w:rsidP="00572898" w:rsidRDefault="00572898" w14:paraId="5B4A15B6" w14:textId="442FC168">
      <w:pPr>
        <w:ind w:left="720" w:hanging="720"/>
        <w:rPr>
          <w:rFonts w:cs="Arial"/>
          <w:bCs/>
          <w:szCs w:val="22"/>
        </w:rPr>
      </w:pPr>
    </w:p>
    <w:p w:rsidRPr="001D3A54" w:rsidR="001D3A54" w:rsidP="001D3A54" w:rsidRDefault="001D3A54" w14:paraId="0286C42C"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572898" w:rsidP="00572898" w:rsidRDefault="00572898" w14:paraId="771B87E6" w14:textId="07206F81">
      <w:pPr>
        <w:ind w:left="720" w:hanging="720"/>
        <w:rPr>
          <w:rFonts w:cs="Arial"/>
          <w:bCs/>
          <w:szCs w:val="22"/>
        </w:rPr>
      </w:pPr>
    </w:p>
    <w:p w:rsidRPr="001D3A54" w:rsidR="001D3A54" w:rsidP="001D3A54" w:rsidRDefault="001D3A54" w14:paraId="12E6BACF"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02625F18" w14:textId="38994A08">
      <w:pPr>
        <w:ind w:left="720" w:hanging="720"/>
        <w:rPr>
          <w:rFonts w:cs="Arial"/>
          <w:bCs/>
          <w:szCs w:val="22"/>
        </w:rPr>
      </w:pPr>
    </w:p>
    <w:p w:rsidRPr="001D3A54" w:rsidR="001D3A54" w:rsidP="001D3A54" w:rsidRDefault="001D3A54" w14:paraId="56B7B2BB"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6BB9ECA0" w14:textId="60508C78">
      <w:pPr>
        <w:ind w:left="720" w:hanging="720"/>
        <w:rPr>
          <w:rFonts w:cs="Arial"/>
          <w:bCs/>
          <w:szCs w:val="22"/>
        </w:rPr>
      </w:pPr>
    </w:p>
    <w:p w:rsidRPr="001D3A54" w:rsidR="001D3A54" w:rsidP="001D3A54" w:rsidRDefault="001D3A54" w14:paraId="1568CB67"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0D29BDF3" w14:textId="704FE3C4">
      <w:pPr>
        <w:ind w:left="720" w:hanging="720"/>
        <w:rPr>
          <w:rFonts w:cs="Arial"/>
          <w:bCs/>
          <w:szCs w:val="22"/>
        </w:rPr>
      </w:pPr>
    </w:p>
    <w:p w:rsidRPr="001D3A54" w:rsidR="001D3A54" w:rsidP="001D3A54" w:rsidRDefault="001D3A54" w14:paraId="460E5204"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43E1BCA1" w14:textId="2E6D4204">
      <w:pPr>
        <w:ind w:left="720" w:hanging="720"/>
        <w:rPr>
          <w:rFonts w:cs="Arial"/>
          <w:bCs/>
          <w:szCs w:val="22"/>
        </w:rPr>
      </w:pPr>
    </w:p>
    <w:p w:rsidRPr="001D3A54" w:rsidR="001D3A54" w:rsidP="001D3A54" w:rsidRDefault="001D3A54" w14:paraId="45231ADF"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308A4FC6" w14:textId="6ECAC2D6">
      <w:pPr>
        <w:ind w:left="720" w:hanging="720"/>
        <w:rPr>
          <w:rFonts w:cs="Arial"/>
          <w:bCs/>
          <w:szCs w:val="22"/>
        </w:rPr>
      </w:pPr>
    </w:p>
    <w:p w:rsidRPr="001D3A54" w:rsidR="001D3A54" w:rsidP="001D3A54" w:rsidRDefault="001D3A54" w14:paraId="16A53EB2"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73A1862C" w14:textId="5C62FE1E">
      <w:pPr>
        <w:ind w:left="720" w:hanging="720"/>
        <w:rPr>
          <w:rFonts w:cs="Arial"/>
          <w:bCs/>
          <w:szCs w:val="22"/>
        </w:rPr>
      </w:pPr>
    </w:p>
    <w:p w:rsidRPr="001D3A54" w:rsidR="001D3A54" w:rsidP="001D3A54" w:rsidRDefault="001D3A54" w14:paraId="24443027" w14:textId="77777777">
      <w:pPr>
        <w:rPr>
          <w:rFonts w:cs="Arial"/>
          <w:szCs w:val="22"/>
        </w:rPr>
      </w:pPr>
      <w:r w:rsidRPr="001D3A54">
        <w:rPr>
          <w:rFonts w:cs="Arial"/>
          <w:szCs w:val="22"/>
        </w:rPr>
        <w:tab/>
      </w:r>
      <w:r w:rsidRPr="001D3A54">
        <w:rPr>
          <w:rFonts w:cs="Arial"/>
          <w:szCs w:val="22"/>
        </w:rPr>
        <w:t>________________________________________________________________________</w:t>
      </w:r>
    </w:p>
    <w:p w:rsidR="001D3A54" w:rsidP="00572898" w:rsidRDefault="001D3A54" w14:paraId="5CBB9B5D" w14:textId="66F81B30">
      <w:pPr>
        <w:ind w:left="720" w:hanging="720"/>
        <w:rPr>
          <w:rFonts w:cs="Arial"/>
          <w:bCs/>
          <w:szCs w:val="22"/>
        </w:rPr>
      </w:pPr>
    </w:p>
    <w:p w:rsidR="001D3A54" w:rsidP="00572898" w:rsidRDefault="001D3A54" w14:paraId="5737E42A" w14:textId="16391666">
      <w:pPr>
        <w:ind w:left="720" w:hanging="720"/>
        <w:rPr>
          <w:rFonts w:cs="Arial"/>
          <w:bCs/>
          <w:szCs w:val="22"/>
        </w:rPr>
      </w:pPr>
    </w:p>
    <w:p w:rsidR="001D3A54" w:rsidP="00572898" w:rsidRDefault="001D3A54" w14:paraId="271CF330" w14:textId="1CAA51C1">
      <w:pPr>
        <w:ind w:left="720" w:hanging="720"/>
        <w:rPr>
          <w:rFonts w:cs="Arial"/>
          <w:bCs/>
          <w:szCs w:val="22"/>
        </w:rPr>
      </w:pPr>
    </w:p>
    <w:p w:rsidR="001D3A54" w:rsidP="00572898" w:rsidRDefault="001D3A54" w14:paraId="4D0F205F" w14:textId="5859AC62">
      <w:pPr>
        <w:ind w:left="720" w:hanging="720"/>
        <w:rPr>
          <w:rFonts w:cs="Arial"/>
          <w:bCs/>
          <w:szCs w:val="22"/>
        </w:rPr>
      </w:pPr>
    </w:p>
    <w:p w:rsidR="001D3A54" w:rsidP="00572898" w:rsidRDefault="001D3A54" w14:paraId="03371D92" w14:textId="74762814">
      <w:pPr>
        <w:ind w:left="720" w:hanging="720"/>
        <w:rPr>
          <w:rFonts w:cs="Arial"/>
          <w:bCs/>
          <w:szCs w:val="22"/>
        </w:rPr>
      </w:pPr>
    </w:p>
    <w:p w:rsidR="00ED5209" w:rsidRDefault="00ED5209" w14:paraId="73EC7064" w14:textId="3488B0C3">
      <w:pPr>
        <w:rPr>
          <w:rFonts w:cs="Arial"/>
          <w:bCs/>
          <w:szCs w:val="22"/>
        </w:rPr>
      </w:pPr>
      <w:r>
        <w:rPr>
          <w:rFonts w:cs="Arial"/>
          <w:bCs/>
          <w:szCs w:val="22"/>
        </w:rPr>
        <w:br w:type="page"/>
      </w:r>
    </w:p>
    <w:p w:rsidRPr="00A65C51" w:rsidR="00ED5209" w:rsidP="00ED5209" w:rsidRDefault="00ED5209" w14:paraId="2FA8B28B" w14:textId="6D8B5F5D">
      <w:pPr>
        <w:rPr>
          <w:rFonts w:cs="Arial"/>
          <w:b/>
          <w:szCs w:val="22"/>
        </w:rPr>
      </w:pPr>
      <w:r>
        <w:rPr>
          <w:rFonts w:cs="Arial"/>
          <w:b/>
          <w:szCs w:val="22"/>
        </w:rPr>
        <w:t>Question 3</w:t>
      </w:r>
      <w:r w:rsidR="002114FD">
        <w:rPr>
          <w:rFonts w:cs="Arial"/>
          <w:b/>
          <w:szCs w:val="22"/>
        </w:rPr>
        <w:t>4</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sidRPr="00A65C51">
        <w:rPr>
          <w:rFonts w:cs="Arial"/>
          <w:b/>
          <w:szCs w:val="22"/>
        </w:rPr>
        <w:t>(</w:t>
      </w:r>
      <w:r>
        <w:rPr>
          <w:rFonts w:cs="Arial"/>
          <w:b/>
          <w:szCs w:val="22"/>
        </w:rPr>
        <w:t xml:space="preserve">9 </w:t>
      </w:r>
      <w:r w:rsidRPr="00A65C51">
        <w:rPr>
          <w:rFonts w:cs="Arial"/>
          <w:b/>
          <w:szCs w:val="22"/>
        </w:rPr>
        <w:t>marks)</w:t>
      </w:r>
    </w:p>
    <w:p w:rsidR="00ED5209" w:rsidP="00ED5209" w:rsidRDefault="00ED5209" w14:paraId="75D63E42" w14:textId="77777777">
      <w:pPr>
        <w:rPr>
          <w:rFonts w:cs="Arial"/>
          <w:szCs w:val="22"/>
        </w:rPr>
      </w:pPr>
    </w:p>
    <w:p w:rsidR="00ED5209" w:rsidP="00ED5209" w:rsidRDefault="00ED5209" w14:paraId="371F59EC" w14:textId="77777777">
      <w:pPr>
        <w:rPr>
          <w:rFonts w:cs="Arial"/>
          <w:szCs w:val="22"/>
        </w:rPr>
      </w:pPr>
      <w:r>
        <w:rPr>
          <w:rFonts w:cs="Arial"/>
          <w:szCs w:val="22"/>
        </w:rPr>
        <w:t xml:space="preserve">Ethanol is manufactured on an industrial scale by one of two methods; hydration or fermentation. </w:t>
      </w:r>
    </w:p>
    <w:p w:rsidR="00ED5209" w:rsidP="00ED5209" w:rsidRDefault="00ED5209" w14:paraId="48C97499" w14:textId="77777777">
      <w:pPr>
        <w:rPr>
          <w:rFonts w:cs="Arial"/>
          <w:szCs w:val="22"/>
        </w:rPr>
      </w:pPr>
    </w:p>
    <w:p w:rsidR="00ED5209" w:rsidP="00ED5209" w:rsidRDefault="00ED5209" w14:paraId="738ADE75" w14:textId="77777777">
      <w:pPr>
        <w:rPr>
          <w:rFonts w:cs="Arial"/>
          <w:szCs w:val="22"/>
        </w:rPr>
      </w:pPr>
      <w:r>
        <w:rPr>
          <w:rFonts w:cs="Arial"/>
          <w:szCs w:val="22"/>
        </w:rPr>
        <w:t>The process of hydration involves the reaction between water vapour and ethene, according to the following chemical equation;</w:t>
      </w:r>
    </w:p>
    <w:p w:rsidR="00ED5209" w:rsidP="00BA3652" w:rsidRDefault="00ED5209" w14:paraId="245EE608" w14:textId="77777777">
      <w:pPr>
        <w:rPr>
          <w:rFonts w:cs="Arial"/>
          <w:szCs w:val="22"/>
        </w:rPr>
      </w:pPr>
    </w:p>
    <w:p w:rsidRPr="00643E03" w:rsidR="00ED5209" w:rsidP="00ED5209" w:rsidRDefault="00ED5209" w14:paraId="59B491A9" w14:textId="77777777">
      <w:pPr>
        <w:jc w:val="center"/>
        <w:rPr>
          <w:rFonts w:cs="Arial"/>
          <w:szCs w:val="22"/>
        </w:rPr>
      </w:pPr>
      <w:r>
        <w:rPr>
          <w:rFonts w:cs="Arial"/>
          <w:szCs w:val="22"/>
        </w:rPr>
        <w:t>CH</w:t>
      </w:r>
      <w:r>
        <w:rPr>
          <w:rFonts w:cs="Arial"/>
          <w:szCs w:val="22"/>
          <w:vertAlign w:val="subscript"/>
        </w:rPr>
        <w:t>2</w:t>
      </w:r>
      <w:r>
        <w:rPr>
          <w:rFonts w:cs="Arial"/>
          <w:szCs w:val="22"/>
        </w:rPr>
        <w:t>CH</w:t>
      </w:r>
      <w:r>
        <w:rPr>
          <w:rFonts w:cs="Arial"/>
          <w:szCs w:val="22"/>
          <w:vertAlign w:val="subscript"/>
        </w:rPr>
        <w:t>2</w:t>
      </w:r>
      <w:r>
        <w:rPr>
          <w:rFonts w:cs="Arial"/>
          <w:szCs w:val="22"/>
        </w:rPr>
        <w:t>(g)   +   H</w:t>
      </w:r>
      <w:r>
        <w:rPr>
          <w:rFonts w:cs="Arial"/>
          <w:szCs w:val="22"/>
          <w:vertAlign w:val="subscript"/>
        </w:rPr>
        <w:t>2</w:t>
      </w:r>
      <w:r>
        <w:rPr>
          <w:rFonts w:cs="Arial"/>
          <w:szCs w:val="22"/>
        </w:rPr>
        <w:t xml:space="preserve">O(g)   </w:t>
      </w:r>
      <w:r w:rsidRPr="005C29FB">
        <w:rPr>
          <w:rFonts w:ascii="Cambria Math" w:hAnsi="Cambria Math" w:cs="Cambria Math"/>
          <w:spacing w:val="-4"/>
          <w:position w:val="-3"/>
          <w:szCs w:val="22"/>
        </w:rPr>
        <w:t>⇌</w:t>
      </w:r>
      <w:r>
        <w:rPr>
          <w:rFonts w:cs="Arial"/>
          <w:szCs w:val="22"/>
        </w:rPr>
        <w:t xml:space="preserve">   CH</w:t>
      </w:r>
      <w:r>
        <w:rPr>
          <w:rFonts w:cs="Arial"/>
          <w:szCs w:val="22"/>
          <w:vertAlign w:val="subscript"/>
        </w:rPr>
        <w:t>3</w:t>
      </w:r>
      <w:r>
        <w:rPr>
          <w:rFonts w:cs="Arial"/>
          <w:szCs w:val="22"/>
        </w:rPr>
        <w:t>CH</w:t>
      </w:r>
      <w:r>
        <w:rPr>
          <w:rFonts w:cs="Arial"/>
          <w:szCs w:val="22"/>
          <w:vertAlign w:val="subscript"/>
        </w:rPr>
        <w:t>2</w:t>
      </w:r>
      <w:r>
        <w:rPr>
          <w:rFonts w:cs="Arial"/>
          <w:szCs w:val="22"/>
        </w:rPr>
        <w:t>OH(g)   +   45 kJ</w:t>
      </w:r>
    </w:p>
    <w:p w:rsidR="00ED5209" w:rsidP="00BA3652" w:rsidRDefault="00ED5209" w14:paraId="7F44E180" w14:textId="77777777">
      <w:pPr>
        <w:rPr>
          <w:rFonts w:cs="Arial"/>
          <w:szCs w:val="22"/>
        </w:rPr>
      </w:pPr>
    </w:p>
    <w:p w:rsidR="00ED5209" w:rsidP="00ED5209" w:rsidRDefault="00ED5209" w14:paraId="108BD4ED" w14:textId="77777777">
      <w:pPr>
        <w:ind w:left="720" w:hanging="720"/>
        <w:rPr>
          <w:rFonts w:cs="Arial"/>
          <w:szCs w:val="22"/>
        </w:rPr>
      </w:pPr>
      <w:r w:rsidRPr="00CF32FE">
        <w:rPr>
          <w:rFonts w:cs="Arial"/>
          <w:szCs w:val="22"/>
        </w:rPr>
        <w:t>(a)</w:t>
      </w:r>
      <w:r w:rsidRPr="00CF32FE">
        <w:rPr>
          <w:rFonts w:cs="Arial"/>
          <w:szCs w:val="22"/>
        </w:rPr>
        <w:tab/>
      </w:r>
      <w:r>
        <w:rPr>
          <w:rFonts w:cs="Arial"/>
          <w:szCs w:val="22"/>
        </w:rPr>
        <w:t xml:space="preserve">Explain, in terms of collision theory and reaction rates, why a ‘compromise’ temperature of around 300 </w:t>
      </w:r>
      <w:r>
        <w:rPr>
          <w:rFonts w:ascii="Symbol" w:hAnsi="Symbol" w:eastAsia="Symbol" w:cs="Symbol"/>
          <w:szCs w:val="22"/>
        </w:rPr>
        <w:t>°</w:t>
      </w:r>
      <w:r>
        <w:rPr>
          <w:rFonts w:cs="Arial"/>
          <w:szCs w:val="22"/>
        </w:rPr>
        <w:t>C is used for this industrial process.</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(6 marks)</w:t>
      </w:r>
    </w:p>
    <w:p w:rsidR="00ED5209" w:rsidP="00ED5209" w:rsidRDefault="00ED5209" w14:paraId="5F745173" w14:textId="77777777">
      <w:pPr>
        <w:ind w:left="720" w:hanging="720"/>
        <w:rPr>
          <w:rFonts w:cs="Arial"/>
          <w:szCs w:val="22"/>
        </w:rPr>
      </w:pPr>
    </w:p>
    <w:p w:rsidRPr="00CF32FE" w:rsidR="00ED5209" w:rsidP="00ED5209" w:rsidRDefault="00ED5209" w14:paraId="0C65A251"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3210A25E" w14:textId="77777777">
      <w:pPr>
        <w:rPr>
          <w:rFonts w:cs="Arial"/>
          <w:szCs w:val="22"/>
        </w:rPr>
      </w:pPr>
    </w:p>
    <w:p w:rsidRPr="00CF32FE" w:rsidR="00ED5209" w:rsidP="00ED5209" w:rsidRDefault="00ED5209" w14:paraId="4331B8AE"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6586BE74" w14:textId="77777777">
      <w:pPr>
        <w:rPr>
          <w:rFonts w:cs="Arial"/>
          <w:szCs w:val="22"/>
        </w:rPr>
      </w:pPr>
    </w:p>
    <w:p w:rsidRPr="00CF32FE" w:rsidR="00ED5209" w:rsidP="00ED5209" w:rsidRDefault="00ED5209" w14:paraId="7D4560C6"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699E76B3" w14:textId="77777777">
      <w:pPr>
        <w:rPr>
          <w:rFonts w:cs="Arial"/>
          <w:szCs w:val="22"/>
        </w:rPr>
      </w:pPr>
    </w:p>
    <w:p w:rsidRPr="00CF32FE" w:rsidR="00ED5209" w:rsidP="00ED5209" w:rsidRDefault="00ED5209" w14:paraId="7F3CAB15"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557C40B6" w14:textId="77777777">
      <w:pPr>
        <w:rPr>
          <w:rFonts w:cs="Arial"/>
          <w:szCs w:val="22"/>
        </w:rPr>
      </w:pPr>
    </w:p>
    <w:p w:rsidRPr="00CF32FE" w:rsidR="00ED5209" w:rsidP="00ED5209" w:rsidRDefault="00ED5209" w14:paraId="1ACB582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06021921" w14:textId="77777777">
      <w:pPr>
        <w:rPr>
          <w:rFonts w:cs="Arial"/>
          <w:szCs w:val="22"/>
        </w:rPr>
      </w:pPr>
    </w:p>
    <w:p w:rsidRPr="00CF32FE" w:rsidR="00ED5209" w:rsidP="00ED5209" w:rsidRDefault="00ED5209" w14:paraId="198AC09C"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7B0BEE4B" w14:textId="77777777">
      <w:pPr>
        <w:rPr>
          <w:rFonts w:cs="Arial"/>
          <w:szCs w:val="22"/>
        </w:rPr>
      </w:pPr>
    </w:p>
    <w:p w:rsidRPr="00CF32FE" w:rsidR="00ED5209" w:rsidP="00ED5209" w:rsidRDefault="00ED5209" w14:paraId="13C1BA58"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0A1688A1" w14:textId="77777777">
      <w:pPr>
        <w:rPr>
          <w:rFonts w:cs="Arial"/>
          <w:szCs w:val="22"/>
        </w:rPr>
      </w:pPr>
    </w:p>
    <w:p w:rsidRPr="00CF32FE" w:rsidR="00ED5209" w:rsidP="00ED5209" w:rsidRDefault="00ED5209" w14:paraId="1D8446FB"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76A3D163" w14:textId="77777777">
      <w:pPr>
        <w:rPr>
          <w:rFonts w:cs="Arial"/>
          <w:szCs w:val="22"/>
        </w:rPr>
      </w:pPr>
    </w:p>
    <w:p w:rsidR="00ED5209" w:rsidP="00ED5209" w:rsidRDefault="00ED5209" w14:paraId="05A4CABD"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1E026D3C" w14:textId="77777777">
      <w:pPr>
        <w:rPr>
          <w:rFonts w:cs="Arial"/>
          <w:szCs w:val="22"/>
        </w:rPr>
      </w:pPr>
    </w:p>
    <w:p w:rsidRPr="00CF32FE" w:rsidR="00ED5209" w:rsidP="00ED5209" w:rsidRDefault="00ED5209" w14:paraId="5E254F9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CF32FE" w:rsidR="00ED5209" w:rsidP="00ED5209" w:rsidRDefault="00ED5209" w14:paraId="586B47EB" w14:textId="77777777">
      <w:pPr>
        <w:rPr>
          <w:rFonts w:cs="Arial"/>
          <w:szCs w:val="22"/>
        </w:rPr>
      </w:pPr>
    </w:p>
    <w:p w:rsidRPr="00CF32FE" w:rsidR="00ED5209" w:rsidP="00ED5209" w:rsidRDefault="00ED5209" w14:paraId="26B2EA1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38CA9D5D" w14:textId="77777777">
      <w:pPr>
        <w:rPr>
          <w:rFonts w:cs="Arial"/>
          <w:szCs w:val="22"/>
        </w:rPr>
      </w:pPr>
    </w:p>
    <w:p w:rsidRPr="00CF32FE" w:rsidR="00ED5209" w:rsidP="00ED5209" w:rsidRDefault="00ED5209" w14:paraId="2AEF740D" w14:textId="36E65359">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3F43D4B0" w14:textId="77777777">
      <w:pPr>
        <w:rPr>
          <w:rFonts w:cs="Arial"/>
          <w:szCs w:val="22"/>
        </w:rPr>
      </w:pPr>
    </w:p>
    <w:p w:rsidR="00ED5209" w:rsidP="00ED5209" w:rsidRDefault="00ED5209" w14:paraId="28434618"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BA3652" w:rsidRDefault="00ED5209" w14:paraId="5EFF9B7B" w14:textId="1A22EC64">
      <w:pPr>
        <w:spacing w:line="360" w:lineRule="auto"/>
        <w:rPr>
          <w:rFonts w:cs="Arial"/>
          <w:szCs w:val="22"/>
        </w:rPr>
      </w:pPr>
    </w:p>
    <w:p w:rsidR="00ED5209" w:rsidP="00ED5209" w:rsidRDefault="00ED5209" w14:paraId="623CE2FB" w14:textId="4983C3E9">
      <w:pPr>
        <w:ind w:left="720" w:hanging="720"/>
        <w:rPr>
          <w:rFonts w:cs="Arial"/>
          <w:szCs w:val="22"/>
        </w:rPr>
      </w:pPr>
      <w:r>
        <w:rPr>
          <w:rFonts w:cs="Arial"/>
          <w:szCs w:val="22"/>
        </w:rPr>
        <w:t>(b)</w:t>
      </w:r>
      <w:r>
        <w:rPr>
          <w:rFonts w:cs="Arial"/>
          <w:szCs w:val="22"/>
        </w:rPr>
        <w:tab/>
      </w:r>
      <w:r>
        <w:rPr>
          <w:rFonts w:cs="Arial"/>
          <w:szCs w:val="22"/>
        </w:rPr>
        <w:t xml:space="preserve">Explain why a much lower temperature of 25-35 </w:t>
      </w:r>
      <w:r>
        <w:rPr>
          <w:rFonts w:ascii="Symbol" w:hAnsi="Symbol" w:eastAsia="Symbol" w:cs="Symbol"/>
          <w:szCs w:val="22"/>
        </w:rPr>
        <w:t>°</w:t>
      </w:r>
      <w:r>
        <w:rPr>
          <w:rFonts w:cs="Arial"/>
          <w:szCs w:val="22"/>
        </w:rPr>
        <w:t>C is used for the production of ethanol by the fermentation method.</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(3 marks)</w:t>
      </w:r>
    </w:p>
    <w:p w:rsidRPr="002C56B1" w:rsidR="00ED5209" w:rsidP="00ED5209" w:rsidRDefault="00ED5209" w14:paraId="54DCAEFE" w14:textId="77777777">
      <w:pPr>
        <w:rPr>
          <w:rFonts w:cs="Arial"/>
          <w:szCs w:val="22"/>
        </w:rPr>
      </w:pPr>
    </w:p>
    <w:p w:rsidRPr="00CF32FE" w:rsidR="00ED5209" w:rsidP="00ED5209" w:rsidRDefault="00ED5209" w14:paraId="3132311F"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CF32FE" w:rsidR="00ED5209" w:rsidP="00ED5209" w:rsidRDefault="00ED5209" w14:paraId="6D934CD9" w14:textId="77777777">
      <w:pPr>
        <w:ind w:left="720" w:hanging="720"/>
        <w:rPr>
          <w:rFonts w:cs="Arial"/>
          <w:szCs w:val="22"/>
        </w:rPr>
      </w:pPr>
    </w:p>
    <w:p w:rsidR="00ED5209" w:rsidP="00ED5209" w:rsidRDefault="00ED5209" w14:paraId="46F811D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35D0A232" w14:textId="01F3DE4A">
      <w:pPr>
        <w:rPr>
          <w:rFonts w:cs="Arial"/>
          <w:szCs w:val="22"/>
        </w:rPr>
      </w:pPr>
    </w:p>
    <w:p w:rsidR="00ED5209" w:rsidP="00ED5209" w:rsidRDefault="00ED5209" w14:paraId="2FF7CCA6"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03A36F77" w14:textId="5072D16A">
      <w:pPr>
        <w:rPr>
          <w:rFonts w:cs="Arial"/>
          <w:szCs w:val="22"/>
        </w:rPr>
      </w:pPr>
    </w:p>
    <w:p w:rsidR="00ED5209" w:rsidP="00ED5209" w:rsidRDefault="00ED5209" w14:paraId="15968087"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5FD8A749" w14:textId="77777777">
      <w:pPr>
        <w:rPr>
          <w:rFonts w:cs="Arial"/>
          <w:szCs w:val="22"/>
        </w:rPr>
      </w:pPr>
    </w:p>
    <w:p w:rsidRPr="00CF32FE" w:rsidR="00ED5209" w:rsidP="00ED5209" w:rsidRDefault="00ED5209" w14:paraId="1FEB2A23"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1D5C1855" w14:textId="77777777">
      <w:pPr>
        <w:rPr>
          <w:rFonts w:cs="Arial"/>
          <w:szCs w:val="22"/>
        </w:rPr>
      </w:pPr>
    </w:p>
    <w:p w:rsidRPr="00CF32FE" w:rsidR="00ED5209" w:rsidP="00ED5209" w:rsidRDefault="00ED5209" w14:paraId="711E32C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00ED5209" w:rsidP="00ED5209" w:rsidRDefault="00ED5209" w14:paraId="2E8E8AC1" w14:textId="77777777">
      <w:pPr>
        <w:rPr>
          <w:rFonts w:cs="Arial"/>
          <w:szCs w:val="22"/>
        </w:rPr>
      </w:pPr>
    </w:p>
    <w:p w:rsidRPr="00CF32FE" w:rsidR="00ED5209" w:rsidP="00ED5209" w:rsidRDefault="00ED5209" w14:paraId="2D6DEA34" w14:textId="77777777">
      <w:pPr>
        <w:rPr>
          <w:rFonts w:cs="Arial"/>
          <w:szCs w:val="22"/>
        </w:rPr>
      </w:pPr>
      <w:r w:rsidRPr="00CF32FE">
        <w:rPr>
          <w:rFonts w:cs="Arial"/>
          <w:szCs w:val="22"/>
        </w:rPr>
        <w:tab/>
      </w:r>
      <w:r w:rsidRPr="00CF32FE">
        <w:rPr>
          <w:rFonts w:cs="Arial"/>
          <w:szCs w:val="22"/>
        </w:rPr>
        <w:t>________________________________________________________________________</w:t>
      </w:r>
    </w:p>
    <w:p w:rsidRPr="001D3A54" w:rsidR="00ED5209" w:rsidP="00741627" w:rsidRDefault="00ED5209" w14:paraId="3D204BAD" w14:textId="77777777">
      <w:pPr>
        <w:rPr>
          <w:rFonts w:cs="Arial"/>
          <w:szCs w:val="22"/>
        </w:rPr>
      </w:pPr>
    </w:p>
    <w:p w:rsidRPr="001270CB" w:rsidR="005E58F2" w:rsidP="005E58F2" w:rsidRDefault="005E58F2" w14:paraId="2D49467D" w14:textId="77777777">
      <w:pPr>
        <w:jc w:val="center"/>
        <w:rPr>
          <w:rFonts w:cs="Arial"/>
          <w:b/>
          <w:bCs/>
          <w:szCs w:val="22"/>
        </w:rPr>
      </w:pPr>
      <w:r w:rsidRPr="001D3A54">
        <w:rPr>
          <w:rFonts w:cs="Arial"/>
          <w:b/>
          <w:bCs/>
          <w:szCs w:val="22"/>
        </w:rPr>
        <w:t>End of Section Two</w:t>
      </w:r>
      <w:r>
        <w:rPr>
          <w:rFonts w:cs="Arial"/>
          <w:b/>
          <w:szCs w:val="22"/>
          <w:lang w:val="en-GB"/>
        </w:rPr>
        <w:br w:type="page"/>
      </w:r>
    </w:p>
    <w:p w:rsidRPr="00F64F78" w:rsidR="005E58F2" w:rsidP="005E58F2" w:rsidRDefault="005E58F2" w14:paraId="6F21E68D" w14:textId="1EFB1744">
      <w:pPr>
        <w:rPr>
          <w:rFonts w:cs="Arial"/>
          <w:szCs w:val="22"/>
        </w:rPr>
      </w:pPr>
      <w:r w:rsidRPr="00F64F78">
        <w:rPr>
          <w:rFonts w:cs="Arial"/>
          <w:b/>
          <w:szCs w:val="22"/>
          <w:lang w:val="en-GB"/>
        </w:rPr>
        <w:t xml:space="preserve">Section </w:t>
      </w:r>
      <w:r>
        <w:rPr>
          <w:rFonts w:cs="Arial"/>
          <w:b/>
          <w:szCs w:val="22"/>
          <w:lang w:val="en-GB"/>
        </w:rPr>
        <w:t>Three</w:t>
      </w:r>
      <w:r w:rsidRPr="00F64F78">
        <w:rPr>
          <w:rFonts w:cs="Arial"/>
          <w:b/>
          <w:szCs w:val="22"/>
          <w:lang w:val="en-GB"/>
        </w:rPr>
        <w:t xml:space="preserve">: </w:t>
      </w:r>
      <w:r>
        <w:rPr>
          <w:rFonts w:cs="Arial"/>
          <w:b/>
          <w:szCs w:val="22"/>
          <w:lang w:val="en-GB"/>
        </w:rPr>
        <w:t xml:space="preserve"> Extended a</w:t>
      </w:r>
      <w:r w:rsidRPr="00F64F78">
        <w:rPr>
          <w:rFonts w:cs="Arial"/>
          <w:b/>
          <w:szCs w:val="22"/>
          <w:lang w:val="en-GB"/>
        </w:rPr>
        <w:t>nswer</w:t>
      </w:r>
      <w:r w:rsidRPr="00F64F78">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ab/>
      </w:r>
      <w:r>
        <w:rPr>
          <w:rFonts w:cs="Arial"/>
          <w:b/>
          <w:szCs w:val="22"/>
          <w:lang w:val="en-GB"/>
        </w:rPr>
        <w:t xml:space="preserve">           40%   (</w:t>
      </w:r>
      <w:r w:rsidR="00BE1680">
        <w:rPr>
          <w:rFonts w:cs="Arial"/>
          <w:b/>
          <w:szCs w:val="22"/>
          <w:lang w:val="en-GB"/>
        </w:rPr>
        <w:t>8</w:t>
      </w:r>
      <w:r w:rsidR="00B77E43">
        <w:rPr>
          <w:rFonts w:cs="Arial"/>
          <w:b/>
          <w:szCs w:val="22"/>
          <w:lang w:val="en-GB"/>
        </w:rPr>
        <w:t>6</w:t>
      </w:r>
      <w:r w:rsidRPr="00F64F78">
        <w:rPr>
          <w:rFonts w:cs="Arial"/>
          <w:b/>
          <w:szCs w:val="22"/>
          <w:lang w:val="en-GB"/>
        </w:rPr>
        <w:t xml:space="preserve"> marks)</w:t>
      </w:r>
    </w:p>
    <w:p w:rsidRPr="00F64F78" w:rsidR="005E58F2" w:rsidP="005E58F2" w:rsidRDefault="005E58F2" w14:paraId="02969175" w14:textId="297B3838">
      <w:pPr>
        <w:tabs>
          <w:tab w:val="left" w:pos="540"/>
          <w:tab w:val="left" w:pos="1080"/>
          <w:tab w:val="left" w:pos="4860"/>
          <w:tab w:val="right" w:pos="8840"/>
        </w:tabs>
        <w:rPr>
          <w:rFonts w:cs="Arial"/>
          <w:szCs w:val="22"/>
          <w:lang w:val="en-GB"/>
        </w:rPr>
      </w:pPr>
    </w:p>
    <w:p w:rsidRPr="00F64F78" w:rsidR="005E58F2" w:rsidP="005E58F2" w:rsidRDefault="005E58F2" w14:paraId="6556EE13" w14:textId="77777777">
      <w:pPr>
        <w:tabs>
          <w:tab w:val="left" w:pos="540"/>
          <w:tab w:val="left" w:pos="1080"/>
          <w:tab w:val="left" w:pos="4860"/>
          <w:tab w:val="right" w:pos="8840"/>
        </w:tabs>
        <w:rPr>
          <w:rFonts w:cs="Arial"/>
          <w:szCs w:val="22"/>
          <w:lang w:val="en-GB"/>
        </w:rPr>
      </w:pPr>
      <w:r>
        <w:rPr>
          <w:rFonts w:cs="Arial"/>
          <w:szCs w:val="22"/>
          <w:lang w:val="en-GB"/>
        </w:rPr>
        <w:t xml:space="preserve">This section contains </w:t>
      </w:r>
      <w:r w:rsidRPr="00D560F7">
        <w:rPr>
          <w:rFonts w:cs="Arial"/>
          <w:b/>
          <w:szCs w:val="22"/>
          <w:lang w:val="en-GB"/>
        </w:rPr>
        <w:t>five (5)</w:t>
      </w:r>
      <w:r w:rsidRPr="00F64F78">
        <w:rPr>
          <w:rFonts w:cs="Arial"/>
          <w:szCs w:val="22"/>
          <w:lang w:val="en-GB"/>
        </w:rPr>
        <w:t xml:space="preserve"> questions. </w:t>
      </w:r>
      <w:r>
        <w:rPr>
          <w:rFonts w:cs="Arial"/>
          <w:szCs w:val="22"/>
          <w:lang w:val="en-GB"/>
        </w:rPr>
        <w:t xml:space="preserve">You must answer </w:t>
      </w:r>
      <w:r w:rsidRPr="00D560F7">
        <w:rPr>
          <w:rFonts w:cs="Arial"/>
          <w:b/>
          <w:szCs w:val="22"/>
          <w:lang w:val="en-GB"/>
        </w:rPr>
        <w:t>all</w:t>
      </w:r>
      <w:r>
        <w:rPr>
          <w:rFonts w:cs="Arial"/>
          <w:szCs w:val="22"/>
          <w:lang w:val="en-GB"/>
        </w:rPr>
        <w:t xml:space="preserve"> questions. Write your answers </w:t>
      </w:r>
      <w:r w:rsidRPr="00F64F78">
        <w:rPr>
          <w:rFonts w:cs="Arial"/>
          <w:szCs w:val="22"/>
          <w:lang w:val="en-GB"/>
        </w:rPr>
        <w:t>in the spaces provided below.</w:t>
      </w:r>
    </w:p>
    <w:p w:rsidRPr="00F64F78" w:rsidR="005E58F2" w:rsidP="005E58F2" w:rsidRDefault="005E58F2" w14:paraId="52F82E10" w14:textId="77777777">
      <w:pPr>
        <w:tabs>
          <w:tab w:val="left" w:pos="4560"/>
        </w:tabs>
        <w:rPr>
          <w:rFonts w:cs="Arial"/>
          <w:color w:val="000000"/>
          <w:szCs w:val="22"/>
        </w:rPr>
      </w:pPr>
    </w:p>
    <w:p w:rsidR="005E58F2" w:rsidP="005E58F2" w:rsidRDefault="005E58F2" w14:paraId="160C0085" w14:textId="77777777">
      <w:pPr>
        <w:tabs>
          <w:tab w:val="left" w:pos="4560"/>
        </w:tabs>
        <w:rPr>
          <w:rFonts w:cs="Arial"/>
          <w:color w:val="000000"/>
          <w:szCs w:val="22"/>
        </w:rPr>
      </w:pPr>
      <w:r>
        <w:rPr>
          <w:rFonts w:cs="Arial"/>
          <w:color w:val="000000"/>
          <w:szCs w:val="22"/>
        </w:rPr>
        <w:t>Where questions require an explanation and/or description, marks are awarded for the relevant chemical content and also for coherence and clarity of expression. Lists or dot points are unlikely to gain full marks.</w:t>
      </w:r>
    </w:p>
    <w:p w:rsidR="005E58F2" w:rsidP="005E58F2" w:rsidRDefault="005E58F2" w14:paraId="657CA696" w14:textId="77777777">
      <w:pPr>
        <w:tabs>
          <w:tab w:val="left" w:pos="4560"/>
        </w:tabs>
        <w:rPr>
          <w:rFonts w:cs="Arial"/>
          <w:color w:val="000000"/>
          <w:szCs w:val="22"/>
        </w:rPr>
      </w:pPr>
    </w:p>
    <w:p w:rsidR="005E58F2" w:rsidP="005E58F2" w:rsidRDefault="005E58F2" w14:paraId="7A0FB223" w14:textId="77777777">
      <w:pPr>
        <w:tabs>
          <w:tab w:val="left" w:pos="4560"/>
        </w:tabs>
        <w:rPr>
          <w:rFonts w:cs="Arial"/>
          <w:color w:val="000000"/>
          <w:szCs w:val="22"/>
        </w:rPr>
      </w:pPr>
      <w:r>
        <w:rPr>
          <w:rFonts w:cs="Arial"/>
          <w:color w:val="000000"/>
          <w:szCs w:val="22"/>
        </w:rPr>
        <w:t>Final answers to calculations should be expressed to the appropriate number of significant figures.</w:t>
      </w:r>
    </w:p>
    <w:p w:rsidRPr="00F64F78" w:rsidR="005E58F2" w:rsidP="005E58F2" w:rsidRDefault="005E58F2" w14:paraId="4731ED43" w14:textId="77777777">
      <w:pPr>
        <w:tabs>
          <w:tab w:val="left" w:pos="4560"/>
        </w:tabs>
        <w:rPr>
          <w:rFonts w:cs="Arial"/>
          <w:color w:val="000000"/>
          <w:szCs w:val="22"/>
        </w:rPr>
      </w:pPr>
    </w:p>
    <w:p w:rsidRPr="00F64F78" w:rsidR="005E58F2" w:rsidP="005E58F2" w:rsidRDefault="005E58F2" w14:paraId="6168099E" w14:textId="77777777">
      <w:pPr>
        <w:tabs>
          <w:tab w:val="left" w:pos="426"/>
        </w:tabs>
        <w:rPr>
          <w:rFonts w:cs="Arial"/>
          <w:color w:val="000000"/>
          <w:szCs w:val="22"/>
        </w:rPr>
      </w:pPr>
      <w:r>
        <w:rPr>
          <w:rFonts w:cs="Arial"/>
          <w:color w:val="000000"/>
          <w:szCs w:val="22"/>
        </w:rPr>
        <w:t>Supplementary</w:t>
      </w:r>
      <w:r w:rsidRPr="00641057">
        <w:rPr>
          <w:rFonts w:cs="Arial"/>
          <w:color w:val="000000"/>
          <w:szCs w:val="22"/>
        </w:rPr>
        <w:t xml:space="preserve"> pages </w:t>
      </w:r>
      <w:r>
        <w:rPr>
          <w:rFonts w:cs="Arial"/>
          <w:color w:val="000000"/>
          <w:szCs w:val="22"/>
        </w:rPr>
        <w:t>for planning/continuing your answers to questions are provided at the end of this Question/Answer booklet. If you use these pages to continue an answer, indicate at the original answer where the answer is continued, i.e. give the page number.</w:t>
      </w:r>
    </w:p>
    <w:p w:rsidRPr="00641057" w:rsidR="005E58F2" w:rsidP="005E58F2" w:rsidRDefault="005E58F2" w14:paraId="6F45C9EA" w14:textId="77777777">
      <w:pPr>
        <w:tabs>
          <w:tab w:val="left" w:pos="1060"/>
          <w:tab w:val="left" w:pos="1660"/>
        </w:tabs>
        <w:rPr>
          <w:rFonts w:cs="Arial"/>
          <w:szCs w:val="22"/>
        </w:rPr>
      </w:pPr>
    </w:p>
    <w:p w:rsidRPr="00F64F78" w:rsidR="005E58F2" w:rsidP="005E58F2" w:rsidRDefault="005E58F2" w14:paraId="635FF5D7" w14:textId="77777777">
      <w:pPr>
        <w:rPr>
          <w:rFonts w:cs="Arial"/>
          <w:szCs w:val="22"/>
        </w:rPr>
      </w:pPr>
      <w:r w:rsidRPr="00F64F78">
        <w:rPr>
          <w:rFonts w:cs="Arial"/>
          <w:szCs w:val="22"/>
          <w:lang w:val="en-GB"/>
        </w:rPr>
        <w:t>Suggested working time: 7</w:t>
      </w:r>
      <w:r>
        <w:rPr>
          <w:rFonts w:cs="Arial"/>
          <w:szCs w:val="22"/>
          <w:lang w:val="en-GB"/>
        </w:rPr>
        <w:t>0</w:t>
      </w:r>
      <w:r w:rsidRPr="00F64F78">
        <w:rPr>
          <w:rFonts w:cs="Arial"/>
          <w:szCs w:val="22"/>
          <w:lang w:val="en-GB"/>
        </w:rPr>
        <w:t xml:space="preserve"> minutes.</w:t>
      </w:r>
    </w:p>
    <w:p w:rsidR="005E58F2" w:rsidP="005E58F2" w:rsidRDefault="005E58F2" w14:paraId="73671F3B" w14:textId="77777777">
      <w:pPr>
        <w:pBdr>
          <w:bottom w:val="single" w:color="auto" w:sz="12" w:space="1"/>
        </w:pBdr>
        <w:rPr>
          <w:rFonts w:cs="Arial"/>
          <w:szCs w:val="22"/>
        </w:rPr>
      </w:pPr>
    </w:p>
    <w:p w:rsidR="005E58F2" w:rsidP="005E58F2" w:rsidRDefault="005E58F2" w14:paraId="56260A60" w14:textId="77777777">
      <w:pPr>
        <w:rPr>
          <w:rFonts w:cs="Arial"/>
          <w:szCs w:val="22"/>
        </w:rPr>
      </w:pPr>
    </w:p>
    <w:p w:rsidRPr="00F43BA1" w:rsidR="006C6147" w:rsidP="006C6147" w:rsidRDefault="006C6147" w14:paraId="12952A8D" w14:textId="75B233CD">
      <w:pPr>
        <w:rPr>
          <w:rFonts w:cs="Arial"/>
          <w:b/>
          <w:szCs w:val="22"/>
        </w:rPr>
      </w:pPr>
      <w:r w:rsidRPr="00F43BA1">
        <w:rPr>
          <w:rFonts w:cs="Arial"/>
          <w:b/>
          <w:szCs w:val="22"/>
        </w:rPr>
        <w:t xml:space="preserve">Question </w:t>
      </w:r>
      <w:r w:rsidR="0059623D">
        <w:rPr>
          <w:rFonts w:cs="Arial"/>
          <w:b/>
          <w:szCs w:val="22"/>
        </w:rPr>
        <w:t>35</w:t>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ab/>
      </w:r>
      <w:r w:rsidRPr="00F43BA1">
        <w:rPr>
          <w:rFonts w:cs="Arial"/>
          <w:b/>
          <w:szCs w:val="22"/>
        </w:rPr>
        <w:t xml:space="preserve">          (</w:t>
      </w:r>
      <w:r w:rsidR="009F22C0">
        <w:rPr>
          <w:rFonts w:cs="Arial"/>
          <w:b/>
          <w:szCs w:val="22"/>
        </w:rPr>
        <w:t>20</w:t>
      </w:r>
      <w:r w:rsidRPr="00F43BA1">
        <w:rPr>
          <w:rFonts w:cs="Arial"/>
          <w:b/>
          <w:szCs w:val="22"/>
        </w:rPr>
        <w:t xml:space="preserve"> marks)</w:t>
      </w:r>
    </w:p>
    <w:p w:rsidRPr="00F43BA1" w:rsidR="006C6147" w:rsidP="006C6147" w:rsidRDefault="006C6147" w14:paraId="7F8E1B0A" w14:textId="77777777">
      <w:pPr>
        <w:rPr>
          <w:rFonts w:cs="Arial"/>
          <w:szCs w:val="22"/>
        </w:rPr>
      </w:pPr>
    </w:p>
    <w:p w:rsidR="00046377" w:rsidP="006C6147" w:rsidRDefault="00046377" w14:paraId="3CFDEC79" w14:textId="38977A8D">
      <w:pPr>
        <w:rPr>
          <w:rFonts w:cs="Arial"/>
          <w:szCs w:val="22"/>
        </w:rPr>
      </w:pPr>
      <w:r>
        <w:rPr>
          <w:rFonts w:cs="Arial"/>
          <w:szCs w:val="22"/>
        </w:rPr>
        <w:t>The rhubarb plant has been used for thousands of years, as both a food source and in traditional medicines</w:t>
      </w:r>
      <w:r w:rsidR="006C6147">
        <w:rPr>
          <w:rFonts w:cs="Arial"/>
          <w:szCs w:val="22"/>
        </w:rPr>
        <w:t>.</w:t>
      </w:r>
      <w:r>
        <w:rPr>
          <w:rFonts w:cs="Arial"/>
          <w:szCs w:val="22"/>
        </w:rPr>
        <w:t xml:space="preserve"> Whilst the red-pink stalks are edible, rhubarb leaves are poisonous. This is thought to be due to the high levels of oxalic acid present in the leaves.</w:t>
      </w:r>
    </w:p>
    <w:p w:rsidR="00046377" w:rsidP="006C6147" w:rsidRDefault="00046377" w14:paraId="21D4EB91" w14:textId="005DEA61">
      <w:pPr>
        <w:rPr>
          <w:rFonts w:cs="Arial"/>
          <w:szCs w:val="22"/>
        </w:rPr>
      </w:pPr>
    </w:p>
    <w:p w:rsidR="006C6147" w:rsidP="00AA775E" w:rsidRDefault="00046377" w14:paraId="66C7A73C" w14:textId="6911218F">
      <w:pPr>
        <w:rPr>
          <w:rFonts w:cs="Arial"/>
          <w:szCs w:val="22"/>
        </w:rPr>
      </w:pPr>
      <w:r>
        <w:rPr>
          <w:rFonts w:cs="Arial"/>
          <w:szCs w:val="22"/>
        </w:rPr>
        <w:t xml:space="preserve">When consumed in large amounts, oxalic acid can cause kidney failure. A lethal dose of oxalic acid is considered to be </w:t>
      </w:r>
      <w:r w:rsidRPr="00046377">
        <w:rPr>
          <w:rFonts w:cs="Arial"/>
          <w:b/>
          <w:bCs/>
          <w:szCs w:val="22"/>
        </w:rPr>
        <w:t>375 mg per kilogram of body weight</w:t>
      </w:r>
      <w:r>
        <w:rPr>
          <w:rFonts w:cs="Arial"/>
          <w:szCs w:val="22"/>
        </w:rPr>
        <w:t>.</w:t>
      </w:r>
    </w:p>
    <w:p w:rsidR="00BA3652" w:rsidP="00BA3652" w:rsidRDefault="00BA3652" w14:paraId="4A64E42E" w14:textId="77777777">
      <w:pPr>
        <w:spacing w:line="360" w:lineRule="auto"/>
        <w:rPr>
          <w:rFonts w:cs="Arial"/>
          <w:szCs w:val="22"/>
        </w:rPr>
      </w:pPr>
    </w:p>
    <w:p w:rsidR="00847332" w:rsidP="00AA775E" w:rsidRDefault="00847332" w14:paraId="5F21B3C3" w14:textId="23038084">
      <w:pPr>
        <w:rPr>
          <w:rFonts w:cs="Arial"/>
          <w:szCs w:val="22"/>
        </w:rPr>
      </w:pPr>
      <w:r>
        <w:rPr>
          <w:rFonts w:cs="Arial"/>
          <w:szCs w:val="22"/>
        </w:rPr>
        <w:t>Some information regarding oxalic acid is provided in the table below.</w:t>
      </w:r>
    </w:p>
    <w:p w:rsidR="00847332" w:rsidP="00847332" w:rsidRDefault="00847332" w14:paraId="5866094A" w14:textId="35D21C8C">
      <w:pPr>
        <w:spacing w:line="360" w:lineRule="auto"/>
        <w:rPr>
          <w:rFonts w:cs="Arial"/>
          <w:szCs w:val="22"/>
        </w:rPr>
      </w:pPr>
    </w:p>
    <w:tbl>
      <w:tblPr>
        <w:tblStyle w:val="TableGrid"/>
        <w:tblW w:w="0" w:type="auto"/>
        <w:jc w:val="center"/>
        <w:tblLook w:val="04A0" w:firstRow="1" w:lastRow="0" w:firstColumn="1" w:lastColumn="0" w:noHBand="0" w:noVBand="1"/>
      </w:tblPr>
      <w:tblGrid>
        <w:gridCol w:w="2830"/>
        <w:gridCol w:w="3544"/>
      </w:tblGrid>
      <w:tr w:rsidR="00847332" w:rsidTr="1EB77BD1" w14:paraId="2CF77EB4" w14:textId="77777777">
        <w:trPr>
          <w:trHeight w:val="567"/>
          <w:jc w:val="center"/>
        </w:trPr>
        <w:tc>
          <w:tcPr>
            <w:tcW w:w="2830" w:type="dxa"/>
            <w:tcMar/>
            <w:vAlign w:val="center"/>
          </w:tcPr>
          <w:p w:rsidR="00847332" w:rsidP="00847332" w:rsidRDefault="00847332" w14:paraId="3D17BB68" w14:textId="55762306">
            <w:pPr>
              <w:jc w:val="center"/>
              <w:rPr>
                <w:rFonts w:cs="Arial"/>
                <w:szCs w:val="22"/>
              </w:rPr>
            </w:pPr>
            <w:r>
              <w:rPr>
                <w:rFonts w:cs="Arial"/>
                <w:szCs w:val="22"/>
              </w:rPr>
              <w:t>Name</w:t>
            </w:r>
          </w:p>
        </w:tc>
        <w:tc>
          <w:tcPr>
            <w:tcW w:w="3544" w:type="dxa"/>
            <w:tcMar/>
            <w:vAlign w:val="center"/>
          </w:tcPr>
          <w:p w:rsidR="00847332" w:rsidP="00847332" w:rsidRDefault="00847332" w14:paraId="527D5375" w14:textId="38DE5F9A">
            <w:pPr>
              <w:jc w:val="center"/>
              <w:rPr>
                <w:rFonts w:cs="Arial"/>
                <w:szCs w:val="22"/>
              </w:rPr>
            </w:pPr>
            <w:r>
              <w:rPr>
                <w:rFonts w:cs="Arial"/>
                <w:szCs w:val="22"/>
              </w:rPr>
              <w:t>oxalic acid</w:t>
            </w:r>
          </w:p>
        </w:tc>
      </w:tr>
      <w:tr w:rsidR="00847332" w:rsidTr="1EB77BD1" w14:paraId="19832D87" w14:textId="77777777">
        <w:trPr>
          <w:trHeight w:val="567"/>
          <w:jc w:val="center"/>
        </w:trPr>
        <w:tc>
          <w:tcPr>
            <w:tcW w:w="2830" w:type="dxa"/>
            <w:tcMar/>
            <w:vAlign w:val="center"/>
          </w:tcPr>
          <w:p w:rsidR="00847332" w:rsidP="00847332" w:rsidRDefault="00847332" w14:paraId="2DC49902" w14:textId="3BB04203">
            <w:pPr>
              <w:jc w:val="center"/>
              <w:rPr>
                <w:rFonts w:cs="Arial"/>
                <w:szCs w:val="22"/>
              </w:rPr>
            </w:pPr>
            <w:r>
              <w:rPr>
                <w:rFonts w:cs="Arial"/>
                <w:szCs w:val="22"/>
              </w:rPr>
              <w:t>Molecular formula</w:t>
            </w:r>
          </w:p>
        </w:tc>
        <w:tc>
          <w:tcPr>
            <w:tcW w:w="3544" w:type="dxa"/>
            <w:tcMar/>
            <w:vAlign w:val="center"/>
          </w:tcPr>
          <w:p w:rsidRPr="00847332" w:rsidR="00847332" w:rsidP="00847332" w:rsidRDefault="00847332" w14:paraId="6A2E9E7E" w14:textId="19CB348B">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p>
        </w:tc>
      </w:tr>
      <w:tr w:rsidR="00847332" w:rsidTr="1EB77BD1" w14:paraId="64CC5BE8" w14:textId="77777777">
        <w:trPr>
          <w:trHeight w:val="1599"/>
          <w:jc w:val="center"/>
        </w:trPr>
        <w:tc>
          <w:tcPr>
            <w:tcW w:w="2830" w:type="dxa"/>
            <w:tcMar/>
            <w:vAlign w:val="center"/>
          </w:tcPr>
          <w:p w:rsidR="00847332" w:rsidP="00847332" w:rsidRDefault="00847332" w14:paraId="58766125" w14:textId="4AE1621E">
            <w:pPr>
              <w:jc w:val="center"/>
              <w:rPr>
                <w:rFonts w:cs="Arial"/>
                <w:szCs w:val="22"/>
              </w:rPr>
            </w:pPr>
            <w:r>
              <w:rPr>
                <w:rFonts w:cs="Arial"/>
                <w:szCs w:val="22"/>
              </w:rPr>
              <w:t>Structural diagram</w:t>
            </w:r>
          </w:p>
        </w:tc>
        <w:tc>
          <w:tcPr>
            <w:tcW w:w="3544" w:type="dxa"/>
            <w:tcMar/>
            <w:vAlign w:val="center"/>
          </w:tcPr>
          <w:p w:rsidR="00847332" w:rsidP="1EB77BD1" w:rsidRDefault="00847332" w14:paraId="50799EC2" w14:textId="6FCC11FA">
            <w:pPr>
              <w:jc w:val="center"/>
              <w:rPr>
                <w:rFonts w:cs="Arial"/>
              </w:rPr>
            </w:pPr>
            <w:r w:rsidRPr="00AA775E">
              <w:rPr>
                <w:rFonts w:cs="Arial"/>
                <w:noProof/>
                <w:szCs w:val="22"/>
              </w:rPr>
              <w:drawing>
                <wp:inline distT="0" distB="0" distL="0" distR="0" wp14:anchorId="02DA9B09" wp14:editId="2BEAC9D7">
                  <wp:extent cx="1414145" cy="875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414145" cy="875665"/>
                          </a:xfrm>
                          <a:prstGeom prst="rect">
                            <a:avLst/>
                          </a:prstGeom>
                        </pic:spPr>
                      </pic:pic>
                    </a:graphicData>
                  </a:graphic>
                </wp:inline>
              </w:drawing>
            </w:r>
          </w:p>
        </w:tc>
      </w:tr>
      <w:tr w:rsidR="00847332" w:rsidTr="1EB77BD1" w14:paraId="39653923" w14:textId="77777777">
        <w:trPr>
          <w:trHeight w:val="567"/>
          <w:jc w:val="center"/>
        </w:trPr>
        <w:tc>
          <w:tcPr>
            <w:tcW w:w="2830" w:type="dxa"/>
            <w:tcMar/>
            <w:vAlign w:val="center"/>
          </w:tcPr>
          <w:p w:rsidR="00847332" w:rsidP="00847332" w:rsidRDefault="00847332" w14:paraId="0EEEAE8C" w14:textId="737430E9">
            <w:pPr>
              <w:jc w:val="center"/>
              <w:rPr>
                <w:rFonts w:cs="Arial"/>
                <w:szCs w:val="22"/>
              </w:rPr>
            </w:pPr>
            <w:r>
              <w:rPr>
                <w:rFonts w:cs="Arial"/>
                <w:szCs w:val="22"/>
              </w:rPr>
              <w:t>Molar mass</w:t>
            </w:r>
          </w:p>
        </w:tc>
        <w:tc>
          <w:tcPr>
            <w:tcW w:w="3544" w:type="dxa"/>
            <w:tcMar/>
            <w:vAlign w:val="center"/>
          </w:tcPr>
          <w:p w:rsidRPr="00847332" w:rsidR="00847332" w:rsidP="00847332" w:rsidRDefault="00847332" w14:paraId="75AAED79" w14:textId="23AB654E">
            <w:pPr>
              <w:jc w:val="center"/>
              <w:rPr>
                <w:rFonts w:cs="Arial"/>
                <w:szCs w:val="22"/>
              </w:rPr>
            </w:pPr>
            <w:r>
              <w:rPr>
                <w:rFonts w:cs="Arial"/>
                <w:szCs w:val="22"/>
              </w:rPr>
              <w:t>90.036 g mol</w:t>
            </w:r>
            <w:r>
              <w:rPr>
                <w:rFonts w:cs="Arial"/>
                <w:szCs w:val="22"/>
                <w:vertAlign w:val="superscript"/>
              </w:rPr>
              <w:t>-1</w:t>
            </w:r>
          </w:p>
        </w:tc>
      </w:tr>
    </w:tbl>
    <w:p w:rsidRPr="00AA775E" w:rsidR="00847332" w:rsidP="00AA775E" w:rsidRDefault="00847332" w14:paraId="767BB203" w14:textId="7C86BB0D">
      <w:pPr>
        <w:rPr>
          <w:rFonts w:cs="Arial"/>
          <w:szCs w:val="22"/>
        </w:rPr>
      </w:pPr>
    </w:p>
    <w:p w:rsidR="006C6147" w:rsidP="009F22C0" w:rsidRDefault="0039798F" w14:paraId="7F105DA4" w14:textId="507A43B8">
      <w:pPr>
        <w:rPr>
          <w:rFonts w:cs="Arial"/>
          <w:szCs w:val="22"/>
        </w:rPr>
      </w:pPr>
      <w:r w:rsidRPr="0039798F">
        <w:rPr>
          <w:rFonts w:cs="Arial"/>
          <w:noProof/>
          <w:szCs w:val="22"/>
        </w:rPr>
        <mc:AlternateContent>
          <mc:Choice Requires="wps">
            <w:drawing>
              <wp:anchor distT="0" distB="0" distL="114300" distR="114300" simplePos="0" relativeHeight="251576320" behindDoc="0" locked="0" layoutInCell="1" allowOverlap="1" wp14:anchorId="45400297" wp14:editId="694DFD18">
                <wp:simplePos x="0" y="0"/>
                <wp:positionH relativeFrom="column">
                  <wp:posOffset>1024890</wp:posOffset>
                </wp:positionH>
                <wp:positionV relativeFrom="paragraph">
                  <wp:posOffset>7545705</wp:posOffset>
                </wp:positionV>
                <wp:extent cx="1717426" cy="1"/>
                <wp:effectExtent l="858520" t="0" r="0" b="868680"/>
                <wp:wrapNone/>
                <wp:docPr id="14" name="Straight Connector 14"/>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710F7E19">
              <v:line id="Straight Connector 14" style="position:absolute;rotation:-90;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80.7pt,594.15pt" to="215.95pt,594.15pt" w14:anchorId="593F3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v:stroke joinstyle="miter"/>
              </v:line>
            </w:pict>
          </mc:Fallback>
        </mc:AlternateContent>
      </w:r>
      <w:r w:rsidRPr="0039798F">
        <w:rPr>
          <w:rFonts w:cs="Arial"/>
          <w:noProof/>
          <w:szCs w:val="22"/>
        </w:rPr>
        <mc:AlternateContent>
          <mc:Choice Requires="wps">
            <w:drawing>
              <wp:anchor distT="0" distB="0" distL="114300" distR="114300" simplePos="0" relativeHeight="251577344" behindDoc="0" locked="0" layoutInCell="1" allowOverlap="1" wp14:anchorId="584FF471" wp14:editId="6FF36033">
                <wp:simplePos x="0" y="0"/>
                <wp:positionH relativeFrom="column">
                  <wp:posOffset>1727835</wp:posOffset>
                </wp:positionH>
                <wp:positionV relativeFrom="paragraph">
                  <wp:posOffset>6238240</wp:posOffset>
                </wp:positionV>
                <wp:extent cx="309935" cy="0"/>
                <wp:effectExtent l="154940" t="0" r="0" b="162560"/>
                <wp:wrapNone/>
                <wp:docPr id="15" name="Straight Connector 15"/>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4AF01633">
              <v:line id="Straight Connector 15" style="position:absolute;rotation:-90;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136.05pt,491.2pt" to="160.45pt,491.2pt" w14:anchorId="1FB7B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v:stroke joinstyle="miter"/>
              </v:line>
            </w:pict>
          </mc:Fallback>
        </mc:AlternateContent>
      </w:r>
      <w:r w:rsidRPr="00B0377C" w:rsidR="00B0377C">
        <w:rPr>
          <w:rFonts w:cs="Arial"/>
          <w:noProof/>
          <w:szCs w:val="22"/>
        </w:rPr>
        <mc:AlternateContent>
          <mc:Choice Requires="wps">
            <w:drawing>
              <wp:anchor distT="0" distB="0" distL="114300" distR="114300" simplePos="0" relativeHeight="251624448" behindDoc="0" locked="0" layoutInCell="1" allowOverlap="1" wp14:anchorId="63AE9B96" wp14:editId="66BE869A">
                <wp:simplePos x="0" y="0"/>
                <wp:positionH relativeFrom="column">
                  <wp:posOffset>2734945</wp:posOffset>
                </wp:positionH>
                <wp:positionV relativeFrom="paragraph">
                  <wp:posOffset>5694680</wp:posOffset>
                </wp:positionV>
                <wp:extent cx="0" cy="286247"/>
                <wp:effectExtent l="63500" t="25400" r="38100" b="6350"/>
                <wp:wrapNone/>
                <wp:docPr id="46" name="Straight Arrow Connector 46"/>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769E9C44">
              <v:shape id="Straight Arrow Connector 46" style="position:absolute;margin-left:215.35pt;margin-top:448.4pt;width:0;height:22.55pt;flip:y;z-index:2516244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w14:anchorId="3A9502B0">
                <v:stroke joinstyle="miter" endarrow="block"/>
              </v:shape>
            </w:pict>
          </mc:Fallback>
        </mc:AlternateContent>
      </w:r>
      <w:r w:rsidRPr="00B0377C" w:rsidR="00B0377C">
        <w:rPr>
          <w:rFonts w:cs="Arial"/>
          <w:noProof/>
          <w:szCs w:val="22"/>
        </w:rPr>
        <mc:AlternateContent>
          <mc:Choice Requires="wps">
            <w:drawing>
              <wp:anchor distT="0" distB="0" distL="114300" distR="114300" simplePos="0" relativeHeight="251625472" behindDoc="0" locked="0" layoutInCell="1" allowOverlap="1" wp14:anchorId="07BF9C1D" wp14:editId="363EA860">
                <wp:simplePos x="0" y="0"/>
                <wp:positionH relativeFrom="column">
                  <wp:posOffset>4580255</wp:posOffset>
                </wp:positionH>
                <wp:positionV relativeFrom="paragraph">
                  <wp:posOffset>5697220</wp:posOffset>
                </wp:positionV>
                <wp:extent cx="0" cy="286247"/>
                <wp:effectExtent l="63500" t="25400" r="38100" b="6350"/>
                <wp:wrapNone/>
                <wp:docPr id="47" name="Straight Arrow Connector 47"/>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6840173D">
              <v:shape id="Straight Arrow Connector 47" style="position:absolute;margin-left:360.65pt;margin-top:448.6pt;width:0;height:22.55pt;flip:y;z-index:2516254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w14:anchorId="0C4776B6">
                <v:stroke joinstyle="miter" endarrow="block"/>
              </v:shape>
            </w:pict>
          </mc:Fallback>
        </mc:AlternateContent>
      </w:r>
      <w:r w:rsidRPr="00B0377C" w:rsidR="00B0377C">
        <w:rPr>
          <w:rFonts w:cs="Arial"/>
          <w:noProof/>
          <w:szCs w:val="22"/>
        </w:rPr>
        <mc:AlternateContent>
          <mc:Choice Requires="wps">
            <w:drawing>
              <wp:anchor distT="0" distB="0" distL="114300" distR="114300" simplePos="0" relativeHeight="251621376" behindDoc="0" locked="0" layoutInCell="1" allowOverlap="1" wp14:anchorId="0B49C351" wp14:editId="1CCE29F8">
                <wp:simplePos x="0" y="0"/>
                <wp:positionH relativeFrom="column">
                  <wp:posOffset>2734945</wp:posOffset>
                </wp:positionH>
                <wp:positionV relativeFrom="paragraph">
                  <wp:posOffset>5694680</wp:posOffset>
                </wp:positionV>
                <wp:extent cx="0" cy="286247"/>
                <wp:effectExtent l="63500" t="25400" r="38100" b="6350"/>
                <wp:wrapNone/>
                <wp:docPr id="44" name="Straight Arrow Connector 44"/>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01C4E29E">
              <v:shape id="Straight Arrow Connector 44" style="position:absolute;margin-left:215.35pt;margin-top:448.4pt;width:0;height:22.55pt;flip:y;z-index:2516213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" w14:anchorId="48942CED">
                <v:stroke joinstyle="miter" endarrow="block"/>
              </v:shape>
            </w:pict>
          </mc:Fallback>
        </mc:AlternateContent>
      </w:r>
      <w:r w:rsidRPr="00B0377C" w:rsidR="00B0377C">
        <w:rPr>
          <w:rFonts w:cs="Arial"/>
          <w:noProof/>
          <w:szCs w:val="22"/>
        </w:rPr>
        <mc:AlternateContent>
          <mc:Choice Requires="wps">
            <w:drawing>
              <wp:anchor distT="0" distB="0" distL="114300" distR="114300" simplePos="0" relativeHeight="251622400" behindDoc="0" locked="0" layoutInCell="1" allowOverlap="1" wp14:anchorId="71618E05" wp14:editId="2C2CC053">
                <wp:simplePos x="0" y="0"/>
                <wp:positionH relativeFrom="column">
                  <wp:posOffset>4580255</wp:posOffset>
                </wp:positionH>
                <wp:positionV relativeFrom="paragraph">
                  <wp:posOffset>5697220</wp:posOffset>
                </wp:positionV>
                <wp:extent cx="0" cy="286247"/>
                <wp:effectExtent l="63500" t="25400" r="38100" b="6350"/>
                <wp:wrapNone/>
                <wp:docPr id="45" name="Straight Arrow Connector 45"/>
                <wp:cNvGraphicFramePr/>
                <a:graphic xmlns:a="http://schemas.openxmlformats.org/drawingml/2006/main">
                  <a:graphicData uri="http://schemas.microsoft.com/office/word/2010/wordprocessingShape">
                    <wps:wsp>
                      <wps:cNvCnPr/>
                      <wps:spPr>
                        <a:xfrm flipV="1">
                          <a:off x="0" y="0"/>
                          <a:ext cx="0" cy="2862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5DF32422">
              <v:shape id="Straight Arrow Connector 45" style="position:absolute;margin-left:360.65pt;margin-top:448.6pt;width:0;height:22.55pt;flip:y;z-index:2516224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" w14:anchorId="6C076581">
                <v:stroke joinstyle="miter" endarrow="block"/>
              </v:shape>
            </w:pict>
          </mc:Fallback>
        </mc:AlternateContent>
      </w:r>
      <w:r w:rsidRPr="0039798F">
        <w:rPr>
          <w:rFonts w:cs="Arial"/>
          <w:noProof/>
          <w:szCs w:val="22"/>
        </w:rPr>
        <mc:AlternateContent>
          <mc:Choice Requires="wps">
            <w:drawing>
              <wp:anchor distT="0" distB="0" distL="114300" distR="114300" simplePos="0" relativeHeight="251587584" behindDoc="0" locked="0" layoutInCell="1" allowOverlap="1" wp14:anchorId="2EB022C0" wp14:editId="4BDAF097">
                <wp:simplePos x="0" y="0"/>
                <wp:positionH relativeFrom="column">
                  <wp:posOffset>2409190</wp:posOffset>
                </wp:positionH>
                <wp:positionV relativeFrom="paragraph">
                  <wp:posOffset>5934075</wp:posOffset>
                </wp:positionV>
                <wp:extent cx="309935" cy="0"/>
                <wp:effectExtent l="154940" t="0" r="0" b="162560"/>
                <wp:wrapNone/>
                <wp:docPr id="21" name="Straight Connector 2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137455EF">
              <v:line id="Straight Connector 21" style="position:absolute;rotation:-90;z-index:25158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189.7pt,467.25pt" to="214.1pt,467.25pt" w14:anchorId="44ADAE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">
                <v:stroke joinstyle="miter"/>
              </v:line>
            </w:pict>
          </mc:Fallback>
        </mc:AlternateContent>
      </w:r>
      <w:r w:rsidRPr="0039798F">
        <w:rPr>
          <w:rFonts w:cs="Arial"/>
          <w:noProof/>
          <w:szCs w:val="22"/>
        </w:rPr>
        <mc:AlternateContent>
          <mc:Choice Requires="wps">
            <w:drawing>
              <wp:anchor distT="0" distB="0" distL="114300" distR="114300" simplePos="0" relativeHeight="251588608" behindDoc="0" locked="0" layoutInCell="1" allowOverlap="1" wp14:anchorId="31A09CD0" wp14:editId="294CB2CA">
                <wp:simplePos x="0" y="0"/>
                <wp:positionH relativeFrom="column">
                  <wp:posOffset>2763520</wp:posOffset>
                </wp:positionH>
                <wp:positionV relativeFrom="paragraph">
                  <wp:posOffset>5933440</wp:posOffset>
                </wp:positionV>
                <wp:extent cx="309935" cy="0"/>
                <wp:effectExtent l="154940" t="0" r="0" b="162560"/>
                <wp:wrapNone/>
                <wp:docPr id="22" name="Straight Connector 22"/>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5F0E65FB">
              <v:line id="Straight Connector 22" style="position:absolute;rotation:-90;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217.6pt,467.2pt" to="242pt,467.2pt" w14:anchorId="33DDD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">
                <v:stroke joinstyle="miter"/>
              </v:line>
            </w:pict>
          </mc:Fallback>
        </mc:AlternateContent>
      </w:r>
      <w:r w:rsidRPr="0039798F">
        <w:rPr>
          <w:rFonts w:cs="Arial"/>
          <w:noProof/>
          <w:szCs w:val="22"/>
        </w:rPr>
        <mc:AlternateContent>
          <mc:Choice Requires="wps">
            <w:drawing>
              <wp:anchor distT="0" distB="0" distL="114300" distR="114300" simplePos="0" relativeHeight="251573248" behindDoc="0" locked="0" layoutInCell="1" allowOverlap="1" wp14:anchorId="3ABF0F5B" wp14:editId="7E73B25D">
                <wp:simplePos x="0" y="0"/>
                <wp:positionH relativeFrom="column">
                  <wp:posOffset>1177290</wp:posOffset>
                </wp:positionH>
                <wp:positionV relativeFrom="paragraph">
                  <wp:posOffset>7698105</wp:posOffset>
                </wp:positionV>
                <wp:extent cx="1717426" cy="1"/>
                <wp:effectExtent l="858520" t="0" r="0" b="868680"/>
                <wp:wrapNone/>
                <wp:docPr id="12" name="Straight Connector 12"/>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5505FFA2">
              <v:line id="Straight Connector 12" style="position:absolute;rotation:-90;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92.7pt,606.15pt" to="227.95pt,606.15pt" w14:anchorId="3098D8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">
                <v:stroke joinstyle="miter"/>
              </v:line>
            </w:pict>
          </mc:Fallback>
        </mc:AlternateContent>
      </w:r>
      <w:r w:rsidRPr="0039798F">
        <w:rPr>
          <w:rFonts w:cs="Arial"/>
          <w:noProof/>
          <w:szCs w:val="22"/>
        </w:rPr>
        <mc:AlternateContent>
          <mc:Choice Requires="wps">
            <w:drawing>
              <wp:anchor distT="0" distB="0" distL="114300" distR="114300" simplePos="0" relativeHeight="251574272" behindDoc="0" locked="0" layoutInCell="1" allowOverlap="1" wp14:anchorId="3EC55953" wp14:editId="378EA8D3">
                <wp:simplePos x="0" y="0"/>
                <wp:positionH relativeFrom="column">
                  <wp:posOffset>1880235</wp:posOffset>
                </wp:positionH>
                <wp:positionV relativeFrom="paragraph">
                  <wp:posOffset>6390640</wp:posOffset>
                </wp:positionV>
                <wp:extent cx="309935" cy="0"/>
                <wp:effectExtent l="154940" t="0" r="0" b="162560"/>
                <wp:wrapNone/>
                <wp:docPr id="13" name="Straight Connector 13"/>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04EAB2AC">
              <v:line id="Straight Connector 13" style="position:absolute;rotation:-90;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148.05pt,503.2pt" to="172.45pt,503.2pt" w14:anchorId="14EAC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">
                <v:stroke joinstyle="miter"/>
              </v:line>
            </w:pict>
          </mc:Fallback>
        </mc:AlternateContent>
      </w:r>
      <w:r w:rsidRPr="0039798F">
        <w:rPr>
          <w:rFonts w:cs="Arial"/>
          <w:noProof/>
          <w:szCs w:val="22"/>
        </w:rPr>
        <mc:AlternateContent>
          <mc:Choice Requires="wps">
            <w:drawing>
              <wp:anchor distT="0" distB="0" distL="114300" distR="114300" simplePos="0" relativeHeight="251570176" behindDoc="0" locked="0" layoutInCell="1" allowOverlap="1" wp14:anchorId="64527394" wp14:editId="76EF770C">
                <wp:simplePos x="0" y="0"/>
                <wp:positionH relativeFrom="column">
                  <wp:posOffset>1024890</wp:posOffset>
                </wp:positionH>
                <wp:positionV relativeFrom="paragraph">
                  <wp:posOffset>7545705</wp:posOffset>
                </wp:positionV>
                <wp:extent cx="1717426" cy="1"/>
                <wp:effectExtent l="858520" t="0" r="0" b="868680"/>
                <wp:wrapNone/>
                <wp:docPr id="10" name="Straight Connector 10"/>
                <wp:cNvGraphicFramePr/>
                <a:graphic xmlns:a="http://schemas.openxmlformats.org/drawingml/2006/main">
                  <a:graphicData uri="http://schemas.microsoft.com/office/word/2010/wordprocessingShape">
                    <wps:wsp>
                      <wps:cNvCnPr/>
                      <wps:spPr>
                        <a:xfrm rot="16200000">
                          <a:off x="0" y="0"/>
                          <a:ext cx="1717426"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6E9F2055">
              <v:line id="Straight Connector 10" style="position:absolute;rotation:-90;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80.7pt,594.15pt" to="215.95pt,594.15pt" w14:anchorId="66912C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">
                <v:stroke joinstyle="miter"/>
              </v:line>
            </w:pict>
          </mc:Fallback>
        </mc:AlternateContent>
      </w:r>
      <w:r w:rsidRPr="0039798F">
        <w:rPr>
          <w:rFonts w:cs="Arial"/>
          <w:noProof/>
          <w:szCs w:val="22"/>
        </w:rPr>
        <mc:AlternateContent>
          <mc:Choice Requires="wps">
            <w:drawing>
              <wp:anchor distT="0" distB="0" distL="114300" distR="114300" simplePos="0" relativeHeight="251571200" behindDoc="0" locked="0" layoutInCell="1" allowOverlap="1" wp14:anchorId="200E427C" wp14:editId="5BB703BD">
                <wp:simplePos x="0" y="0"/>
                <wp:positionH relativeFrom="column">
                  <wp:posOffset>1727835</wp:posOffset>
                </wp:positionH>
                <wp:positionV relativeFrom="paragraph">
                  <wp:posOffset>6238240</wp:posOffset>
                </wp:positionV>
                <wp:extent cx="309935" cy="0"/>
                <wp:effectExtent l="154940" t="0" r="0" b="162560"/>
                <wp:wrapNone/>
                <wp:docPr id="11" name="Straight Connector 11"/>
                <wp:cNvGraphicFramePr/>
                <a:graphic xmlns:a="http://schemas.openxmlformats.org/drawingml/2006/main">
                  <a:graphicData uri="http://schemas.microsoft.com/office/word/2010/wordprocessingShape">
                    <wps:wsp>
                      <wps:cNvCnPr/>
                      <wps:spPr>
                        <a:xfrm rot="16200000">
                          <a:off x="0" y="0"/>
                          <a:ext cx="3099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64BBABE2">
              <v:line id="Straight Connector 11" style="position:absolute;rotation:-90;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pt" from="136.05pt,491.2pt" to="160.45pt,491.2pt" w14:anchorId="77F44A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">
                <v:stroke joinstyle="miter"/>
              </v:line>
            </w:pict>
          </mc:Fallback>
        </mc:AlternateContent>
      </w:r>
    </w:p>
    <w:p w:rsidRPr="006617D2" w:rsidR="006C6147" w:rsidP="006C6147" w:rsidRDefault="006C6147" w14:paraId="22F8AEA1" w14:textId="312BDD32">
      <w:pPr>
        <w:ind w:left="720" w:hanging="720"/>
        <w:rPr>
          <w:rFonts w:cs="Arial"/>
          <w:szCs w:val="22"/>
        </w:rPr>
      </w:pPr>
      <w:r w:rsidRPr="00F43BA1">
        <w:rPr>
          <w:rFonts w:cs="Arial"/>
          <w:szCs w:val="22"/>
        </w:rPr>
        <w:t>(a)</w:t>
      </w:r>
      <w:r w:rsidRPr="00F43BA1">
        <w:rPr>
          <w:rFonts w:cs="Arial"/>
          <w:szCs w:val="22"/>
        </w:rPr>
        <w:tab/>
      </w:r>
      <w:r w:rsidR="00046377">
        <w:rPr>
          <w:rFonts w:cs="Arial"/>
          <w:szCs w:val="22"/>
        </w:rPr>
        <w:t xml:space="preserve">State the </w:t>
      </w:r>
      <w:r w:rsidR="00A72482">
        <w:rPr>
          <w:rFonts w:cs="Arial"/>
          <w:szCs w:val="22"/>
        </w:rPr>
        <w:t xml:space="preserve">systematic </w:t>
      </w:r>
      <w:r w:rsidR="00046377">
        <w:rPr>
          <w:rFonts w:cs="Arial"/>
          <w:szCs w:val="22"/>
        </w:rPr>
        <w:t>IUPAC name for oxalic acid</w:t>
      </w:r>
      <w:r>
        <w:rPr>
          <w:rFonts w:cs="Arial"/>
          <w:szCs w:val="22"/>
        </w:rPr>
        <w:t>.</w:t>
      </w:r>
      <w:r>
        <w:rPr>
          <w:rFonts w:cs="Arial"/>
          <w:szCs w:val="22"/>
        </w:rPr>
        <w:tab/>
      </w:r>
      <w:r>
        <w:rPr>
          <w:rFonts w:cs="Arial"/>
          <w:szCs w:val="22"/>
        </w:rPr>
        <w:tab/>
      </w:r>
      <w:r>
        <w:rPr>
          <w:rFonts w:cs="Arial"/>
          <w:szCs w:val="22"/>
        </w:rPr>
        <w:tab/>
      </w:r>
      <w:r>
        <w:rPr>
          <w:rFonts w:cs="Arial"/>
          <w:szCs w:val="22"/>
        </w:rPr>
        <w:tab/>
      </w:r>
      <w:r w:rsidR="007E2C0C">
        <w:rPr>
          <w:rFonts w:cs="Arial"/>
          <w:szCs w:val="22"/>
        </w:rPr>
        <w:tab/>
      </w:r>
      <w:r>
        <w:rPr>
          <w:rFonts w:cs="Arial"/>
          <w:szCs w:val="22"/>
        </w:rPr>
        <w:t>(</w:t>
      </w:r>
      <w:r w:rsidR="00046377">
        <w:rPr>
          <w:rFonts w:cs="Arial"/>
          <w:szCs w:val="22"/>
        </w:rPr>
        <w:t>1</w:t>
      </w:r>
      <w:r>
        <w:rPr>
          <w:rFonts w:cs="Arial"/>
          <w:szCs w:val="22"/>
        </w:rPr>
        <w:t xml:space="preserve"> mark)</w:t>
      </w:r>
    </w:p>
    <w:p w:rsidR="006C6147" w:rsidP="006C6147" w:rsidRDefault="006C6147" w14:paraId="395022C4" w14:textId="77777777">
      <w:pPr>
        <w:rPr>
          <w:rFonts w:cs="Arial"/>
          <w:szCs w:val="22"/>
        </w:rPr>
      </w:pPr>
    </w:p>
    <w:p w:rsidRPr="00F43BA1" w:rsidR="00046377" w:rsidP="00046377" w:rsidRDefault="00046377" w14:paraId="31BBDEF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5858CD37" w14:textId="77777777">
      <w:pPr>
        <w:rPr>
          <w:rFonts w:cs="Arial"/>
          <w:szCs w:val="22"/>
        </w:rPr>
      </w:pPr>
    </w:p>
    <w:p w:rsidR="006C6147" w:rsidP="006C6147" w:rsidRDefault="006C6147" w14:paraId="61C58FEB" w14:textId="77777777">
      <w:pPr>
        <w:rPr>
          <w:rFonts w:cs="Arial"/>
          <w:szCs w:val="22"/>
        </w:rPr>
      </w:pPr>
    </w:p>
    <w:p w:rsidR="00847332" w:rsidRDefault="00847332" w14:paraId="3077F95F" w14:textId="77777777">
      <w:pPr>
        <w:rPr>
          <w:rFonts w:cs="Arial"/>
          <w:szCs w:val="22"/>
        </w:rPr>
      </w:pPr>
      <w:r>
        <w:rPr>
          <w:rFonts w:cs="Arial"/>
          <w:szCs w:val="22"/>
        </w:rPr>
        <w:br w:type="page"/>
      </w:r>
    </w:p>
    <w:p w:rsidR="006C6147" w:rsidP="006C6147" w:rsidRDefault="006C6147" w14:paraId="732F1B83" w14:textId="15EC9760">
      <w:pPr>
        <w:ind w:left="720" w:hanging="720"/>
        <w:rPr>
          <w:rFonts w:cs="Arial"/>
          <w:szCs w:val="22"/>
        </w:rPr>
      </w:pPr>
      <w:r w:rsidRPr="00F43BA1">
        <w:rPr>
          <w:rFonts w:cs="Arial"/>
          <w:szCs w:val="22"/>
        </w:rPr>
        <w:t>(b)</w:t>
      </w:r>
      <w:r w:rsidRPr="00F43BA1">
        <w:rPr>
          <w:rFonts w:cs="Arial"/>
          <w:szCs w:val="22"/>
        </w:rPr>
        <w:tab/>
      </w:r>
      <w:r w:rsidR="00046377">
        <w:rPr>
          <w:rFonts w:cs="Arial"/>
          <w:szCs w:val="22"/>
        </w:rPr>
        <w:t>Explain why oxalic acid is highly soluble in water</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Pr="00F43BA1">
        <w:rPr>
          <w:rFonts w:cs="Arial"/>
          <w:szCs w:val="22"/>
        </w:rPr>
        <w:t>(</w:t>
      </w:r>
      <w:r w:rsidR="00046377">
        <w:rPr>
          <w:rFonts w:cs="Arial"/>
          <w:szCs w:val="22"/>
        </w:rPr>
        <w:t>3</w:t>
      </w:r>
      <w:r>
        <w:rPr>
          <w:rFonts w:cs="Arial"/>
          <w:szCs w:val="22"/>
        </w:rPr>
        <w:t xml:space="preserve"> </w:t>
      </w:r>
      <w:r w:rsidRPr="00F43BA1">
        <w:rPr>
          <w:rFonts w:cs="Arial"/>
          <w:szCs w:val="22"/>
        </w:rPr>
        <w:t>mark</w:t>
      </w:r>
      <w:r>
        <w:rPr>
          <w:rFonts w:cs="Arial"/>
          <w:szCs w:val="22"/>
        </w:rPr>
        <w:t>s</w:t>
      </w:r>
      <w:r w:rsidRPr="00F43BA1">
        <w:rPr>
          <w:rFonts w:cs="Arial"/>
          <w:szCs w:val="22"/>
        </w:rPr>
        <w:t>)</w:t>
      </w:r>
    </w:p>
    <w:p w:rsidRPr="00F43BA1" w:rsidR="006C6147" w:rsidP="006C6147" w:rsidRDefault="006C6147" w14:paraId="713F5511" w14:textId="77777777">
      <w:pPr>
        <w:rPr>
          <w:rFonts w:cs="Arial"/>
          <w:szCs w:val="22"/>
        </w:rPr>
      </w:pPr>
    </w:p>
    <w:p w:rsidRPr="00F43BA1" w:rsidR="00046377" w:rsidP="00046377" w:rsidRDefault="00046377" w14:paraId="2BF623A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09B5A097" w14:textId="1CC2F804">
      <w:pPr>
        <w:rPr>
          <w:rFonts w:cs="Arial"/>
          <w:szCs w:val="22"/>
        </w:rPr>
      </w:pPr>
    </w:p>
    <w:p w:rsidRPr="00F43BA1" w:rsidR="00046377" w:rsidP="00046377" w:rsidRDefault="00046377" w14:paraId="7ABB3F1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7EB18153" w14:textId="7C714660">
      <w:pPr>
        <w:rPr>
          <w:rFonts w:cs="Arial"/>
          <w:szCs w:val="22"/>
        </w:rPr>
      </w:pPr>
    </w:p>
    <w:p w:rsidRPr="00F43BA1" w:rsidR="00046377" w:rsidP="00046377" w:rsidRDefault="00046377" w14:paraId="11EB99B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20A5C10B" w14:textId="1673D4D9">
      <w:pPr>
        <w:rPr>
          <w:rFonts w:cs="Arial"/>
          <w:szCs w:val="22"/>
        </w:rPr>
      </w:pPr>
    </w:p>
    <w:p w:rsidRPr="00F43BA1" w:rsidR="00046377" w:rsidP="00046377" w:rsidRDefault="00046377" w14:paraId="042B5345"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74B94F7D" w14:textId="0D261E10">
      <w:pPr>
        <w:rPr>
          <w:rFonts w:cs="Arial"/>
          <w:szCs w:val="22"/>
        </w:rPr>
      </w:pPr>
    </w:p>
    <w:p w:rsidRPr="00F43BA1" w:rsidR="00046377" w:rsidP="00046377" w:rsidRDefault="00046377" w14:paraId="0996867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0A5C14CC" w14:textId="6EB05698">
      <w:pPr>
        <w:rPr>
          <w:rFonts w:cs="Arial"/>
          <w:szCs w:val="22"/>
        </w:rPr>
      </w:pPr>
    </w:p>
    <w:p w:rsidRPr="00F43BA1" w:rsidR="00046377" w:rsidP="00046377" w:rsidRDefault="00046377" w14:paraId="05B7F31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7DF6F23C" w14:textId="7CF5869A">
      <w:pPr>
        <w:rPr>
          <w:rFonts w:cs="Arial"/>
          <w:szCs w:val="22"/>
        </w:rPr>
      </w:pPr>
    </w:p>
    <w:p w:rsidRPr="00F43BA1" w:rsidR="00046377" w:rsidP="00046377" w:rsidRDefault="00046377" w14:paraId="2E698BA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046377" w:rsidP="006C6147" w:rsidRDefault="00046377" w14:paraId="7239CC8F" w14:textId="221F4955">
      <w:pPr>
        <w:rPr>
          <w:rFonts w:cs="Arial"/>
          <w:szCs w:val="22"/>
        </w:rPr>
      </w:pPr>
    </w:p>
    <w:p w:rsidRPr="00F43BA1" w:rsidR="006C6147" w:rsidP="006C6147" w:rsidRDefault="00046377" w14:paraId="17DE6858" w14:textId="214EA821">
      <w:pPr>
        <w:rPr>
          <w:rFonts w:cs="Arial"/>
          <w:szCs w:val="22"/>
        </w:rPr>
      </w:pPr>
      <w:r w:rsidRPr="00F43BA1">
        <w:rPr>
          <w:rFonts w:cs="Arial"/>
          <w:szCs w:val="22"/>
        </w:rPr>
        <w:tab/>
      </w:r>
      <w:r w:rsidRPr="00F43BA1">
        <w:rPr>
          <w:rFonts w:cs="Arial"/>
          <w:szCs w:val="22"/>
        </w:rPr>
        <w:t>________________________________________________________________________</w:t>
      </w:r>
    </w:p>
    <w:p w:rsidR="00847332" w:rsidP="009172AD" w:rsidRDefault="00847332" w14:paraId="798E7450" w14:textId="77777777">
      <w:pPr>
        <w:spacing w:line="360" w:lineRule="auto"/>
        <w:rPr>
          <w:rFonts w:cs="Arial"/>
          <w:szCs w:val="22"/>
        </w:rPr>
      </w:pPr>
    </w:p>
    <w:p w:rsidR="00AA775E" w:rsidP="00E64A01" w:rsidRDefault="00AA775E" w14:paraId="2341099D" w14:textId="5FE3A755">
      <w:pPr>
        <w:rPr>
          <w:rFonts w:cs="Arial"/>
          <w:szCs w:val="22"/>
        </w:rPr>
      </w:pPr>
      <w:r>
        <w:rPr>
          <w:rFonts w:cs="Arial"/>
          <w:szCs w:val="22"/>
        </w:rPr>
        <w:t>A chemistry student harvested a rhubarb plant from the school vegetable garden and performed a titration to determine the oxalic acid concentration in rhubarb leaves.</w:t>
      </w:r>
    </w:p>
    <w:p w:rsidR="00AA775E" w:rsidP="00E64A01" w:rsidRDefault="00AA775E" w14:paraId="3B9755E0" w14:textId="37C63EBA">
      <w:pPr>
        <w:rPr>
          <w:rFonts w:cs="Arial"/>
          <w:szCs w:val="22"/>
        </w:rPr>
      </w:pPr>
    </w:p>
    <w:p w:rsidR="003C6959" w:rsidP="00E64A01" w:rsidRDefault="00A72482" w14:paraId="4E621250" w14:textId="4C49FC43">
      <w:pPr>
        <w:rPr>
          <w:rFonts w:cs="Arial"/>
          <w:szCs w:val="22"/>
        </w:rPr>
      </w:pPr>
      <w:r>
        <w:rPr>
          <w:rFonts w:cs="Arial"/>
          <w:szCs w:val="22"/>
        </w:rPr>
        <w:t>A</w:t>
      </w:r>
      <w:r w:rsidR="00AA775E">
        <w:rPr>
          <w:rFonts w:cs="Arial"/>
          <w:szCs w:val="22"/>
        </w:rPr>
        <w:t xml:space="preserve"> sample of rhubarb leaves weighing 73.82 g</w:t>
      </w:r>
      <w:r>
        <w:rPr>
          <w:rFonts w:cs="Arial"/>
          <w:szCs w:val="22"/>
        </w:rPr>
        <w:t xml:space="preserve"> was taken, and to it was </w:t>
      </w:r>
      <w:r w:rsidR="00AA775E">
        <w:rPr>
          <w:rFonts w:cs="Arial"/>
          <w:szCs w:val="22"/>
        </w:rPr>
        <w:t xml:space="preserve">added a small amount </w:t>
      </w:r>
      <w:r w:rsidR="00E64A01">
        <w:rPr>
          <w:rFonts w:cs="Arial"/>
          <w:szCs w:val="22"/>
        </w:rPr>
        <w:t>of</w:t>
      </w:r>
      <w:r w:rsidR="00AA775E">
        <w:rPr>
          <w:rFonts w:cs="Arial"/>
          <w:szCs w:val="22"/>
        </w:rPr>
        <w:t xml:space="preserve"> distilled water. The mixture was then blended until a smooth liquid was produced. The liquid was filtered to remove any soli</w:t>
      </w:r>
      <w:r w:rsidR="003C6959">
        <w:rPr>
          <w:rFonts w:cs="Arial"/>
          <w:szCs w:val="22"/>
        </w:rPr>
        <w:t>d particles.</w:t>
      </w:r>
    </w:p>
    <w:p w:rsidR="00E64A01" w:rsidP="00E64A01" w:rsidRDefault="00E64A01" w14:paraId="792F5A31" w14:textId="77777777">
      <w:pPr>
        <w:rPr>
          <w:rFonts w:cs="Arial"/>
          <w:szCs w:val="22"/>
        </w:rPr>
      </w:pPr>
    </w:p>
    <w:p w:rsidR="003C6959" w:rsidP="00E64A01" w:rsidRDefault="003C6959" w14:paraId="6997F4EB" w14:textId="512158AA">
      <w:pPr>
        <w:rPr>
          <w:rFonts w:cs="Arial"/>
          <w:szCs w:val="22"/>
        </w:rPr>
      </w:pPr>
      <w:r>
        <w:rPr>
          <w:rFonts w:cs="Arial"/>
          <w:szCs w:val="22"/>
        </w:rPr>
        <w:t>The filtered liquid was placed in a 100</w:t>
      </w:r>
      <w:r w:rsidR="009172AD">
        <w:rPr>
          <w:rFonts w:cs="Arial"/>
          <w:szCs w:val="22"/>
        </w:rPr>
        <w:t>.0</w:t>
      </w:r>
      <w:r>
        <w:rPr>
          <w:rFonts w:cs="Arial"/>
          <w:szCs w:val="22"/>
        </w:rPr>
        <w:t xml:space="preserve"> mL volumetric flask</w:t>
      </w:r>
      <w:r w:rsidR="00D7511F">
        <w:rPr>
          <w:rFonts w:cs="Arial"/>
          <w:szCs w:val="22"/>
        </w:rPr>
        <w:t>,</w:t>
      </w:r>
      <w:r>
        <w:rPr>
          <w:rFonts w:cs="Arial"/>
          <w:szCs w:val="22"/>
        </w:rPr>
        <w:t xml:space="preserve"> made up to the mark with distilled water</w:t>
      </w:r>
      <w:r w:rsidR="00D7511F">
        <w:rPr>
          <w:rFonts w:cs="Arial"/>
          <w:szCs w:val="22"/>
        </w:rPr>
        <w:t>, and inverted several times</w:t>
      </w:r>
      <w:r>
        <w:rPr>
          <w:rFonts w:cs="Arial"/>
          <w:szCs w:val="22"/>
        </w:rPr>
        <w:t>.</w:t>
      </w:r>
      <w:r w:rsidR="00E64A01">
        <w:rPr>
          <w:rFonts w:cs="Arial"/>
          <w:szCs w:val="22"/>
        </w:rPr>
        <w:t xml:space="preserve"> </w:t>
      </w:r>
      <w:r>
        <w:rPr>
          <w:rFonts w:cs="Arial"/>
          <w:szCs w:val="22"/>
        </w:rPr>
        <w:t>Th</w:t>
      </w:r>
      <w:r w:rsidR="00E64A01">
        <w:rPr>
          <w:rFonts w:cs="Arial"/>
          <w:szCs w:val="22"/>
        </w:rPr>
        <w:t>e</w:t>
      </w:r>
      <w:r>
        <w:rPr>
          <w:rFonts w:cs="Arial"/>
          <w:szCs w:val="22"/>
        </w:rPr>
        <w:t xml:space="preserve"> dilute solution was then poured into a burette.</w:t>
      </w:r>
    </w:p>
    <w:p w:rsidR="003C6959" w:rsidP="00E64A01" w:rsidRDefault="003C6959" w14:paraId="4CB1069F" w14:textId="3E57E917">
      <w:pPr>
        <w:rPr>
          <w:rFonts w:cs="Arial"/>
          <w:szCs w:val="22"/>
        </w:rPr>
      </w:pPr>
    </w:p>
    <w:p w:rsidR="003C6959" w:rsidP="00E64A01" w:rsidRDefault="003C6959" w14:paraId="4D95DD57" w14:textId="47E3A739">
      <w:pPr>
        <w:rPr>
          <w:rFonts w:cs="Arial"/>
          <w:szCs w:val="22"/>
        </w:rPr>
      </w:pPr>
      <w:r>
        <w:rPr>
          <w:rFonts w:cs="Arial"/>
          <w:szCs w:val="22"/>
        </w:rPr>
        <w:t>This solution was titrated against a 20.00 mL aliquot of standard 0.1014 mol L</w:t>
      </w:r>
      <w:r>
        <w:rPr>
          <w:rFonts w:cs="Arial"/>
          <w:szCs w:val="22"/>
          <w:vertAlign w:val="superscript"/>
        </w:rPr>
        <w:t>-1</w:t>
      </w:r>
      <w:r>
        <w:rPr>
          <w:rFonts w:cs="Arial"/>
          <w:szCs w:val="22"/>
        </w:rPr>
        <w:t xml:space="preserve"> sodium hydroxide solution, according to the </w:t>
      </w:r>
      <w:r w:rsidR="00E64A01">
        <w:rPr>
          <w:rFonts w:cs="Arial"/>
          <w:szCs w:val="22"/>
        </w:rPr>
        <w:t xml:space="preserve">chemical </w:t>
      </w:r>
      <w:r>
        <w:rPr>
          <w:rFonts w:cs="Arial"/>
          <w:szCs w:val="22"/>
        </w:rPr>
        <w:t>equation</w:t>
      </w:r>
      <w:r w:rsidR="009172AD">
        <w:rPr>
          <w:rFonts w:cs="Arial"/>
          <w:szCs w:val="22"/>
        </w:rPr>
        <w:t xml:space="preserve"> below. A titre of 19.54 mL was required to reach the equivalence point.</w:t>
      </w:r>
    </w:p>
    <w:p w:rsidR="003C6959" w:rsidP="009172AD" w:rsidRDefault="003C6959" w14:paraId="411D6A21" w14:textId="207D5998">
      <w:pPr>
        <w:rPr>
          <w:rFonts w:cs="Arial"/>
          <w:szCs w:val="22"/>
        </w:rPr>
      </w:pPr>
    </w:p>
    <w:p w:rsidR="003C6959" w:rsidP="00E64A01" w:rsidRDefault="003C6959" w14:paraId="03E2DB63" w14:textId="48E75EFF">
      <w:pPr>
        <w:jc w:val="center"/>
        <w:rPr>
          <w:rFonts w:cs="Arial"/>
          <w:szCs w:val="22"/>
        </w:rPr>
      </w:pPr>
      <w:r>
        <w:rPr>
          <w:rFonts w:cs="Arial"/>
          <w:szCs w:val="22"/>
        </w:rPr>
        <w:t>H</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w:t>
      </w:r>
      <w:proofErr w:type="spellStart"/>
      <w:r>
        <w:rPr>
          <w:rFonts w:cs="Arial"/>
          <w:szCs w:val="22"/>
        </w:rPr>
        <w:t>aq</w:t>
      </w:r>
      <w:proofErr w:type="spellEnd"/>
      <w:r>
        <w:rPr>
          <w:rFonts w:cs="Arial"/>
          <w:szCs w:val="22"/>
        </w:rPr>
        <w:t>)   +   2 NaOH(</w:t>
      </w:r>
      <w:proofErr w:type="spellStart"/>
      <w:r>
        <w:rPr>
          <w:rFonts w:cs="Arial"/>
          <w:szCs w:val="22"/>
        </w:rPr>
        <w:t>aq</w:t>
      </w:r>
      <w:proofErr w:type="spellEnd"/>
      <w:r>
        <w:rPr>
          <w:rFonts w:cs="Arial"/>
          <w:szCs w:val="22"/>
        </w:rPr>
        <w:t>)</w:t>
      </w:r>
      <w:r w:rsidR="00E64A01">
        <w:rPr>
          <w:rFonts w:cs="Arial"/>
          <w:szCs w:val="22"/>
        </w:rPr>
        <w:t xml:space="preserve">  </w:t>
      </w:r>
      <w:r>
        <w:rPr>
          <w:rFonts w:cs="Arial"/>
          <w:szCs w:val="22"/>
        </w:rPr>
        <w:t xml:space="preserve"> </w:t>
      </w:r>
      <w:r w:rsidRPr="00687143" w:rsidR="00E64A01">
        <w:rPr>
          <w:rFonts w:ascii="Symbol" w:hAnsi="Symbol" w:eastAsia="Symbol" w:cs="Symbol"/>
          <w:szCs w:val="22"/>
        </w:rPr>
        <w:t>®</w:t>
      </w:r>
      <w:r>
        <w:rPr>
          <w:rFonts w:cs="Arial"/>
          <w:szCs w:val="22"/>
        </w:rPr>
        <w:t xml:space="preserve">   Na</w:t>
      </w:r>
      <w:r>
        <w:rPr>
          <w:rFonts w:cs="Arial"/>
          <w:szCs w:val="22"/>
          <w:vertAlign w:val="subscript"/>
        </w:rPr>
        <w:t>2</w:t>
      </w:r>
      <w:r>
        <w:rPr>
          <w:rFonts w:cs="Arial"/>
          <w:szCs w:val="22"/>
        </w:rPr>
        <w:t>C</w:t>
      </w:r>
      <w:r>
        <w:rPr>
          <w:rFonts w:cs="Arial"/>
          <w:szCs w:val="22"/>
          <w:vertAlign w:val="subscript"/>
        </w:rPr>
        <w:t>2</w:t>
      </w:r>
      <w:r>
        <w:rPr>
          <w:rFonts w:cs="Arial"/>
          <w:szCs w:val="22"/>
        </w:rPr>
        <w:t>O</w:t>
      </w:r>
      <w:r>
        <w:rPr>
          <w:rFonts w:cs="Arial"/>
          <w:szCs w:val="22"/>
          <w:vertAlign w:val="subscript"/>
        </w:rPr>
        <w:t>4</w:t>
      </w:r>
      <w:r>
        <w:rPr>
          <w:rFonts w:cs="Arial"/>
          <w:szCs w:val="22"/>
        </w:rPr>
        <w:t>(</w:t>
      </w:r>
      <w:proofErr w:type="spellStart"/>
      <w:r>
        <w:rPr>
          <w:rFonts w:cs="Arial"/>
          <w:szCs w:val="22"/>
        </w:rPr>
        <w:t>aq</w:t>
      </w:r>
      <w:proofErr w:type="spellEnd"/>
      <w:r>
        <w:rPr>
          <w:rFonts w:cs="Arial"/>
          <w:szCs w:val="22"/>
        </w:rPr>
        <w:t>)   +   2 H</w:t>
      </w:r>
      <w:r>
        <w:rPr>
          <w:rFonts w:cs="Arial"/>
          <w:szCs w:val="22"/>
          <w:vertAlign w:val="subscript"/>
        </w:rPr>
        <w:t>2</w:t>
      </w:r>
      <w:r>
        <w:rPr>
          <w:rFonts w:cs="Arial"/>
          <w:szCs w:val="22"/>
        </w:rPr>
        <w:t>O(</w:t>
      </w:r>
      <w:r w:rsidRPr="00C6707E" w:rsidR="00FD1E3E">
        <w:rPr>
          <w:rFonts w:ascii="PT Sans" w:hAnsi="PT Sans" w:cs="Arial"/>
          <w:sz w:val="23"/>
          <w:szCs w:val="23"/>
        </w:rPr>
        <w:t>l</w:t>
      </w:r>
      <w:r>
        <w:rPr>
          <w:rFonts w:cs="Arial"/>
          <w:szCs w:val="22"/>
        </w:rPr>
        <w:t>)</w:t>
      </w:r>
    </w:p>
    <w:p w:rsidR="009F22C0" w:rsidP="009F22C0" w:rsidRDefault="009F22C0" w14:paraId="49B9D88D" w14:textId="77777777">
      <w:pPr>
        <w:spacing w:line="360" w:lineRule="auto"/>
        <w:rPr>
          <w:rFonts w:cs="Arial"/>
          <w:szCs w:val="22"/>
        </w:rPr>
      </w:pPr>
    </w:p>
    <w:p w:rsidR="006C6147" w:rsidP="006C6147" w:rsidRDefault="006C6147" w14:paraId="4A55C73E" w14:textId="26E4C033">
      <w:pPr>
        <w:ind w:left="720" w:hanging="720"/>
        <w:rPr>
          <w:rFonts w:cs="Arial"/>
          <w:szCs w:val="22"/>
        </w:rPr>
      </w:pPr>
      <w:r w:rsidRPr="00F43BA1">
        <w:rPr>
          <w:rFonts w:cs="Arial"/>
          <w:szCs w:val="22"/>
        </w:rPr>
        <w:t>(c)</w:t>
      </w:r>
      <w:r w:rsidRPr="00F43BA1">
        <w:rPr>
          <w:rFonts w:cs="Arial"/>
          <w:szCs w:val="22"/>
        </w:rPr>
        <w:tab/>
      </w:r>
      <w:r w:rsidR="003C6959">
        <w:rPr>
          <w:rFonts w:cs="Arial"/>
          <w:szCs w:val="22"/>
        </w:rPr>
        <w:t xml:space="preserve">Explain why phenolphthalein, which has an end point of </w:t>
      </w:r>
      <w:r w:rsidR="00E64A01">
        <w:rPr>
          <w:rFonts w:cs="Arial"/>
          <w:szCs w:val="22"/>
        </w:rPr>
        <w:t xml:space="preserve">approximately pH </w:t>
      </w:r>
      <w:r w:rsidR="003C6959">
        <w:rPr>
          <w:rFonts w:cs="Arial"/>
          <w:szCs w:val="22"/>
        </w:rPr>
        <w:t>8.</w:t>
      </w:r>
      <w:r w:rsidR="00810348">
        <w:rPr>
          <w:rFonts w:cs="Arial"/>
          <w:szCs w:val="22"/>
        </w:rPr>
        <w:t>3</w:t>
      </w:r>
      <w:r w:rsidR="00D7511F">
        <w:rPr>
          <w:rFonts w:cs="Arial"/>
          <w:szCs w:val="22"/>
        </w:rPr>
        <w:t xml:space="preserve"> </w:t>
      </w:r>
      <w:r w:rsidR="003C6959">
        <w:rPr>
          <w:rFonts w:cs="Arial"/>
          <w:szCs w:val="22"/>
        </w:rPr>
        <w:t>-</w:t>
      </w:r>
      <w:r w:rsidR="00D7511F">
        <w:rPr>
          <w:rFonts w:cs="Arial"/>
          <w:szCs w:val="22"/>
        </w:rPr>
        <w:t xml:space="preserve"> </w:t>
      </w:r>
      <w:r w:rsidR="003C6959">
        <w:rPr>
          <w:rFonts w:cs="Arial"/>
          <w:szCs w:val="22"/>
        </w:rPr>
        <w:t>10, is an appropriate indic</w:t>
      </w:r>
      <w:r w:rsidR="00E64A01">
        <w:rPr>
          <w:rFonts w:cs="Arial"/>
          <w:szCs w:val="22"/>
        </w:rPr>
        <w:t>a</w:t>
      </w:r>
      <w:r w:rsidR="003C6959">
        <w:rPr>
          <w:rFonts w:cs="Arial"/>
          <w:szCs w:val="22"/>
        </w:rPr>
        <w:t>tor choice</w:t>
      </w:r>
      <w:r w:rsidR="00E64A01">
        <w:rPr>
          <w:rFonts w:cs="Arial"/>
          <w:szCs w:val="22"/>
        </w:rPr>
        <w:t xml:space="preserve"> for this titration</w:t>
      </w:r>
      <w:r w:rsidR="003C6959">
        <w:rPr>
          <w:rFonts w:cs="Arial"/>
          <w:szCs w:val="22"/>
        </w:rPr>
        <w:t>. Use a chemical equation to support your answer</w:t>
      </w:r>
      <w:r w:rsidRPr="00F43BA1">
        <w:rPr>
          <w:rFonts w:cs="Arial"/>
          <w:szCs w:val="22"/>
        </w:rPr>
        <w:t>.</w:t>
      </w:r>
      <w:r w:rsidR="003C6959">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00E64A01">
        <w:rPr>
          <w:rFonts w:cs="Arial"/>
          <w:szCs w:val="22"/>
        </w:rPr>
        <w:tab/>
      </w:r>
      <w:r w:rsidRPr="00F43BA1">
        <w:rPr>
          <w:rFonts w:cs="Arial"/>
          <w:szCs w:val="22"/>
        </w:rPr>
        <w:t>(</w:t>
      </w:r>
      <w:r w:rsidR="003C6959">
        <w:rPr>
          <w:rFonts w:cs="Arial"/>
          <w:szCs w:val="22"/>
        </w:rPr>
        <w:t>3</w:t>
      </w:r>
      <w:r w:rsidRPr="00F43BA1">
        <w:rPr>
          <w:rFonts w:cs="Arial"/>
          <w:szCs w:val="22"/>
        </w:rPr>
        <w:t xml:space="preserve"> mark</w:t>
      </w:r>
      <w:r w:rsidR="003C6959">
        <w:rPr>
          <w:rFonts w:cs="Arial"/>
          <w:szCs w:val="22"/>
        </w:rPr>
        <w:t>s</w:t>
      </w:r>
      <w:r w:rsidRPr="00F43BA1">
        <w:rPr>
          <w:rFonts w:cs="Arial"/>
          <w:szCs w:val="22"/>
        </w:rPr>
        <w:t>)</w:t>
      </w:r>
    </w:p>
    <w:p w:rsidR="006C6147" w:rsidP="006C6147" w:rsidRDefault="006C6147" w14:paraId="57C9761B" w14:textId="4DC1B6B2">
      <w:pPr>
        <w:ind w:left="720" w:hanging="720"/>
        <w:rPr>
          <w:rFonts w:cs="Arial"/>
          <w:szCs w:val="22"/>
        </w:rPr>
      </w:pPr>
    </w:p>
    <w:p w:rsidRPr="00F43BA1" w:rsidR="006C6147" w:rsidP="006C6147" w:rsidRDefault="006C6147" w14:paraId="66C4C8D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2658E00E" w14:textId="31DE44B7">
      <w:pPr>
        <w:ind w:left="720" w:hanging="720"/>
        <w:rPr>
          <w:rFonts w:cs="Arial"/>
          <w:szCs w:val="22"/>
        </w:rPr>
      </w:pPr>
    </w:p>
    <w:p w:rsidRPr="00F43BA1" w:rsidR="00E64A01" w:rsidP="00E64A01" w:rsidRDefault="00E64A01" w14:paraId="6F3D68C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E64A01" w:rsidP="006C6147" w:rsidRDefault="00E64A01" w14:paraId="36FEFD05" w14:textId="21EA8553">
      <w:pPr>
        <w:ind w:left="720" w:hanging="720"/>
        <w:rPr>
          <w:rFonts w:cs="Arial"/>
          <w:szCs w:val="22"/>
        </w:rPr>
      </w:pPr>
    </w:p>
    <w:p w:rsidRPr="00F43BA1" w:rsidR="00E64A01" w:rsidP="00E64A01" w:rsidRDefault="00E64A01" w14:paraId="2F16D2C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E64A01" w:rsidP="006C6147" w:rsidRDefault="00E64A01" w14:paraId="3D097694" w14:textId="3F65717F">
      <w:pPr>
        <w:ind w:left="720" w:hanging="720"/>
        <w:rPr>
          <w:rFonts w:cs="Arial"/>
          <w:szCs w:val="22"/>
        </w:rPr>
      </w:pPr>
    </w:p>
    <w:p w:rsidRPr="00F43BA1" w:rsidR="009F22C0" w:rsidP="009F22C0" w:rsidRDefault="009F22C0" w14:paraId="29FDCCF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31BFE696" w14:textId="08AD6D6A">
      <w:pPr>
        <w:ind w:left="720" w:hanging="720"/>
        <w:rPr>
          <w:rFonts w:cs="Arial"/>
          <w:szCs w:val="22"/>
        </w:rPr>
      </w:pPr>
    </w:p>
    <w:p w:rsidRPr="00F43BA1" w:rsidR="009F22C0" w:rsidP="009F22C0" w:rsidRDefault="009F22C0" w14:paraId="5D0EC57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004B1FC7" w14:textId="77777777">
      <w:pPr>
        <w:ind w:left="720" w:hanging="720"/>
        <w:rPr>
          <w:rFonts w:cs="Arial"/>
          <w:szCs w:val="22"/>
        </w:rPr>
      </w:pPr>
    </w:p>
    <w:p w:rsidRPr="00F43BA1" w:rsidR="00E64A01" w:rsidP="00E64A01" w:rsidRDefault="00E64A01" w14:paraId="6BEF2CB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E64A01" w:rsidP="006C6147" w:rsidRDefault="00E64A01" w14:paraId="6CED7004" w14:textId="77777777">
      <w:pPr>
        <w:ind w:left="720" w:hanging="720"/>
        <w:rPr>
          <w:rFonts w:cs="Arial"/>
          <w:szCs w:val="22"/>
        </w:rPr>
      </w:pPr>
    </w:p>
    <w:p w:rsidRPr="00F43BA1" w:rsidR="006C6147" w:rsidP="006C6147" w:rsidRDefault="006C6147" w14:paraId="3A9842A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7E2C0C" w:rsidRDefault="006C6147" w14:paraId="2597063B" w14:textId="77777777">
      <w:pPr>
        <w:rPr>
          <w:rFonts w:cs="Arial"/>
          <w:szCs w:val="22"/>
        </w:rPr>
      </w:pPr>
    </w:p>
    <w:p w:rsidRPr="00F43BA1" w:rsidR="006C6147" w:rsidP="006C6147" w:rsidRDefault="006C6147" w14:paraId="2DD6CE1E"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847332" w:rsidRDefault="006C6147" w14:paraId="449DCFDF" w14:textId="77777777">
      <w:pPr>
        <w:rPr>
          <w:rFonts w:cs="Arial"/>
          <w:szCs w:val="22"/>
        </w:rPr>
      </w:pPr>
    </w:p>
    <w:p w:rsidR="00847332" w:rsidRDefault="00847332" w14:paraId="0326C80F" w14:textId="77777777">
      <w:pPr>
        <w:rPr>
          <w:rFonts w:cs="Arial"/>
          <w:szCs w:val="22"/>
        </w:rPr>
      </w:pPr>
      <w:r>
        <w:rPr>
          <w:rFonts w:cs="Arial"/>
          <w:szCs w:val="22"/>
        </w:rPr>
        <w:br w:type="page"/>
      </w:r>
    </w:p>
    <w:p w:rsidR="006C6147" w:rsidP="006C6147" w:rsidRDefault="006C6147" w14:paraId="753C8988" w14:textId="380D0BBB">
      <w:pPr>
        <w:ind w:left="720" w:hanging="720"/>
        <w:rPr>
          <w:rFonts w:cs="Arial"/>
          <w:szCs w:val="22"/>
        </w:rPr>
      </w:pPr>
      <w:r>
        <w:rPr>
          <w:rFonts w:cs="Arial"/>
          <w:szCs w:val="22"/>
        </w:rPr>
        <w:t>(d)</w:t>
      </w:r>
      <w:r>
        <w:rPr>
          <w:rFonts w:cs="Arial"/>
          <w:szCs w:val="22"/>
        </w:rPr>
        <w:tab/>
      </w:r>
      <w:r w:rsidR="00847332">
        <w:rPr>
          <w:rFonts w:cs="Arial"/>
          <w:szCs w:val="22"/>
        </w:rPr>
        <w:t>Calculate the percent</w:t>
      </w:r>
      <w:r w:rsidR="00D7511F">
        <w:rPr>
          <w:rFonts w:cs="Arial"/>
          <w:szCs w:val="22"/>
        </w:rPr>
        <w:t>age</w:t>
      </w:r>
      <w:r w:rsidR="00847332">
        <w:rPr>
          <w:rFonts w:cs="Arial"/>
          <w:szCs w:val="22"/>
        </w:rPr>
        <w:t xml:space="preserve"> by mass of oxalic acid in the rhubarb leaves. State your answer to the appropriate number of significant figures</w:t>
      </w:r>
      <w:r>
        <w:rPr>
          <w:rFonts w:cs="Arial"/>
          <w:szCs w:val="22"/>
        </w:rPr>
        <w:t>.</w:t>
      </w:r>
      <w:r>
        <w:rPr>
          <w:rFonts w:cs="Arial"/>
          <w:szCs w:val="22"/>
        </w:rPr>
        <w:tab/>
      </w:r>
      <w:r w:rsidR="00847332">
        <w:rPr>
          <w:rFonts w:cs="Arial"/>
          <w:szCs w:val="22"/>
        </w:rPr>
        <w:tab/>
      </w:r>
      <w:r w:rsidR="00847332">
        <w:rPr>
          <w:rFonts w:cs="Arial"/>
          <w:szCs w:val="22"/>
        </w:rPr>
        <w:tab/>
      </w:r>
      <w:r w:rsidR="00847332">
        <w:rPr>
          <w:rFonts w:cs="Arial"/>
          <w:szCs w:val="22"/>
        </w:rPr>
        <w:tab/>
      </w:r>
      <w:r w:rsidR="00847332">
        <w:rPr>
          <w:rFonts w:cs="Arial"/>
          <w:szCs w:val="22"/>
        </w:rPr>
        <w:tab/>
      </w:r>
      <w:r>
        <w:rPr>
          <w:rFonts w:cs="Arial"/>
          <w:szCs w:val="22"/>
        </w:rPr>
        <w:t>(</w:t>
      </w:r>
      <w:r w:rsidR="00847332">
        <w:rPr>
          <w:rFonts w:cs="Arial"/>
          <w:szCs w:val="22"/>
        </w:rPr>
        <w:t>7</w:t>
      </w:r>
      <w:r>
        <w:rPr>
          <w:rFonts w:cs="Arial"/>
          <w:szCs w:val="22"/>
        </w:rPr>
        <w:t xml:space="preserve"> marks)</w:t>
      </w:r>
    </w:p>
    <w:p w:rsidR="006C6147" w:rsidP="006C6147" w:rsidRDefault="006C6147" w14:paraId="2E751959" w14:textId="77777777">
      <w:pPr>
        <w:ind w:left="720" w:hanging="720"/>
        <w:rPr>
          <w:rFonts w:cs="Arial"/>
          <w:szCs w:val="22"/>
        </w:rPr>
      </w:pPr>
    </w:p>
    <w:p w:rsidRPr="00F43BA1" w:rsidR="006C6147" w:rsidP="006C6147" w:rsidRDefault="006C6147" w14:paraId="5D5A376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690B9273" w14:textId="77777777">
      <w:pPr>
        <w:ind w:left="720" w:hanging="720"/>
        <w:rPr>
          <w:rFonts w:cs="Arial"/>
          <w:szCs w:val="22"/>
        </w:rPr>
      </w:pPr>
    </w:p>
    <w:p w:rsidRPr="00F43BA1" w:rsidR="006C6147" w:rsidP="006C6147" w:rsidRDefault="006C6147" w14:paraId="7BFE3C89"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63655026" w14:textId="1ABA84EF">
      <w:pPr>
        <w:ind w:left="720" w:hanging="720"/>
        <w:rPr>
          <w:rFonts w:cs="Arial"/>
          <w:szCs w:val="22"/>
        </w:rPr>
      </w:pPr>
    </w:p>
    <w:p w:rsidRPr="00F43BA1" w:rsidR="009F22C0" w:rsidP="009F22C0" w:rsidRDefault="009F22C0" w14:paraId="5BBA2DB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008A7BC0" w14:textId="1077E14E">
      <w:pPr>
        <w:ind w:left="720" w:hanging="720"/>
        <w:rPr>
          <w:rFonts w:cs="Arial"/>
          <w:szCs w:val="22"/>
        </w:rPr>
      </w:pPr>
    </w:p>
    <w:p w:rsidRPr="00F43BA1" w:rsidR="009F22C0" w:rsidP="009F22C0" w:rsidRDefault="009F22C0" w14:paraId="6285FFBF"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620B31E5" w14:textId="49B12F42">
      <w:pPr>
        <w:ind w:left="720" w:hanging="720"/>
        <w:rPr>
          <w:rFonts w:cs="Arial"/>
          <w:szCs w:val="22"/>
        </w:rPr>
      </w:pPr>
    </w:p>
    <w:p w:rsidRPr="00F43BA1" w:rsidR="009F22C0" w:rsidP="009F22C0" w:rsidRDefault="009F22C0" w14:paraId="0EDD98A5"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2D6ECDE5" w14:textId="6635AC3C">
      <w:pPr>
        <w:ind w:left="720" w:hanging="720"/>
        <w:rPr>
          <w:rFonts w:cs="Arial"/>
          <w:szCs w:val="22"/>
        </w:rPr>
      </w:pPr>
    </w:p>
    <w:p w:rsidRPr="00F43BA1" w:rsidR="009F22C0" w:rsidP="009F22C0" w:rsidRDefault="009F22C0" w14:paraId="65F010EF"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341D5FC6" w14:textId="45C69124">
      <w:pPr>
        <w:ind w:left="720" w:hanging="720"/>
        <w:rPr>
          <w:rFonts w:cs="Arial"/>
          <w:szCs w:val="22"/>
        </w:rPr>
      </w:pPr>
    </w:p>
    <w:p w:rsidRPr="00F43BA1" w:rsidR="009F22C0" w:rsidP="009F22C0" w:rsidRDefault="009F22C0" w14:paraId="3894758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6DBAF6A1" w14:textId="326E6DD4">
      <w:pPr>
        <w:ind w:left="720" w:hanging="720"/>
        <w:rPr>
          <w:rFonts w:cs="Arial"/>
          <w:szCs w:val="22"/>
        </w:rPr>
      </w:pPr>
    </w:p>
    <w:p w:rsidRPr="00F43BA1" w:rsidR="009F22C0" w:rsidP="009F22C0" w:rsidRDefault="009F22C0" w14:paraId="07D92E3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51781C0E" w14:textId="31CEA163">
      <w:pPr>
        <w:ind w:left="720" w:hanging="720"/>
        <w:rPr>
          <w:rFonts w:cs="Arial"/>
          <w:szCs w:val="22"/>
        </w:rPr>
      </w:pPr>
    </w:p>
    <w:p w:rsidRPr="00F43BA1" w:rsidR="009F22C0" w:rsidP="009F22C0" w:rsidRDefault="009F22C0" w14:paraId="57BAE79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5F122FA6" w14:textId="38538876">
      <w:pPr>
        <w:ind w:left="720" w:hanging="720"/>
        <w:rPr>
          <w:rFonts w:cs="Arial"/>
          <w:szCs w:val="22"/>
        </w:rPr>
      </w:pPr>
    </w:p>
    <w:p w:rsidRPr="00F43BA1" w:rsidR="009F22C0" w:rsidP="009F22C0" w:rsidRDefault="009F22C0" w14:paraId="5AD1BCE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77A6F353" w14:textId="3B48A63C">
      <w:pPr>
        <w:ind w:left="720" w:hanging="720"/>
        <w:rPr>
          <w:rFonts w:cs="Arial"/>
          <w:szCs w:val="22"/>
        </w:rPr>
      </w:pPr>
    </w:p>
    <w:p w:rsidRPr="00F43BA1" w:rsidR="009F22C0" w:rsidP="009F22C0" w:rsidRDefault="009F22C0" w14:paraId="39DB814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6D1E2E1A" w14:textId="0F1C714C">
      <w:pPr>
        <w:ind w:left="720" w:hanging="720"/>
        <w:rPr>
          <w:rFonts w:cs="Arial"/>
          <w:szCs w:val="22"/>
        </w:rPr>
      </w:pPr>
    </w:p>
    <w:p w:rsidRPr="00F43BA1" w:rsidR="009F22C0" w:rsidP="009F22C0" w:rsidRDefault="009F22C0" w14:paraId="33A59E8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51332F2C" w14:textId="73BF57F6">
      <w:pPr>
        <w:ind w:left="720" w:hanging="720"/>
        <w:rPr>
          <w:rFonts w:cs="Arial"/>
          <w:szCs w:val="22"/>
        </w:rPr>
      </w:pPr>
    </w:p>
    <w:p w:rsidRPr="00F43BA1" w:rsidR="009F22C0" w:rsidP="009F22C0" w:rsidRDefault="009F22C0" w14:paraId="7156214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0E9E7E0B" w14:textId="77777777">
      <w:pPr>
        <w:ind w:left="720" w:hanging="720"/>
        <w:rPr>
          <w:rFonts w:cs="Arial"/>
          <w:szCs w:val="22"/>
        </w:rPr>
      </w:pPr>
    </w:p>
    <w:p w:rsidRPr="00F43BA1" w:rsidR="009F22C0" w:rsidP="009F22C0" w:rsidRDefault="009F22C0" w14:paraId="003B185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P="006C6147" w:rsidRDefault="009F22C0" w14:paraId="23369692" w14:textId="77777777">
      <w:pPr>
        <w:ind w:left="720" w:hanging="720"/>
        <w:rPr>
          <w:rFonts w:cs="Arial"/>
          <w:szCs w:val="22"/>
        </w:rPr>
      </w:pPr>
    </w:p>
    <w:p w:rsidRPr="00F43BA1" w:rsidR="006C6147" w:rsidP="006C6147" w:rsidRDefault="006C6147" w14:paraId="40C0AFB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3B2237F4" w14:textId="7C94F554">
      <w:pPr>
        <w:ind w:left="720" w:hanging="720"/>
        <w:rPr>
          <w:rFonts w:cs="Arial"/>
          <w:szCs w:val="22"/>
        </w:rPr>
      </w:pPr>
    </w:p>
    <w:p w:rsidRPr="00F43BA1" w:rsidR="004A4B0E" w:rsidP="004A4B0E" w:rsidRDefault="004A4B0E" w14:paraId="5428A40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A4B0E" w:rsidP="006C6147" w:rsidRDefault="004A4B0E" w14:paraId="79949518" w14:textId="77777777">
      <w:pPr>
        <w:ind w:left="720" w:hanging="720"/>
        <w:rPr>
          <w:rFonts w:cs="Arial"/>
          <w:szCs w:val="22"/>
        </w:rPr>
      </w:pPr>
    </w:p>
    <w:p w:rsidRPr="00F43BA1" w:rsidR="006C6147" w:rsidP="006C6147" w:rsidRDefault="006C6147" w14:paraId="2AC96D20"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629FB" w:rsidP="00425F7C" w:rsidRDefault="008629FB" w14:paraId="7E20CACB" w14:textId="76225989">
      <w:pPr>
        <w:spacing w:line="360" w:lineRule="auto"/>
        <w:rPr>
          <w:rFonts w:cs="Arial"/>
          <w:szCs w:val="22"/>
        </w:rPr>
      </w:pPr>
    </w:p>
    <w:p w:rsidR="006C6147" w:rsidP="006C6147" w:rsidRDefault="006C6147" w14:paraId="645B721D" w14:textId="3DB0DDBE">
      <w:pPr>
        <w:ind w:left="720" w:hanging="720"/>
        <w:rPr>
          <w:rFonts w:cs="Arial"/>
          <w:szCs w:val="22"/>
        </w:rPr>
      </w:pPr>
      <w:r>
        <w:rPr>
          <w:rFonts w:cs="Arial"/>
          <w:szCs w:val="22"/>
        </w:rPr>
        <w:t>(e)</w:t>
      </w:r>
      <w:r>
        <w:rPr>
          <w:rFonts w:cs="Arial"/>
          <w:szCs w:val="22"/>
        </w:rPr>
        <w:tab/>
      </w:r>
      <w:r>
        <w:rPr>
          <w:rFonts w:cs="Arial"/>
          <w:szCs w:val="22"/>
        </w:rPr>
        <w:t xml:space="preserve">Calculate the </w:t>
      </w:r>
      <w:r w:rsidR="009F22C0">
        <w:rPr>
          <w:rFonts w:cs="Arial"/>
          <w:szCs w:val="22"/>
        </w:rPr>
        <w:t>mass of rhubarb leaves that would need to be ingested by an average 70 kg person, to result in a lethal dose of oxalic acid being consumed</w:t>
      </w:r>
      <w:r>
        <w:rPr>
          <w:rFonts w:cs="Arial"/>
          <w:szCs w:val="22"/>
        </w:rPr>
        <w:t>.</w:t>
      </w:r>
      <w:r>
        <w:rPr>
          <w:rFonts w:cs="Arial"/>
          <w:szCs w:val="22"/>
        </w:rPr>
        <w:tab/>
      </w:r>
      <w:r w:rsidR="009F22C0">
        <w:rPr>
          <w:rFonts w:cs="Arial"/>
          <w:szCs w:val="22"/>
        </w:rPr>
        <w:tab/>
      </w:r>
      <w:r w:rsidR="009F22C0">
        <w:rPr>
          <w:rFonts w:cs="Arial"/>
          <w:szCs w:val="22"/>
        </w:rPr>
        <w:tab/>
      </w:r>
      <w:r>
        <w:rPr>
          <w:rFonts w:cs="Arial"/>
          <w:szCs w:val="22"/>
        </w:rPr>
        <w:t>(</w:t>
      </w:r>
      <w:r w:rsidR="009F22C0">
        <w:rPr>
          <w:rFonts w:cs="Arial"/>
          <w:szCs w:val="22"/>
        </w:rPr>
        <w:t>2</w:t>
      </w:r>
      <w:r>
        <w:rPr>
          <w:rFonts w:cs="Arial"/>
          <w:szCs w:val="22"/>
        </w:rPr>
        <w:t xml:space="preserve"> marks)</w:t>
      </w:r>
    </w:p>
    <w:p w:rsidR="006C6147" w:rsidP="006C6147" w:rsidRDefault="006C6147" w14:paraId="2335ACDC" w14:textId="77777777">
      <w:pPr>
        <w:ind w:left="720" w:hanging="720"/>
        <w:rPr>
          <w:rFonts w:cs="Arial"/>
          <w:szCs w:val="22"/>
        </w:rPr>
      </w:pPr>
    </w:p>
    <w:p w:rsidRPr="00F43BA1" w:rsidR="006C6147" w:rsidP="006C6147" w:rsidRDefault="006C6147" w14:paraId="5D35441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5F823431" w14:textId="77777777">
      <w:pPr>
        <w:ind w:left="720" w:hanging="720"/>
        <w:rPr>
          <w:rFonts w:cs="Arial"/>
          <w:szCs w:val="22"/>
        </w:rPr>
      </w:pPr>
    </w:p>
    <w:p w:rsidRPr="00F43BA1" w:rsidR="006C6147" w:rsidP="006C6147" w:rsidRDefault="006C6147" w14:paraId="2119361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5F3CAE40" w14:textId="77777777">
      <w:pPr>
        <w:ind w:left="720" w:hanging="720"/>
        <w:rPr>
          <w:rFonts w:cs="Arial"/>
          <w:szCs w:val="22"/>
        </w:rPr>
      </w:pPr>
    </w:p>
    <w:p w:rsidRPr="00F43BA1" w:rsidR="006C6147" w:rsidP="006C6147" w:rsidRDefault="006C6147" w14:paraId="35F5B94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2ED26F9A" w14:textId="77777777">
      <w:pPr>
        <w:ind w:left="720" w:hanging="720"/>
        <w:rPr>
          <w:rFonts w:cs="Arial"/>
          <w:szCs w:val="22"/>
        </w:rPr>
      </w:pPr>
    </w:p>
    <w:p w:rsidRPr="00F43BA1" w:rsidR="006C6147" w:rsidP="006C6147" w:rsidRDefault="006C6147" w14:paraId="5A103C5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3BE89852" w14:textId="77777777">
      <w:pPr>
        <w:ind w:left="720" w:hanging="720"/>
        <w:rPr>
          <w:rFonts w:cs="Arial"/>
          <w:szCs w:val="22"/>
        </w:rPr>
      </w:pPr>
    </w:p>
    <w:p w:rsidRPr="00F43BA1" w:rsidR="006C6147" w:rsidP="006C6147" w:rsidRDefault="006C6147" w14:paraId="6528682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5A300B90" w14:textId="77777777">
      <w:pPr>
        <w:ind w:left="720" w:hanging="720"/>
        <w:rPr>
          <w:rFonts w:cs="Arial"/>
          <w:szCs w:val="22"/>
        </w:rPr>
      </w:pPr>
    </w:p>
    <w:p w:rsidRPr="00F43BA1" w:rsidR="006C6147" w:rsidP="006C6147" w:rsidRDefault="006C6147" w14:paraId="00386F0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10081F9C" w14:textId="77777777">
      <w:pPr>
        <w:ind w:left="720" w:hanging="720"/>
        <w:rPr>
          <w:rFonts w:cs="Arial"/>
          <w:szCs w:val="22"/>
        </w:rPr>
      </w:pPr>
    </w:p>
    <w:p w:rsidRPr="00F43BA1" w:rsidR="006C6147" w:rsidP="006C6147" w:rsidRDefault="006C6147" w14:paraId="22B162C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726648" w:rsidP="009F22C0" w:rsidRDefault="00726648" w14:paraId="14B4C5DC" w14:textId="77777777">
      <w:pPr>
        <w:rPr>
          <w:rFonts w:cs="Arial"/>
          <w:szCs w:val="22"/>
        </w:rPr>
      </w:pPr>
    </w:p>
    <w:p w:rsidR="006C6147" w:rsidP="004A4B0E" w:rsidRDefault="006C6147" w14:paraId="7F52BC07" w14:textId="11C3A222">
      <w:pPr>
        <w:rPr>
          <w:rFonts w:cs="Arial"/>
          <w:szCs w:val="22"/>
        </w:rPr>
      </w:pPr>
      <w:r w:rsidRPr="00F43BA1">
        <w:rPr>
          <w:rFonts w:cs="Arial"/>
          <w:szCs w:val="22"/>
        </w:rPr>
        <w:tab/>
      </w:r>
      <w:r w:rsidRPr="00F43BA1">
        <w:rPr>
          <w:rFonts w:cs="Arial"/>
          <w:szCs w:val="22"/>
        </w:rPr>
        <w:t>________________________________________________________________________</w:t>
      </w:r>
    </w:p>
    <w:p w:rsidR="009F22C0" w:rsidRDefault="009F22C0" w14:paraId="7EDC7C0D" w14:textId="77777777">
      <w:pPr>
        <w:rPr>
          <w:rFonts w:cs="Arial"/>
          <w:szCs w:val="22"/>
        </w:rPr>
      </w:pPr>
      <w:r>
        <w:rPr>
          <w:rFonts w:cs="Arial"/>
          <w:szCs w:val="22"/>
        </w:rPr>
        <w:br w:type="page"/>
      </w:r>
    </w:p>
    <w:p w:rsidR="00D7511F" w:rsidP="00492158" w:rsidRDefault="00D7511F" w14:paraId="5807485A" w14:textId="2F0D8F75">
      <w:pPr>
        <w:rPr>
          <w:rFonts w:cs="Arial"/>
          <w:szCs w:val="22"/>
        </w:rPr>
      </w:pPr>
      <w:r>
        <w:rPr>
          <w:rFonts w:cs="Arial"/>
          <w:szCs w:val="22"/>
        </w:rPr>
        <w:t>The student considered possible improvements to their investigation</w:t>
      </w:r>
      <w:r w:rsidR="00492158">
        <w:rPr>
          <w:rFonts w:cs="Arial"/>
          <w:szCs w:val="22"/>
        </w:rPr>
        <w:t>. O</w:t>
      </w:r>
      <w:r>
        <w:rPr>
          <w:rFonts w:cs="Arial"/>
          <w:szCs w:val="22"/>
        </w:rPr>
        <w:t xml:space="preserve">ne </w:t>
      </w:r>
      <w:r w:rsidR="00492158">
        <w:rPr>
          <w:rFonts w:cs="Arial"/>
          <w:szCs w:val="22"/>
        </w:rPr>
        <w:t>of the proposals was designed to increase the reliability of the data collected, whilst the other intended to increase the validity of the data collected.</w:t>
      </w:r>
    </w:p>
    <w:p w:rsidR="00D7511F" w:rsidP="006C6147" w:rsidRDefault="00D7511F" w14:paraId="1327F601" w14:textId="77777777">
      <w:pPr>
        <w:ind w:left="720" w:hanging="720"/>
        <w:rPr>
          <w:rFonts w:cs="Arial"/>
          <w:szCs w:val="22"/>
        </w:rPr>
      </w:pPr>
    </w:p>
    <w:p w:rsidR="006C6147" w:rsidP="006C6147" w:rsidRDefault="006C6147" w14:paraId="136777CF" w14:textId="50D0DBA9">
      <w:pPr>
        <w:ind w:left="720" w:hanging="720"/>
        <w:rPr>
          <w:rFonts w:cs="Arial"/>
          <w:szCs w:val="22"/>
        </w:rPr>
      </w:pPr>
      <w:r>
        <w:rPr>
          <w:rFonts w:cs="Arial"/>
          <w:szCs w:val="22"/>
        </w:rPr>
        <w:t>(f)</w:t>
      </w:r>
      <w:r>
        <w:rPr>
          <w:rFonts w:cs="Arial"/>
          <w:szCs w:val="22"/>
        </w:rPr>
        <w:tab/>
      </w:r>
      <w:r w:rsidR="00D7511F">
        <w:rPr>
          <w:rFonts w:cs="Arial"/>
          <w:szCs w:val="22"/>
        </w:rPr>
        <w:t>I</w:t>
      </w:r>
      <w:r w:rsidR="009F22C0">
        <w:rPr>
          <w:rFonts w:cs="Arial"/>
          <w:szCs w:val="22"/>
        </w:rPr>
        <w:t xml:space="preserve">dentify </w:t>
      </w:r>
      <w:r w:rsidR="00D7511F">
        <w:rPr>
          <w:rFonts w:cs="Arial"/>
          <w:szCs w:val="22"/>
        </w:rPr>
        <w:t>which</w:t>
      </w:r>
      <w:r w:rsidR="009F22C0">
        <w:rPr>
          <w:rFonts w:cs="Arial"/>
          <w:szCs w:val="22"/>
        </w:rPr>
        <w:t xml:space="preserve"> </w:t>
      </w:r>
      <w:r w:rsidR="00492158">
        <w:rPr>
          <w:rFonts w:cs="Arial"/>
          <w:szCs w:val="22"/>
        </w:rPr>
        <w:t xml:space="preserve">suggested </w:t>
      </w:r>
      <w:r w:rsidR="00D7511F">
        <w:rPr>
          <w:rFonts w:cs="Arial"/>
          <w:szCs w:val="22"/>
        </w:rPr>
        <w:t xml:space="preserve">improvement </w:t>
      </w:r>
      <w:r w:rsidR="009F22C0">
        <w:rPr>
          <w:rFonts w:cs="Arial"/>
          <w:szCs w:val="22"/>
        </w:rPr>
        <w:t>would increase the reliability</w:t>
      </w:r>
      <w:r w:rsidR="00D7511F">
        <w:rPr>
          <w:rFonts w:cs="Arial"/>
          <w:szCs w:val="22"/>
        </w:rPr>
        <w:t xml:space="preserve"> and which would increase the</w:t>
      </w:r>
      <w:r w:rsidR="009F22C0">
        <w:rPr>
          <w:rFonts w:cs="Arial"/>
          <w:szCs w:val="22"/>
        </w:rPr>
        <w:t xml:space="preserve"> validity</w:t>
      </w:r>
      <w:r>
        <w:rPr>
          <w:rFonts w:cs="Arial"/>
          <w:szCs w:val="22"/>
        </w:rPr>
        <w:t>.</w:t>
      </w:r>
      <w:r w:rsidR="00F664D5">
        <w:rPr>
          <w:rFonts w:cs="Arial"/>
          <w:szCs w:val="22"/>
        </w:rPr>
        <w:tab/>
      </w:r>
      <w:r>
        <w:rPr>
          <w:rFonts w:cs="Arial"/>
          <w:szCs w:val="22"/>
        </w:rPr>
        <w:tab/>
      </w:r>
      <w:r w:rsidR="00D7511F">
        <w:rPr>
          <w:rFonts w:cs="Arial"/>
          <w:szCs w:val="22"/>
        </w:rPr>
        <w:tab/>
      </w:r>
      <w:r w:rsidR="00D7511F">
        <w:rPr>
          <w:rFonts w:cs="Arial"/>
          <w:szCs w:val="22"/>
        </w:rPr>
        <w:tab/>
      </w:r>
      <w:r w:rsidR="00492158">
        <w:rPr>
          <w:rFonts w:cs="Arial"/>
          <w:szCs w:val="22"/>
        </w:rPr>
        <w:tab/>
      </w:r>
      <w:r w:rsidR="00492158">
        <w:rPr>
          <w:rFonts w:cs="Arial"/>
          <w:szCs w:val="22"/>
        </w:rPr>
        <w:tab/>
      </w:r>
      <w:r w:rsidR="00492158">
        <w:rPr>
          <w:rFonts w:cs="Arial"/>
          <w:szCs w:val="22"/>
        </w:rPr>
        <w:tab/>
      </w:r>
      <w:r w:rsidR="00492158">
        <w:rPr>
          <w:rFonts w:cs="Arial"/>
          <w:szCs w:val="22"/>
        </w:rPr>
        <w:tab/>
      </w:r>
      <w:r w:rsidR="00D7511F">
        <w:rPr>
          <w:rFonts w:cs="Arial"/>
          <w:szCs w:val="22"/>
        </w:rPr>
        <w:tab/>
      </w:r>
      <w:r>
        <w:rPr>
          <w:rFonts w:cs="Arial"/>
          <w:szCs w:val="22"/>
        </w:rPr>
        <w:t>(</w:t>
      </w:r>
      <w:r w:rsidR="00F542C3">
        <w:rPr>
          <w:rFonts w:cs="Arial"/>
          <w:szCs w:val="22"/>
        </w:rPr>
        <w:t>2</w:t>
      </w:r>
      <w:r>
        <w:rPr>
          <w:rFonts w:cs="Arial"/>
          <w:szCs w:val="22"/>
        </w:rPr>
        <w:t xml:space="preserve"> marks)</w:t>
      </w:r>
    </w:p>
    <w:p w:rsidR="006C6147" w:rsidP="006C6147" w:rsidRDefault="006C6147" w14:paraId="036C0D9B" w14:textId="77777777">
      <w:pPr>
        <w:ind w:left="720" w:hanging="720"/>
        <w:rPr>
          <w:rFonts w:cs="Arial"/>
          <w:szCs w:val="22"/>
        </w:rPr>
      </w:pPr>
    </w:p>
    <w:tbl>
      <w:tblPr>
        <w:tblStyle w:val="TableGrid"/>
        <w:tblW w:w="0" w:type="auto"/>
        <w:tblInd w:w="704" w:type="dxa"/>
        <w:tblLook w:val="04A0" w:firstRow="1" w:lastRow="0" w:firstColumn="1" w:lastColumn="0" w:noHBand="0" w:noVBand="1"/>
      </w:tblPr>
      <w:tblGrid>
        <w:gridCol w:w="5245"/>
        <w:gridCol w:w="3567"/>
      </w:tblGrid>
      <w:tr w:rsidR="00F542C3" w:rsidTr="00F664D5" w14:paraId="6AF093C5" w14:textId="77777777">
        <w:trPr>
          <w:trHeight w:val="879"/>
        </w:trPr>
        <w:tc>
          <w:tcPr>
            <w:tcW w:w="5245" w:type="dxa"/>
            <w:tcBorders>
              <w:bottom w:val="single" w:color="auto" w:sz="4" w:space="0"/>
            </w:tcBorders>
            <w:vAlign w:val="center"/>
          </w:tcPr>
          <w:p w:rsidR="00F542C3" w:rsidP="00F542C3" w:rsidRDefault="00F542C3" w14:paraId="21BEFC30" w14:textId="77777777">
            <w:pPr>
              <w:jc w:val="center"/>
              <w:rPr>
                <w:rFonts w:cs="Arial"/>
                <w:szCs w:val="22"/>
              </w:rPr>
            </w:pPr>
          </w:p>
        </w:tc>
        <w:tc>
          <w:tcPr>
            <w:tcW w:w="3567" w:type="dxa"/>
            <w:tcBorders>
              <w:bottom w:val="single" w:color="auto" w:sz="4" w:space="0"/>
            </w:tcBorders>
            <w:vAlign w:val="center"/>
          </w:tcPr>
          <w:p w:rsidR="00F542C3" w:rsidP="00F542C3" w:rsidRDefault="00F542C3" w14:paraId="2B80FE9C" w14:textId="77777777">
            <w:pPr>
              <w:ind w:left="880" w:hanging="851"/>
              <w:jc w:val="center"/>
              <w:rPr>
                <w:rFonts w:cs="Arial"/>
                <w:szCs w:val="22"/>
              </w:rPr>
            </w:pPr>
            <w:r>
              <w:rPr>
                <w:rFonts w:cs="Arial"/>
                <w:szCs w:val="22"/>
              </w:rPr>
              <w:t>Which is increased?</w:t>
            </w:r>
          </w:p>
          <w:p w:rsidRPr="00A01DE3" w:rsidR="00F542C3" w:rsidP="00F542C3" w:rsidRDefault="00F542C3" w14:paraId="36DD82D2" w14:textId="6721B392">
            <w:pPr>
              <w:ind w:left="880" w:hanging="851"/>
              <w:jc w:val="center"/>
              <w:rPr>
                <w:rFonts w:cs="Arial"/>
                <w:szCs w:val="22"/>
              </w:rPr>
            </w:pPr>
            <w:r>
              <w:rPr>
                <w:rFonts w:cs="Arial"/>
                <w:szCs w:val="22"/>
              </w:rPr>
              <w:t>(state ‘reliability’ or ‘validity’)</w:t>
            </w:r>
          </w:p>
        </w:tc>
      </w:tr>
      <w:tr w:rsidR="00F542C3" w:rsidTr="00F542C3" w14:paraId="7E33324C" w14:textId="77777777">
        <w:trPr>
          <w:trHeight w:val="1134"/>
        </w:trPr>
        <w:tc>
          <w:tcPr>
            <w:tcW w:w="5245" w:type="dxa"/>
            <w:tcBorders>
              <w:bottom w:val="single" w:color="auto" w:sz="4" w:space="0"/>
            </w:tcBorders>
            <w:vAlign w:val="center"/>
          </w:tcPr>
          <w:p w:rsidRPr="00A01DE3" w:rsidR="00F542C3" w:rsidP="00F542C3" w:rsidRDefault="00F542C3" w14:paraId="2C325C33" w14:textId="558D6ACD">
            <w:pPr>
              <w:jc w:val="center"/>
              <w:rPr>
                <w:rFonts w:cs="Arial"/>
                <w:szCs w:val="22"/>
              </w:rPr>
            </w:pPr>
            <w:r>
              <w:rPr>
                <w:rFonts w:cs="Arial"/>
                <w:szCs w:val="22"/>
              </w:rPr>
              <w:t>Sampling leaves from different rhubarb plants grown in different geographical regions.</w:t>
            </w:r>
          </w:p>
        </w:tc>
        <w:tc>
          <w:tcPr>
            <w:tcW w:w="3567" w:type="dxa"/>
            <w:tcBorders>
              <w:bottom w:val="single" w:color="auto" w:sz="4" w:space="0"/>
            </w:tcBorders>
            <w:vAlign w:val="center"/>
          </w:tcPr>
          <w:p w:rsidRPr="00A01DE3" w:rsidR="00F542C3" w:rsidP="00F542C3" w:rsidRDefault="00F542C3" w14:paraId="2307D2EA" w14:textId="77777777">
            <w:pPr>
              <w:ind w:left="880" w:hanging="851"/>
              <w:jc w:val="center"/>
              <w:rPr>
                <w:rFonts w:cs="Arial"/>
                <w:szCs w:val="22"/>
              </w:rPr>
            </w:pPr>
          </w:p>
        </w:tc>
      </w:tr>
      <w:tr w:rsidR="00F542C3" w:rsidTr="00F542C3" w14:paraId="192F24F2" w14:textId="77777777">
        <w:trPr>
          <w:trHeight w:val="1134"/>
        </w:trPr>
        <w:tc>
          <w:tcPr>
            <w:tcW w:w="5245" w:type="dxa"/>
            <w:tcBorders>
              <w:bottom w:val="single" w:color="auto" w:sz="4" w:space="0"/>
            </w:tcBorders>
            <w:vAlign w:val="center"/>
          </w:tcPr>
          <w:p w:rsidRPr="006C6147" w:rsidR="00F542C3" w:rsidP="00F542C3" w:rsidRDefault="00F542C3" w14:paraId="0D1D7EE8" w14:textId="15C6F9F8">
            <w:pPr>
              <w:jc w:val="center"/>
              <w:rPr>
                <w:rFonts w:cs="Arial"/>
                <w:szCs w:val="22"/>
              </w:rPr>
            </w:pPr>
            <w:r>
              <w:rPr>
                <w:rFonts w:cs="Arial"/>
                <w:szCs w:val="22"/>
              </w:rPr>
              <w:t xml:space="preserve">Repeating the </w:t>
            </w:r>
            <w:r w:rsidR="00F664D5">
              <w:rPr>
                <w:rFonts w:cs="Arial"/>
                <w:szCs w:val="22"/>
              </w:rPr>
              <w:t xml:space="preserve">volumetric </w:t>
            </w:r>
            <w:r>
              <w:rPr>
                <w:rFonts w:cs="Arial"/>
                <w:szCs w:val="22"/>
              </w:rPr>
              <w:t>analysis several times to obtain an average titre.</w:t>
            </w:r>
          </w:p>
        </w:tc>
        <w:tc>
          <w:tcPr>
            <w:tcW w:w="3567" w:type="dxa"/>
            <w:tcBorders>
              <w:bottom w:val="single" w:color="auto" w:sz="4" w:space="0"/>
            </w:tcBorders>
            <w:vAlign w:val="center"/>
          </w:tcPr>
          <w:p w:rsidRPr="00A01DE3" w:rsidR="00F542C3" w:rsidP="00F542C3" w:rsidRDefault="00F542C3" w14:paraId="3F9A2FF8" w14:textId="77777777">
            <w:pPr>
              <w:ind w:left="880" w:hanging="851"/>
              <w:jc w:val="center"/>
              <w:rPr>
                <w:rFonts w:cs="Arial"/>
                <w:szCs w:val="22"/>
              </w:rPr>
            </w:pPr>
          </w:p>
        </w:tc>
      </w:tr>
    </w:tbl>
    <w:p w:rsidR="00F664D5" w:rsidP="00810348" w:rsidRDefault="00F664D5" w14:paraId="670B2CB9" w14:textId="77777777">
      <w:pPr>
        <w:spacing w:line="360" w:lineRule="auto"/>
        <w:rPr>
          <w:rFonts w:cs="Arial"/>
          <w:bCs/>
          <w:szCs w:val="22"/>
        </w:rPr>
      </w:pPr>
    </w:p>
    <w:p w:rsidR="006C6147" w:rsidRDefault="00F664D5" w14:paraId="3ED9B24A" w14:textId="65DAF996">
      <w:pPr>
        <w:rPr>
          <w:rFonts w:cs="Arial"/>
          <w:bCs/>
          <w:szCs w:val="22"/>
        </w:rPr>
      </w:pPr>
      <w:r>
        <w:rPr>
          <w:rFonts w:cs="Arial"/>
          <w:bCs/>
          <w:szCs w:val="22"/>
        </w:rPr>
        <w:t>Consider the impact of incorrectly rinsing the burette with water in this titration</w:t>
      </w:r>
      <w:r w:rsidR="006C6147">
        <w:rPr>
          <w:rFonts w:cs="Arial"/>
          <w:bCs/>
          <w:szCs w:val="22"/>
        </w:rPr>
        <w:t>.</w:t>
      </w:r>
    </w:p>
    <w:p w:rsidR="006C6147" w:rsidP="00640D16" w:rsidRDefault="006C6147" w14:paraId="4CC18D8B" w14:textId="385FDCD9">
      <w:pPr>
        <w:rPr>
          <w:rFonts w:cs="Arial"/>
          <w:bCs/>
          <w:szCs w:val="22"/>
        </w:rPr>
      </w:pPr>
    </w:p>
    <w:p w:rsidR="006C6147" w:rsidP="006C6147" w:rsidRDefault="006C6147" w14:paraId="50A83205" w14:textId="68C1B6E8">
      <w:pPr>
        <w:ind w:left="720" w:hanging="720"/>
        <w:rPr>
          <w:rFonts w:cs="Arial"/>
          <w:bCs/>
          <w:szCs w:val="22"/>
        </w:rPr>
      </w:pPr>
      <w:r>
        <w:rPr>
          <w:rFonts w:cs="Arial"/>
          <w:bCs/>
          <w:szCs w:val="22"/>
        </w:rPr>
        <w:t>(g)</w:t>
      </w:r>
      <w:r>
        <w:rPr>
          <w:rFonts w:cs="Arial"/>
          <w:bCs/>
          <w:szCs w:val="22"/>
        </w:rPr>
        <w:tab/>
      </w:r>
      <w:r w:rsidR="00F664D5">
        <w:rPr>
          <w:rFonts w:cs="Arial"/>
          <w:bCs/>
          <w:szCs w:val="22"/>
        </w:rPr>
        <w:t xml:space="preserve">State and explain the effect </w:t>
      </w:r>
      <w:r w:rsidR="0031539F">
        <w:rPr>
          <w:rFonts w:cs="Arial"/>
          <w:bCs/>
          <w:szCs w:val="22"/>
        </w:rPr>
        <w:t xml:space="preserve">of </w:t>
      </w:r>
      <w:r w:rsidR="00F664D5">
        <w:rPr>
          <w:rFonts w:cs="Arial"/>
          <w:bCs/>
          <w:szCs w:val="22"/>
        </w:rPr>
        <w:t>this error on the calculated percent</w:t>
      </w:r>
      <w:r w:rsidR="002D02D6">
        <w:rPr>
          <w:rFonts w:cs="Arial"/>
          <w:bCs/>
          <w:szCs w:val="22"/>
        </w:rPr>
        <w:t>age</w:t>
      </w:r>
      <w:r w:rsidR="00F664D5">
        <w:rPr>
          <w:rFonts w:cs="Arial"/>
          <w:bCs/>
          <w:szCs w:val="22"/>
        </w:rPr>
        <w:t xml:space="preserve"> by mass of oxalic acid in the rhubarb leaves</w:t>
      </w:r>
      <w:r>
        <w:rPr>
          <w:rFonts w:cs="Arial"/>
          <w:bCs/>
          <w:szCs w:val="22"/>
        </w:rPr>
        <w:t>.</w:t>
      </w:r>
      <w:r>
        <w:rPr>
          <w:rFonts w:cs="Arial"/>
          <w:bCs/>
          <w:szCs w:val="22"/>
        </w:rPr>
        <w:tab/>
      </w:r>
      <w:r>
        <w:rPr>
          <w:rFonts w:cs="Arial"/>
          <w:bCs/>
          <w:szCs w:val="22"/>
        </w:rPr>
        <w:tab/>
      </w:r>
      <w:r>
        <w:rPr>
          <w:rFonts w:cs="Arial"/>
          <w:bCs/>
          <w:szCs w:val="22"/>
        </w:rPr>
        <w:tab/>
      </w:r>
      <w:r w:rsidR="00F664D5">
        <w:rPr>
          <w:rFonts w:cs="Arial"/>
          <w:bCs/>
          <w:szCs w:val="22"/>
        </w:rPr>
        <w:tab/>
      </w:r>
      <w:r w:rsidR="00F664D5">
        <w:rPr>
          <w:rFonts w:cs="Arial"/>
          <w:bCs/>
          <w:szCs w:val="22"/>
        </w:rPr>
        <w:tab/>
      </w:r>
      <w:r w:rsidR="00F664D5">
        <w:rPr>
          <w:rFonts w:cs="Arial"/>
          <w:bCs/>
          <w:szCs w:val="22"/>
        </w:rPr>
        <w:tab/>
      </w:r>
      <w:r w:rsidR="0031539F">
        <w:rPr>
          <w:rFonts w:cs="Arial"/>
          <w:bCs/>
          <w:szCs w:val="22"/>
        </w:rPr>
        <w:tab/>
      </w:r>
      <w:r>
        <w:rPr>
          <w:rFonts w:cs="Arial"/>
          <w:bCs/>
          <w:szCs w:val="22"/>
        </w:rPr>
        <w:tab/>
      </w:r>
      <w:r>
        <w:rPr>
          <w:rFonts w:cs="Arial"/>
          <w:bCs/>
          <w:szCs w:val="22"/>
        </w:rPr>
        <w:t>(2 marks)</w:t>
      </w:r>
    </w:p>
    <w:p w:rsidR="006C6147" w:rsidP="006C6147" w:rsidRDefault="006C6147" w14:paraId="0469CE52" w14:textId="35AE04FE">
      <w:pPr>
        <w:ind w:left="720" w:hanging="720"/>
        <w:rPr>
          <w:rFonts w:cs="Arial"/>
          <w:bCs/>
          <w:szCs w:val="22"/>
        </w:rPr>
      </w:pPr>
    </w:p>
    <w:p w:rsidRPr="00F43BA1" w:rsidR="00F664D5" w:rsidP="00F664D5" w:rsidRDefault="00F664D5" w14:paraId="5C8706D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6C6147" w:rsidP="006C6147" w:rsidRDefault="006C6147" w14:paraId="70025BB6" w14:textId="431D8E24">
      <w:pPr>
        <w:ind w:left="720" w:hanging="720"/>
        <w:rPr>
          <w:rFonts w:cs="Arial"/>
          <w:bCs/>
          <w:szCs w:val="22"/>
        </w:rPr>
      </w:pPr>
    </w:p>
    <w:p w:rsidRPr="00F43BA1" w:rsidR="00F664D5" w:rsidP="00F664D5" w:rsidRDefault="00F664D5" w14:paraId="1AA4DD5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F664D5" w:rsidP="006C6147" w:rsidRDefault="00F664D5" w14:paraId="5FE2CB79" w14:textId="41CC1A2A">
      <w:pPr>
        <w:ind w:left="720" w:hanging="720"/>
        <w:rPr>
          <w:rFonts w:cs="Arial"/>
          <w:bCs/>
          <w:szCs w:val="22"/>
        </w:rPr>
      </w:pPr>
    </w:p>
    <w:p w:rsidRPr="00F43BA1" w:rsidR="00F664D5" w:rsidP="00F664D5" w:rsidRDefault="00F664D5" w14:paraId="03E4AF10"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F664D5" w:rsidP="006C6147" w:rsidRDefault="00F664D5" w14:paraId="4E1482A4" w14:textId="771CB859">
      <w:pPr>
        <w:ind w:left="720" w:hanging="720"/>
        <w:rPr>
          <w:rFonts w:cs="Arial"/>
          <w:bCs/>
          <w:szCs w:val="22"/>
        </w:rPr>
      </w:pPr>
    </w:p>
    <w:p w:rsidRPr="00F43BA1" w:rsidR="00F664D5" w:rsidP="00F664D5" w:rsidRDefault="00F664D5" w14:paraId="5E090D7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F664D5" w:rsidP="006C6147" w:rsidRDefault="00F664D5" w14:paraId="23D92FBC" w14:textId="1C55B990">
      <w:pPr>
        <w:ind w:left="720" w:hanging="720"/>
        <w:rPr>
          <w:rFonts w:cs="Arial"/>
          <w:bCs/>
          <w:szCs w:val="22"/>
        </w:rPr>
      </w:pPr>
    </w:p>
    <w:p w:rsidRPr="00F43BA1" w:rsidR="00F664D5" w:rsidP="00F664D5" w:rsidRDefault="00F664D5" w14:paraId="215631A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F664D5" w:rsidP="006C6147" w:rsidRDefault="00F664D5" w14:paraId="1FBC996A" w14:textId="77777777">
      <w:pPr>
        <w:ind w:left="720" w:hanging="720"/>
        <w:rPr>
          <w:rFonts w:cs="Arial"/>
          <w:bCs/>
          <w:szCs w:val="22"/>
        </w:rPr>
      </w:pPr>
    </w:p>
    <w:p w:rsidRPr="006C6147" w:rsidR="000D2867" w:rsidP="00F664D5" w:rsidRDefault="000D2867" w14:paraId="17159945" w14:textId="77777777">
      <w:pPr>
        <w:rPr>
          <w:rFonts w:cs="Arial"/>
          <w:bCs/>
          <w:szCs w:val="22"/>
        </w:rPr>
      </w:pPr>
    </w:p>
    <w:p w:rsidR="0078215C" w:rsidRDefault="0078215C" w14:paraId="7B31D5D8" w14:textId="5033E17C">
      <w:pPr>
        <w:rPr>
          <w:rFonts w:cs="Arial"/>
          <w:b/>
          <w:szCs w:val="22"/>
        </w:rPr>
      </w:pPr>
      <w:r>
        <w:rPr>
          <w:rFonts w:cs="Arial"/>
          <w:b/>
          <w:szCs w:val="22"/>
        </w:rPr>
        <w:br w:type="page"/>
      </w:r>
    </w:p>
    <w:p w:rsidR="00207F84" w:rsidP="00207F84" w:rsidRDefault="00207F84" w14:paraId="73D99B33" w14:textId="77777777">
      <w:pPr>
        <w:rPr>
          <w:rFonts w:cs="Arial"/>
          <w:b/>
          <w:szCs w:val="22"/>
        </w:rPr>
      </w:pPr>
    </w:p>
    <w:p w:rsidR="00207F84" w:rsidP="00207F84" w:rsidRDefault="00207F84" w14:paraId="7E23F0E1" w14:textId="77777777">
      <w:pPr>
        <w:rPr>
          <w:rFonts w:cs="Arial"/>
          <w:b/>
          <w:szCs w:val="22"/>
        </w:rPr>
      </w:pPr>
    </w:p>
    <w:p w:rsidR="00207F84" w:rsidP="00207F84" w:rsidRDefault="00207F84" w14:paraId="43DCE398" w14:textId="77777777">
      <w:pPr>
        <w:rPr>
          <w:rFonts w:cs="Arial"/>
          <w:b/>
          <w:szCs w:val="22"/>
        </w:rPr>
      </w:pPr>
    </w:p>
    <w:p w:rsidR="00207F84" w:rsidP="00207F84" w:rsidRDefault="00207F84" w14:paraId="0C1421CD" w14:textId="77777777">
      <w:pPr>
        <w:rPr>
          <w:rFonts w:cs="Arial"/>
          <w:b/>
          <w:szCs w:val="22"/>
        </w:rPr>
      </w:pPr>
    </w:p>
    <w:p w:rsidR="00207F84" w:rsidP="00207F84" w:rsidRDefault="00207F84" w14:paraId="7B61784E" w14:textId="77777777">
      <w:pPr>
        <w:rPr>
          <w:rFonts w:cs="Arial"/>
          <w:b/>
          <w:szCs w:val="22"/>
        </w:rPr>
      </w:pPr>
    </w:p>
    <w:p w:rsidR="00207F84" w:rsidP="00207F84" w:rsidRDefault="00207F84" w14:paraId="6551496F" w14:textId="77777777">
      <w:pPr>
        <w:rPr>
          <w:rFonts w:cs="Arial"/>
          <w:b/>
          <w:szCs w:val="22"/>
        </w:rPr>
      </w:pPr>
    </w:p>
    <w:p w:rsidR="00207F84" w:rsidP="00207F84" w:rsidRDefault="00207F84" w14:paraId="7A7B2653" w14:textId="77777777">
      <w:pPr>
        <w:rPr>
          <w:rFonts w:cs="Arial"/>
          <w:b/>
          <w:szCs w:val="22"/>
        </w:rPr>
      </w:pPr>
    </w:p>
    <w:p w:rsidR="00207F84" w:rsidP="00207F84" w:rsidRDefault="00207F84" w14:paraId="617A39C8" w14:textId="77777777">
      <w:pPr>
        <w:rPr>
          <w:rFonts w:cs="Arial"/>
          <w:b/>
          <w:szCs w:val="22"/>
        </w:rPr>
      </w:pPr>
    </w:p>
    <w:p w:rsidR="00207F84" w:rsidP="00207F84" w:rsidRDefault="00207F84" w14:paraId="2907A2C5" w14:textId="77777777">
      <w:pPr>
        <w:rPr>
          <w:rFonts w:cs="Arial"/>
          <w:b/>
          <w:szCs w:val="22"/>
        </w:rPr>
      </w:pPr>
    </w:p>
    <w:p w:rsidR="00207F84" w:rsidP="00207F84" w:rsidRDefault="00207F84" w14:paraId="24FC35BC" w14:textId="77777777">
      <w:pPr>
        <w:rPr>
          <w:rFonts w:cs="Arial"/>
          <w:b/>
          <w:szCs w:val="22"/>
        </w:rPr>
      </w:pPr>
    </w:p>
    <w:p w:rsidR="00207F84" w:rsidP="00207F84" w:rsidRDefault="00207F84" w14:paraId="7AA642C9" w14:textId="77777777">
      <w:pPr>
        <w:rPr>
          <w:rFonts w:cs="Arial"/>
          <w:b/>
          <w:szCs w:val="22"/>
        </w:rPr>
      </w:pPr>
    </w:p>
    <w:p w:rsidR="00207F84" w:rsidP="00207F84" w:rsidRDefault="00207F84" w14:paraId="575D22E3" w14:textId="77777777">
      <w:pPr>
        <w:rPr>
          <w:rFonts w:cs="Arial"/>
          <w:b/>
          <w:szCs w:val="22"/>
        </w:rPr>
      </w:pPr>
    </w:p>
    <w:p w:rsidR="00207F84" w:rsidP="00207F84" w:rsidRDefault="00207F84" w14:paraId="2B1040B3" w14:textId="77777777">
      <w:pPr>
        <w:rPr>
          <w:rFonts w:cs="Arial"/>
          <w:b/>
          <w:szCs w:val="22"/>
        </w:rPr>
      </w:pPr>
    </w:p>
    <w:p w:rsidR="00207F84" w:rsidP="00207F84" w:rsidRDefault="00207F84" w14:paraId="298ECB86" w14:textId="77777777">
      <w:pPr>
        <w:rPr>
          <w:rFonts w:cs="Arial"/>
          <w:b/>
          <w:szCs w:val="22"/>
        </w:rPr>
      </w:pPr>
    </w:p>
    <w:p w:rsidR="00207F84" w:rsidP="00207F84" w:rsidRDefault="00207F84" w14:paraId="6622ABDE" w14:textId="77777777">
      <w:pPr>
        <w:rPr>
          <w:rFonts w:cs="Arial"/>
          <w:b/>
          <w:szCs w:val="22"/>
        </w:rPr>
      </w:pPr>
    </w:p>
    <w:p w:rsidR="00207F84" w:rsidP="00207F84" w:rsidRDefault="00207F84" w14:paraId="5B285BD5" w14:textId="77777777">
      <w:pPr>
        <w:rPr>
          <w:rFonts w:cs="Arial"/>
          <w:b/>
          <w:szCs w:val="22"/>
        </w:rPr>
      </w:pPr>
    </w:p>
    <w:p w:rsidR="00207F84" w:rsidP="00207F84" w:rsidRDefault="00207F84" w14:paraId="3657E1B5" w14:textId="77777777">
      <w:pPr>
        <w:rPr>
          <w:rFonts w:cs="Arial"/>
          <w:b/>
          <w:szCs w:val="22"/>
        </w:rPr>
      </w:pPr>
    </w:p>
    <w:p w:rsidR="00207F84" w:rsidP="00207F84" w:rsidRDefault="00207F84" w14:paraId="647AA2BC" w14:textId="77777777">
      <w:pPr>
        <w:rPr>
          <w:rFonts w:cs="Arial"/>
          <w:b/>
          <w:szCs w:val="22"/>
        </w:rPr>
      </w:pPr>
    </w:p>
    <w:p w:rsidR="00207F84" w:rsidP="00207F84" w:rsidRDefault="00207F84" w14:paraId="4FC1F929" w14:textId="77777777">
      <w:pPr>
        <w:rPr>
          <w:rFonts w:cs="Arial"/>
          <w:b/>
          <w:szCs w:val="22"/>
        </w:rPr>
      </w:pPr>
    </w:p>
    <w:p w:rsidR="00207F84" w:rsidP="00207F84" w:rsidRDefault="00207F84" w14:paraId="5F808531" w14:textId="77777777">
      <w:pPr>
        <w:rPr>
          <w:rFonts w:cs="Arial"/>
          <w:b/>
          <w:szCs w:val="22"/>
        </w:rPr>
      </w:pPr>
    </w:p>
    <w:p w:rsidR="00207F84" w:rsidP="00207F84" w:rsidRDefault="00207F84" w14:paraId="608286D6" w14:textId="77777777">
      <w:pPr>
        <w:rPr>
          <w:rFonts w:cs="Arial"/>
          <w:b/>
          <w:szCs w:val="22"/>
        </w:rPr>
      </w:pPr>
    </w:p>
    <w:p w:rsidR="00207F84" w:rsidP="00207F84" w:rsidRDefault="00207F84" w14:paraId="0A7B9803" w14:textId="77777777">
      <w:pPr>
        <w:jc w:val="center"/>
        <w:rPr>
          <w:rFonts w:cs="Arial"/>
          <w:b/>
          <w:szCs w:val="22"/>
        </w:rPr>
      </w:pPr>
      <w:r w:rsidRPr="00682648">
        <w:rPr>
          <w:rFonts w:cs="Arial"/>
          <w:szCs w:val="22"/>
        </w:rPr>
        <w:t xml:space="preserve">This page has been left </w:t>
      </w:r>
      <w:r>
        <w:rPr>
          <w:rFonts w:cs="Arial"/>
          <w:szCs w:val="22"/>
        </w:rPr>
        <w:t>b</w:t>
      </w:r>
      <w:r w:rsidRPr="00682648">
        <w:rPr>
          <w:rFonts w:cs="Arial"/>
          <w:szCs w:val="22"/>
        </w:rPr>
        <w:t>lank intentionally</w:t>
      </w:r>
    </w:p>
    <w:p w:rsidR="00174210" w:rsidRDefault="00174210" w14:paraId="7F9C95D2" w14:textId="77777777">
      <w:pPr>
        <w:rPr>
          <w:rFonts w:cs="Arial"/>
          <w:b/>
          <w:szCs w:val="22"/>
        </w:rPr>
      </w:pPr>
      <w:r>
        <w:rPr>
          <w:rFonts w:cs="Arial"/>
          <w:b/>
          <w:szCs w:val="22"/>
        </w:rPr>
        <w:br w:type="page"/>
      </w:r>
    </w:p>
    <w:p w:rsidRPr="00E75DCF" w:rsidR="005E58F2" w:rsidP="005E58F2" w:rsidRDefault="005E58F2" w14:paraId="0C68ED1B" w14:textId="502391C8">
      <w:pPr>
        <w:rPr>
          <w:rFonts w:cs="Arial"/>
          <w:b/>
          <w:szCs w:val="22"/>
        </w:rPr>
      </w:pPr>
      <w:r>
        <w:rPr>
          <w:rFonts w:cs="Arial"/>
          <w:b/>
          <w:szCs w:val="22"/>
        </w:rPr>
        <w:t>Question 3</w:t>
      </w:r>
      <w:r w:rsidR="0059623D">
        <w:rPr>
          <w:rFonts w:cs="Arial"/>
          <w:b/>
          <w:szCs w:val="22"/>
        </w:rPr>
        <w:t>6</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 xml:space="preserve">          </w:t>
      </w:r>
      <w:r w:rsidRPr="00E75DCF">
        <w:rPr>
          <w:rFonts w:cs="Arial"/>
          <w:b/>
          <w:szCs w:val="22"/>
        </w:rPr>
        <w:t>(</w:t>
      </w:r>
      <w:r w:rsidR="00332DD5">
        <w:rPr>
          <w:rFonts w:cs="Arial"/>
          <w:b/>
          <w:szCs w:val="22"/>
        </w:rPr>
        <w:t>1</w:t>
      </w:r>
      <w:r w:rsidR="00571BEC">
        <w:rPr>
          <w:rFonts w:cs="Arial"/>
          <w:b/>
          <w:szCs w:val="22"/>
        </w:rPr>
        <w:t>7</w:t>
      </w:r>
      <w:r w:rsidRPr="00E75DCF">
        <w:rPr>
          <w:rFonts w:cs="Arial"/>
          <w:b/>
          <w:szCs w:val="22"/>
        </w:rPr>
        <w:t xml:space="preserve"> marks)</w:t>
      </w:r>
    </w:p>
    <w:p w:rsidR="005E58F2" w:rsidP="005E58F2" w:rsidRDefault="005E58F2" w14:paraId="305CCB53" w14:textId="77777777">
      <w:pPr>
        <w:rPr>
          <w:rFonts w:cs="Arial"/>
          <w:szCs w:val="22"/>
        </w:rPr>
      </w:pPr>
    </w:p>
    <w:p w:rsidR="004D16BB" w:rsidP="005E58F2" w:rsidRDefault="00D67739" w14:paraId="084C03F4" w14:textId="4FDD7D88">
      <w:pPr>
        <w:rPr>
          <w:rFonts w:cs="Arial"/>
          <w:szCs w:val="22"/>
        </w:rPr>
      </w:pPr>
      <w:r>
        <w:rPr>
          <w:rFonts w:cs="Arial"/>
          <w:szCs w:val="22"/>
        </w:rPr>
        <w:t>The hardest substance in the human body is enamel – the white outer layer of the tooth. About 96% of enamel is comprised of the mineral hydroxyapatite, 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(OH)(s).</w:t>
      </w:r>
    </w:p>
    <w:p w:rsidR="00D67739" w:rsidP="005E58F2" w:rsidRDefault="00D67739" w14:paraId="7F259BDA" w14:textId="60D8F081">
      <w:pPr>
        <w:rPr>
          <w:rFonts w:cs="Arial"/>
          <w:szCs w:val="22"/>
        </w:rPr>
      </w:pPr>
    </w:p>
    <w:p w:rsidR="00D67739" w:rsidP="005E58F2" w:rsidRDefault="00D67739" w14:paraId="08D4E6AB" w14:textId="303FA535">
      <w:pPr>
        <w:rPr>
          <w:rFonts w:cs="Arial"/>
          <w:szCs w:val="22"/>
        </w:rPr>
      </w:pPr>
      <w:r>
        <w:rPr>
          <w:rFonts w:cs="Arial"/>
          <w:szCs w:val="22"/>
        </w:rPr>
        <w:t>Small amounts of hydroxyapatite dissolve in the saliva in your mouth, in a process called demineralisation. The calcium and phosphate ions in your saliva are also remineralised back into hydroxyapatite.</w:t>
      </w:r>
      <w:r w:rsidR="00CF020D">
        <w:rPr>
          <w:rFonts w:cs="Arial"/>
          <w:szCs w:val="22"/>
        </w:rPr>
        <w:t xml:space="preserve"> </w:t>
      </w:r>
      <w:r>
        <w:rPr>
          <w:rFonts w:cs="Arial"/>
          <w:szCs w:val="22"/>
        </w:rPr>
        <w:t>Saliva has a pH range of about 6.2 to 7.4, in order to maintain a healthy mouth environment.</w:t>
      </w:r>
    </w:p>
    <w:p w:rsidR="00CF020D" w:rsidP="005E58F2" w:rsidRDefault="00CF020D" w14:paraId="14B1B727" w14:textId="00CBFEEE">
      <w:pPr>
        <w:rPr>
          <w:rFonts w:cs="Arial"/>
          <w:szCs w:val="22"/>
        </w:rPr>
      </w:pPr>
    </w:p>
    <w:p w:rsidR="00CF020D" w:rsidP="005E58F2" w:rsidRDefault="00CF020D" w14:paraId="2CFFA6EF" w14:textId="3A6313B7">
      <w:pPr>
        <w:rPr>
          <w:rFonts w:cs="Arial"/>
          <w:szCs w:val="22"/>
        </w:rPr>
      </w:pPr>
      <w:r>
        <w:rPr>
          <w:rFonts w:cs="Arial"/>
          <w:szCs w:val="22"/>
        </w:rPr>
        <w:t>The equation below represents this reversible process.</w:t>
      </w:r>
    </w:p>
    <w:p w:rsidR="008C05D9" w:rsidP="005E58F2" w:rsidRDefault="008C05D9" w14:paraId="05F81545" w14:textId="77777777">
      <w:pPr>
        <w:rPr>
          <w:rFonts w:cs="Arial"/>
          <w:szCs w:val="22"/>
        </w:rPr>
      </w:pPr>
    </w:p>
    <w:p w:rsidR="00CF020D" w:rsidP="00CF020D" w:rsidRDefault="00CF020D" w14:paraId="4F7D6D15" w14:textId="6E903640">
      <w:pPr>
        <w:spacing w:line="360" w:lineRule="auto"/>
        <w:rPr>
          <w:rFonts w:cs="Arial"/>
          <w:szCs w:val="22"/>
        </w:rPr>
      </w:pPr>
    </w:p>
    <w:p w:rsidRPr="00425F7C" w:rsidR="00CF020D" w:rsidP="00CF020D" w:rsidRDefault="00CF020D" w14:paraId="2D7E21AC" w14:textId="3380BAB9">
      <w:pPr>
        <w:jc w:val="center"/>
        <w:rPr>
          <w:rFonts w:cs="Arial"/>
          <w:b/>
          <w:bCs/>
          <w:szCs w:val="22"/>
        </w:rPr>
      </w:pPr>
      <w:r w:rsidRPr="00425F7C">
        <w:rPr>
          <w:rFonts w:cs="Arial"/>
          <w:b/>
          <w:bCs/>
          <w:szCs w:val="22"/>
        </w:rPr>
        <w:t>demineralisation</w:t>
      </w:r>
    </w:p>
    <w:p w:rsidR="00CF020D" w:rsidP="00CF020D" w:rsidRDefault="00CF020D" w14:paraId="6AE33563" w14:textId="18B5D95E">
      <w:pPr>
        <w:jc w:val="center"/>
        <w:rPr>
          <w:rFonts w:cs="Arial"/>
          <w:szCs w:val="22"/>
        </w:rPr>
      </w:pPr>
      <w:r>
        <w:rPr>
          <w:rFonts w:cs="Arial"/>
          <w:noProof/>
          <w:szCs w:val="22"/>
        </w:rPr>
        <mc:AlternateContent>
          <mc:Choice Requires="wps">
            <w:drawing>
              <wp:anchor distT="0" distB="0" distL="114300" distR="114300" simplePos="0" relativeHeight="251638784" behindDoc="0" locked="0" layoutInCell="1" allowOverlap="1" wp14:anchorId="0B81C404" wp14:editId="17175795">
                <wp:simplePos x="0" y="0"/>
                <wp:positionH relativeFrom="column">
                  <wp:posOffset>1948180</wp:posOffset>
                </wp:positionH>
                <wp:positionV relativeFrom="paragraph">
                  <wp:posOffset>79639</wp:posOffset>
                </wp:positionV>
                <wp:extent cx="2173856" cy="0"/>
                <wp:effectExtent l="0" t="63500" r="0" b="76200"/>
                <wp:wrapNone/>
                <wp:docPr id="710" name="Straight Arrow Connector 710"/>
                <wp:cNvGraphicFramePr/>
                <a:graphic xmlns:a="http://schemas.openxmlformats.org/drawingml/2006/main">
                  <a:graphicData uri="http://schemas.microsoft.com/office/word/2010/wordprocessingShape">
                    <wps:wsp>
                      <wps:cNvCnPr/>
                      <wps:spPr>
                        <a:xfrm>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0AB88815">
              <v:shape id="Straight Arrow Connector 710" style="position:absolute;margin-left:153.4pt;margin-top:6.25pt;width:171.15pt;height:0;z-index:2516387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" w14:anchorId="4A3586C6">
                <v:stroke joinstyle="miter" endarrow="block"/>
              </v:shape>
            </w:pict>
          </mc:Fallback>
        </mc:AlternateContent>
      </w:r>
    </w:p>
    <w:p w:rsidR="00CF020D" w:rsidP="005E58F2" w:rsidRDefault="00CF020D" w14:paraId="2854D5B0" w14:textId="1D6ED327">
      <w:pPr>
        <w:rPr>
          <w:rFonts w:cs="Arial"/>
          <w:szCs w:val="22"/>
        </w:rPr>
      </w:pPr>
    </w:p>
    <w:p w:rsidR="00CF020D" w:rsidP="00640D16" w:rsidRDefault="00CF020D" w14:paraId="27E9B7A4" w14:textId="1EA66DCE">
      <w:pPr>
        <w:spacing w:line="360" w:lineRule="auto"/>
        <w:jc w:val="center"/>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(OH)(s)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rsidRPr="00425F7C" w:rsidR="00CF020D" w:rsidP="00CF020D" w:rsidRDefault="00CF020D" w14:paraId="7FE67C3B" w14:textId="6A5E63EF">
      <w:pPr>
        <w:ind w:left="1440"/>
        <w:rPr>
          <w:rFonts w:cs="Arial"/>
          <w:i/>
          <w:iCs/>
          <w:szCs w:val="22"/>
        </w:rPr>
      </w:pPr>
      <w:r>
        <w:rPr>
          <w:rFonts w:cs="Arial"/>
          <w:szCs w:val="22"/>
        </w:rPr>
        <w:t xml:space="preserve">    </w:t>
      </w:r>
      <w:r w:rsidRPr="00425F7C">
        <w:rPr>
          <w:rFonts w:cs="Arial"/>
          <w:i/>
          <w:iCs/>
          <w:szCs w:val="22"/>
        </w:rPr>
        <w:t>hydroxyapatite</w:t>
      </w:r>
      <w:r w:rsidRPr="00425F7C">
        <w:rPr>
          <w:rFonts w:cs="Arial"/>
          <w:i/>
          <w:iCs/>
          <w:szCs w:val="22"/>
        </w:rPr>
        <w:tab/>
      </w:r>
      <w:r w:rsidRPr="00425F7C">
        <w:rPr>
          <w:rFonts w:cs="Arial"/>
          <w:i/>
          <w:iCs/>
          <w:szCs w:val="22"/>
        </w:rPr>
        <w:tab/>
      </w:r>
      <w:r w:rsidRPr="00425F7C">
        <w:rPr>
          <w:rFonts w:cs="Arial"/>
          <w:i/>
          <w:iCs/>
          <w:szCs w:val="22"/>
        </w:rPr>
        <w:tab/>
      </w:r>
      <w:r w:rsidRPr="00425F7C" w:rsidR="00640D16">
        <w:rPr>
          <w:rFonts w:cs="Arial"/>
          <w:i/>
          <w:iCs/>
          <w:szCs w:val="22"/>
        </w:rPr>
        <w:t xml:space="preserve">components of </w:t>
      </w:r>
      <w:r w:rsidRPr="00425F7C">
        <w:rPr>
          <w:rFonts w:cs="Arial"/>
          <w:i/>
          <w:iCs/>
          <w:szCs w:val="22"/>
        </w:rPr>
        <w:t>saliva</w:t>
      </w:r>
    </w:p>
    <w:p w:rsidR="00CF020D" w:rsidP="00CF020D" w:rsidRDefault="00CF020D" w14:paraId="6F387EF9" w14:textId="20794B99">
      <w:pPr>
        <w:ind w:left="720" w:firstLine="720"/>
        <w:rPr>
          <w:rFonts w:cs="Arial"/>
          <w:szCs w:val="22"/>
        </w:rPr>
      </w:pPr>
      <w:r w:rsidRPr="00425F7C">
        <w:rPr>
          <w:rFonts w:cs="Arial"/>
          <w:i/>
          <w:iCs/>
          <w:szCs w:val="22"/>
        </w:rPr>
        <w:t xml:space="preserve">    (tooth enamel)</w:t>
      </w:r>
      <w:r>
        <w:rPr>
          <w:rFonts w:cs="Arial"/>
          <w:szCs w:val="22"/>
        </w:rPr>
        <w:tab/>
      </w:r>
      <w:r>
        <w:rPr>
          <w:rFonts w:cs="Arial"/>
          <w:szCs w:val="22"/>
        </w:rPr>
        <w:tab/>
      </w:r>
      <w:r>
        <w:rPr>
          <w:rFonts w:cs="Arial"/>
          <w:szCs w:val="22"/>
        </w:rPr>
        <w:tab/>
      </w:r>
    </w:p>
    <w:p w:rsidR="00CF020D" w:rsidP="00CF020D" w:rsidRDefault="00CF020D" w14:paraId="22939C9F" w14:textId="3FA752A3">
      <w:pPr>
        <w:jc w:val="center"/>
        <w:rPr>
          <w:rFonts w:cs="Arial"/>
          <w:szCs w:val="22"/>
        </w:rPr>
      </w:pPr>
      <w:r>
        <w:rPr>
          <w:rFonts w:cs="Arial"/>
          <w:noProof/>
          <w:szCs w:val="22"/>
        </w:rPr>
        <mc:AlternateContent>
          <mc:Choice Requires="wps">
            <w:drawing>
              <wp:anchor distT="0" distB="0" distL="114300" distR="114300" simplePos="0" relativeHeight="251640832" behindDoc="0" locked="0" layoutInCell="1" allowOverlap="1" wp14:anchorId="2B09BA9B" wp14:editId="7587B482">
                <wp:simplePos x="0" y="0"/>
                <wp:positionH relativeFrom="column">
                  <wp:posOffset>1945005</wp:posOffset>
                </wp:positionH>
                <wp:positionV relativeFrom="paragraph">
                  <wp:posOffset>103912</wp:posOffset>
                </wp:positionV>
                <wp:extent cx="2173856" cy="0"/>
                <wp:effectExtent l="25400" t="63500" r="0" b="76200"/>
                <wp:wrapNone/>
                <wp:docPr id="736" name="Straight Arrow Connector 736"/>
                <wp:cNvGraphicFramePr/>
                <a:graphic xmlns:a="http://schemas.openxmlformats.org/drawingml/2006/main">
                  <a:graphicData uri="http://schemas.microsoft.com/office/word/2010/wordprocessingShape">
                    <wps:wsp>
                      <wps:cNvCnPr/>
                      <wps:spPr>
                        <a:xfrm flipH="1">
                          <a:off x="0" y="0"/>
                          <a:ext cx="217385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7B0CE747">
              <v:shape id="Straight Arrow Connector 736" style="position:absolute;margin-left:153.15pt;margin-top:8.2pt;width:171.15pt;height:0;flip:x;z-index:2516408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" w14:anchorId="0934C20D">
                <v:stroke joinstyle="miter" endarrow="block"/>
              </v:shape>
            </w:pict>
          </mc:Fallback>
        </mc:AlternateContent>
      </w:r>
    </w:p>
    <w:p w:rsidRPr="00425F7C" w:rsidR="00CF020D" w:rsidP="00CF020D" w:rsidRDefault="00CF020D" w14:paraId="7EDF00DD" w14:textId="1DD8D5ED">
      <w:pPr>
        <w:jc w:val="center"/>
        <w:rPr>
          <w:rFonts w:cs="Arial"/>
          <w:b/>
          <w:bCs/>
          <w:szCs w:val="22"/>
        </w:rPr>
      </w:pPr>
      <w:r w:rsidRPr="00425F7C">
        <w:rPr>
          <w:rFonts w:cs="Arial"/>
          <w:b/>
          <w:bCs/>
          <w:szCs w:val="22"/>
        </w:rPr>
        <w:t>remineralisation</w:t>
      </w:r>
    </w:p>
    <w:p w:rsidR="00332DD5" w:rsidP="008629FB" w:rsidRDefault="00332DD5" w14:paraId="463CBEA0" w14:textId="77777777">
      <w:pPr>
        <w:spacing w:line="360" w:lineRule="auto"/>
        <w:rPr>
          <w:rFonts w:cs="Arial"/>
          <w:bCs/>
          <w:szCs w:val="22"/>
        </w:rPr>
      </w:pPr>
    </w:p>
    <w:p w:rsidR="008C05D9" w:rsidP="005E58F2" w:rsidRDefault="008C05D9" w14:paraId="6308E55A" w14:textId="77777777">
      <w:pPr>
        <w:ind w:left="720" w:hanging="720"/>
        <w:rPr>
          <w:rFonts w:cs="Arial"/>
          <w:szCs w:val="22"/>
        </w:rPr>
      </w:pPr>
    </w:p>
    <w:p w:rsidR="005E58F2" w:rsidP="005E58F2" w:rsidRDefault="005E58F2" w14:paraId="4D80C34F" w14:textId="1954BDFA">
      <w:pPr>
        <w:ind w:left="720" w:hanging="720"/>
        <w:rPr>
          <w:rFonts w:cs="Arial"/>
          <w:szCs w:val="22"/>
        </w:rPr>
      </w:pPr>
      <w:r>
        <w:rPr>
          <w:rFonts w:cs="Arial"/>
          <w:szCs w:val="22"/>
        </w:rPr>
        <w:t>(a)</w:t>
      </w:r>
      <w:r>
        <w:rPr>
          <w:rFonts w:cs="Arial"/>
          <w:szCs w:val="22"/>
        </w:rPr>
        <w:tab/>
      </w:r>
      <w:r w:rsidR="001F0F9C">
        <w:rPr>
          <w:rFonts w:cs="Arial"/>
          <w:szCs w:val="22"/>
        </w:rPr>
        <w:t>Explain</w:t>
      </w:r>
      <w:r w:rsidR="00433A87">
        <w:rPr>
          <w:rFonts w:cs="Arial"/>
          <w:szCs w:val="22"/>
        </w:rPr>
        <w:t xml:space="preserve"> how the total mass of hydroxyapatite in teeth can remain constant, despite the processes of demineralisation and mineralisation continually occurring</w:t>
      </w:r>
      <w:r>
        <w:rPr>
          <w:rFonts w:cs="Arial"/>
          <w:szCs w:val="22"/>
        </w:rPr>
        <w:t xml:space="preserve">. </w:t>
      </w:r>
      <w:r>
        <w:rPr>
          <w:rFonts w:cs="Arial"/>
          <w:szCs w:val="22"/>
        </w:rPr>
        <w:tab/>
      </w:r>
      <w:r>
        <w:rPr>
          <w:rFonts w:cs="Arial"/>
          <w:szCs w:val="22"/>
        </w:rPr>
        <w:tab/>
      </w:r>
      <w:r>
        <w:rPr>
          <w:rFonts w:cs="Arial"/>
          <w:szCs w:val="22"/>
        </w:rPr>
        <w:t>(</w:t>
      </w:r>
      <w:r w:rsidR="00442E71">
        <w:rPr>
          <w:rFonts w:cs="Arial"/>
          <w:szCs w:val="22"/>
        </w:rPr>
        <w:t>3</w:t>
      </w:r>
      <w:r>
        <w:rPr>
          <w:rFonts w:cs="Arial"/>
          <w:szCs w:val="22"/>
        </w:rPr>
        <w:t xml:space="preserve"> mark</w:t>
      </w:r>
      <w:r w:rsidR="00332DD5">
        <w:rPr>
          <w:rFonts w:cs="Arial"/>
          <w:szCs w:val="22"/>
        </w:rPr>
        <w:t>s)</w:t>
      </w:r>
    </w:p>
    <w:p w:rsidR="005E58F2" w:rsidP="00332DD5" w:rsidRDefault="005E58F2" w14:paraId="5FD190C1" w14:textId="202FFBBD">
      <w:pPr>
        <w:rPr>
          <w:rFonts w:cs="Arial"/>
          <w:szCs w:val="22"/>
        </w:rPr>
      </w:pPr>
    </w:p>
    <w:p w:rsidR="00332DD5" w:rsidP="00332DD5" w:rsidRDefault="00332DD5" w14:paraId="0753EBD4" w14:textId="77777777">
      <w:pPr>
        <w:rPr>
          <w:rFonts w:cs="Arial"/>
          <w:szCs w:val="22"/>
        </w:rPr>
      </w:pPr>
      <w:r>
        <w:rPr>
          <w:rFonts w:cs="Arial"/>
          <w:szCs w:val="22"/>
        </w:rPr>
        <w:tab/>
      </w:r>
      <w:r>
        <w:rPr>
          <w:rFonts w:cs="Arial"/>
          <w:szCs w:val="22"/>
        </w:rPr>
        <w:t>________________________________________________________________________</w:t>
      </w:r>
    </w:p>
    <w:p w:rsidR="00332DD5" w:rsidP="00332DD5" w:rsidRDefault="00332DD5" w14:paraId="6BD9385B" w14:textId="398AE5BA">
      <w:pPr>
        <w:rPr>
          <w:rFonts w:cs="Arial"/>
          <w:szCs w:val="22"/>
        </w:rPr>
      </w:pPr>
    </w:p>
    <w:p w:rsidR="00332DD5" w:rsidP="00332DD5" w:rsidRDefault="00332DD5" w14:paraId="1A345C08" w14:textId="77777777">
      <w:pPr>
        <w:rPr>
          <w:rFonts w:cs="Arial"/>
          <w:szCs w:val="22"/>
        </w:rPr>
      </w:pPr>
      <w:r>
        <w:rPr>
          <w:rFonts w:cs="Arial"/>
          <w:szCs w:val="22"/>
        </w:rPr>
        <w:tab/>
      </w:r>
      <w:r>
        <w:rPr>
          <w:rFonts w:cs="Arial"/>
          <w:szCs w:val="22"/>
        </w:rPr>
        <w:t>________________________________________________________________________</w:t>
      </w:r>
    </w:p>
    <w:p w:rsidR="00332DD5" w:rsidP="00332DD5" w:rsidRDefault="00332DD5" w14:paraId="209BF5E0" w14:textId="1B1FCA2F">
      <w:pPr>
        <w:rPr>
          <w:rFonts w:cs="Arial"/>
          <w:szCs w:val="22"/>
        </w:rPr>
      </w:pPr>
    </w:p>
    <w:p w:rsidR="00433A87" w:rsidP="00433A87" w:rsidRDefault="00433A87" w14:paraId="5B06A278" w14:textId="77777777">
      <w:pPr>
        <w:rPr>
          <w:rFonts w:cs="Arial"/>
          <w:szCs w:val="22"/>
        </w:rPr>
      </w:pPr>
      <w:r>
        <w:rPr>
          <w:rFonts w:cs="Arial"/>
          <w:szCs w:val="22"/>
        </w:rPr>
        <w:tab/>
      </w:r>
      <w:r>
        <w:rPr>
          <w:rFonts w:cs="Arial"/>
          <w:szCs w:val="22"/>
        </w:rPr>
        <w:t>________________________________________________________________________</w:t>
      </w:r>
    </w:p>
    <w:p w:rsidR="00433A87" w:rsidP="00332DD5" w:rsidRDefault="00433A87" w14:paraId="2D9C2A11" w14:textId="2893BCB2">
      <w:pPr>
        <w:rPr>
          <w:rFonts w:cs="Arial"/>
          <w:szCs w:val="22"/>
        </w:rPr>
      </w:pPr>
    </w:p>
    <w:p w:rsidR="00433A87" w:rsidP="00433A87" w:rsidRDefault="00433A87" w14:paraId="07CE74AD" w14:textId="77777777">
      <w:pPr>
        <w:rPr>
          <w:rFonts w:cs="Arial"/>
          <w:szCs w:val="22"/>
        </w:rPr>
      </w:pPr>
      <w:r>
        <w:rPr>
          <w:rFonts w:cs="Arial"/>
          <w:szCs w:val="22"/>
        </w:rPr>
        <w:tab/>
      </w:r>
      <w:r>
        <w:rPr>
          <w:rFonts w:cs="Arial"/>
          <w:szCs w:val="22"/>
        </w:rPr>
        <w:t>________________________________________________________________________</w:t>
      </w:r>
    </w:p>
    <w:p w:rsidR="00433A87" w:rsidP="00332DD5" w:rsidRDefault="00433A87" w14:paraId="46BAD01B" w14:textId="40B14679">
      <w:pPr>
        <w:rPr>
          <w:rFonts w:cs="Arial"/>
          <w:szCs w:val="22"/>
        </w:rPr>
      </w:pPr>
    </w:p>
    <w:p w:rsidR="008C05D9" w:rsidP="008C05D9" w:rsidRDefault="008C05D9" w14:paraId="76F96CD8" w14:textId="77777777">
      <w:pPr>
        <w:rPr>
          <w:rFonts w:cs="Arial"/>
          <w:szCs w:val="22"/>
        </w:rPr>
      </w:pPr>
      <w:r>
        <w:rPr>
          <w:rFonts w:cs="Arial"/>
          <w:szCs w:val="22"/>
        </w:rPr>
        <w:tab/>
      </w:r>
      <w:r>
        <w:rPr>
          <w:rFonts w:cs="Arial"/>
          <w:szCs w:val="22"/>
        </w:rPr>
        <w:t>________________________________________________________________________</w:t>
      </w:r>
    </w:p>
    <w:p w:rsidR="008C05D9" w:rsidP="00332DD5" w:rsidRDefault="008C05D9" w14:paraId="6BE979FA" w14:textId="59D19294">
      <w:pPr>
        <w:rPr>
          <w:rFonts w:cs="Arial"/>
          <w:szCs w:val="22"/>
        </w:rPr>
      </w:pPr>
    </w:p>
    <w:p w:rsidR="008C05D9" w:rsidP="008C05D9" w:rsidRDefault="008C05D9" w14:paraId="573A2D99" w14:textId="77777777">
      <w:pPr>
        <w:rPr>
          <w:rFonts w:cs="Arial"/>
          <w:szCs w:val="22"/>
        </w:rPr>
      </w:pPr>
      <w:r>
        <w:rPr>
          <w:rFonts w:cs="Arial"/>
          <w:szCs w:val="22"/>
        </w:rPr>
        <w:tab/>
      </w:r>
      <w:r>
        <w:rPr>
          <w:rFonts w:cs="Arial"/>
          <w:szCs w:val="22"/>
        </w:rPr>
        <w:t>________________________________________________________________________</w:t>
      </w:r>
    </w:p>
    <w:p w:rsidR="008C05D9" w:rsidP="00332DD5" w:rsidRDefault="008C05D9" w14:paraId="57F11832" w14:textId="77777777">
      <w:pPr>
        <w:rPr>
          <w:rFonts w:cs="Arial"/>
          <w:szCs w:val="22"/>
        </w:rPr>
      </w:pPr>
    </w:p>
    <w:p w:rsidR="008629FB" w:rsidP="008629FB" w:rsidRDefault="008629FB" w14:paraId="66159AA9" w14:textId="77777777">
      <w:pPr>
        <w:rPr>
          <w:rFonts w:cs="Arial"/>
          <w:szCs w:val="22"/>
        </w:rPr>
      </w:pPr>
      <w:r>
        <w:rPr>
          <w:rFonts w:cs="Arial"/>
          <w:szCs w:val="22"/>
        </w:rPr>
        <w:tab/>
      </w:r>
      <w:r>
        <w:rPr>
          <w:rFonts w:cs="Arial"/>
          <w:szCs w:val="22"/>
        </w:rPr>
        <w:t>________________________________________________________________________</w:t>
      </w:r>
    </w:p>
    <w:p w:rsidR="008629FB" w:rsidP="00332DD5" w:rsidRDefault="008629FB" w14:paraId="6C391CDF" w14:textId="77777777">
      <w:pPr>
        <w:rPr>
          <w:rFonts w:cs="Arial"/>
          <w:szCs w:val="22"/>
        </w:rPr>
      </w:pPr>
    </w:p>
    <w:p w:rsidR="00442E71" w:rsidP="00442E71" w:rsidRDefault="00442E71" w14:paraId="6EF78355" w14:textId="77777777">
      <w:pPr>
        <w:rPr>
          <w:rFonts w:cs="Arial"/>
          <w:szCs w:val="22"/>
        </w:rPr>
      </w:pPr>
      <w:r>
        <w:rPr>
          <w:rFonts w:cs="Arial"/>
          <w:szCs w:val="22"/>
        </w:rPr>
        <w:tab/>
      </w:r>
      <w:r>
        <w:rPr>
          <w:rFonts w:cs="Arial"/>
          <w:szCs w:val="22"/>
        </w:rPr>
        <w:t>________________________________________________________________________</w:t>
      </w:r>
    </w:p>
    <w:p w:rsidR="00442E71" w:rsidP="001A33A1" w:rsidRDefault="00442E71" w14:paraId="06192E1D" w14:textId="41E5C391">
      <w:pPr>
        <w:spacing w:line="360" w:lineRule="auto"/>
        <w:rPr>
          <w:rFonts w:cs="Arial"/>
          <w:szCs w:val="22"/>
        </w:rPr>
      </w:pPr>
    </w:p>
    <w:p w:rsidR="008C05D9" w:rsidRDefault="008C05D9" w14:paraId="4CA03D78" w14:textId="77777777">
      <w:pPr>
        <w:rPr>
          <w:rFonts w:cs="Arial"/>
          <w:szCs w:val="22"/>
        </w:rPr>
      </w:pPr>
      <w:r>
        <w:rPr>
          <w:rFonts w:cs="Arial"/>
          <w:szCs w:val="22"/>
        </w:rPr>
        <w:br w:type="page"/>
      </w:r>
    </w:p>
    <w:p w:rsidR="00332DD5" w:rsidP="005E58F2" w:rsidRDefault="00433A87" w14:paraId="23F8B55F" w14:textId="747723AB">
      <w:pPr>
        <w:rPr>
          <w:rFonts w:cs="Arial"/>
          <w:szCs w:val="22"/>
        </w:rPr>
      </w:pPr>
      <w:r>
        <w:rPr>
          <w:rFonts w:cs="Arial"/>
          <w:szCs w:val="22"/>
        </w:rPr>
        <w:t xml:space="preserve">When the pH of saliva drops below 5.5, this disrupts the processes of </w:t>
      </w:r>
      <w:r w:rsidR="008C05D9">
        <w:rPr>
          <w:rFonts w:cs="Arial"/>
          <w:szCs w:val="22"/>
        </w:rPr>
        <w:t>de</w:t>
      </w:r>
      <w:r>
        <w:rPr>
          <w:rFonts w:cs="Arial"/>
          <w:szCs w:val="22"/>
        </w:rPr>
        <w:t xml:space="preserve">mineralisation and </w:t>
      </w:r>
      <w:r w:rsidR="008C05D9">
        <w:rPr>
          <w:rFonts w:cs="Arial"/>
          <w:szCs w:val="22"/>
        </w:rPr>
        <w:t>r</w:t>
      </w:r>
      <w:r>
        <w:rPr>
          <w:rFonts w:cs="Arial"/>
          <w:szCs w:val="22"/>
        </w:rPr>
        <w:t>emineralisation. When particularly acidic foods, such as pineapples, strawberries and soft drinks, are consumed frequently, this can lead to tooth decay</w:t>
      </w:r>
      <w:r w:rsidR="00332DD5">
        <w:rPr>
          <w:rFonts w:cs="Arial"/>
          <w:szCs w:val="22"/>
        </w:rPr>
        <w:t>.</w:t>
      </w:r>
    </w:p>
    <w:p w:rsidR="005E58F2" w:rsidP="008C05D9" w:rsidRDefault="005E58F2" w14:paraId="7285CAC2" w14:textId="4ADB0D49">
      <w:pPr>
        <w:spacing w:line="360" w:lineRule="auto"/>
        <w:rPr>
          <w:rFonts w:cs="Arial"/>
          <w:szCs w:val="22"/>
        </w:rPr>
      </w:pPr>
    </w:p>
    <w:p w:rsidRPr="00871195" w:rsidR="00332DD5" w:rsidP="001B7031" w:rsidRDefault="005E58F2" w14:paraId="0B21EEA4" w14:textId="597ADEE4">
      <w:pPr>
        <w:ind w:left="720" w:hanging="720"/>
        <w:rPr>
          <w:rFonts w:cs="Arial"/>
          <w:szCs w:val="22"/>
        </w:rPr>
      </w:pPr>
      <w:r>
        <w:rPr>
          <w:rFonts w:cs="Arial"/>
          <w:szCs w:val="22"/>
        </w:rPr>
        <w:t>(b)</w:t>
      </w:r>
      <w:r>
        <w:rPr>
          <w:rFonts w:cs="Arial"/>
          <w:szCs w:val="22"/>
        </w:rPr>
        <w:tab/>
      </w:r>
      <w:r w:rsidR="00433A87">
        <w:rPr>
          <w:rFonts w:cs="Arial"/>
          <w:szCs w:val="22"/>
        </w:rPr>
        <w:t>Justify, with referen</w:t>
      </w:r>
      <w:r w:rsidR="00571BEC">
        <w:rPr>
          <w:rFonts w:cs="Arial"/>
          <w:szCs w:val="22"/>
        </w:rPr>
        <w:t>c</w:t>
      </w:r>
      <w:r w:rsidR="00433A87">
        <w:rPr>
          <w:rFonts w:cs="Arial"/>
          <w:szCs w:val="22"/>
        </w:rPr>
        <w:t xml:space="preserve">e to Le </w:t>
      </w:r>
      <w:proofErr w:type="spellStart"/>
      <w:r w:rsidR="00433A87">
        <w:rPr>
          <w:rFonts w:cs="Arial"/>
          <w:szCs w:val="22"/>
        </w:rPr>
        <w:t>Chatelier’s</w:t>
      </w:r>
      <w:proofErr w:type="spellEnd"/>
      <w:r w:rsidR="00433A87">
        <w:rPr>
          <w:rFonts w:cs="Arial"/>
          <w:szCs w:val="22"/>
        </w:rPr>
        <w:t xml:space="preserve"> principle, how consuming acidic foods can result in tooth decay</w:t>
      </w:r>
      <w:r w:rsidR="001D4226">
        <w:rPr>
          <w:rFonts w:cs="Arial"/>
          <w:szCs w:val="22"/>
        </w:rPr>
        <w:t>.</w:t>
      </w:r>
      <w:r w:rsidRPr="00EF2006">
        <w:rPr>
          <w:rFonts w:cs="Arial"/>
          <w:szCs w:val="22"/>
        </w:rPr>
        <w:tab/>
      </w:r>
      <w:r>
        <w:rPr>
          <w:rFonts w:cs="Arial"/>
          <w:szCs w:val="22"/>
        </w:rPr>
        <w:tab/>
      </w:r>
      <w:r>
        <w:rPr>
          <w:rFonts w:cs="Arial"/>
          <w:szCs w:val="22"/>
        </w:rPr>
        <w:tab/>
      </w:r>
      <w:r w:rsidR="001D4226">
        <w:rPr>
          <w:rFonts w:cs="Arial"/>
          <w:szCs w:val="22"/>
        </w:rPr>
        <w:tab/>
      </w:r>
      <w:r w:rsidR="001D4226">
        <w:rPr>
          <w:rFonts w:cs="Arial"/>
          <w:szCs w:val="22"/>
        </w:rPr>
        <w:tab/>
      </w:r>
      <w:r w:rsidR="001D4226">
        <w:rPr>
          <w:rFonts w:cs="Arial"/>
          <w:szCs w:val="22"/>
        </w:rPr>
        <w:tab/>
      </w:r>
      <w:r w:rsidR="00433A87">
        <w:rPr>
          <w:rFonts w:cs="Arial"/>
          <w:szCs w:val="22"/>
        </w:rPr>
        <w:tab/>
      </w:r>
      <w:r w:rsidR="00433A87">
        <w:rPr>
          <w:rFonts w:cs="Arial"/>
          <w:szCs w:val="22"/>
        </w:rPr>
        <w:tab/>
      </w:r>
      <w:r w:rsidR="00433A87">
        <w:rPr>
          <w:rFonts w:cs="Arial"/>
          <w:szCs w:val="22"/>
        </w:rPr>
        <w:tab/>
      </w:r>
      <w:r>
        <w:rPr>
          <w:rFonts w:cs="Arial"/>
          <w:szCs w:val="22"/>
        </w:rPr>
        <w:tab/>
      </w:r>
      <w:r w:rsidRPr="00EF2006">
        <w:rPr>
          <w:rFonts w:cs="Arial"/>
          <w:szCs w:val="22"/>
        </w:rPr>
        <w:t>(</w:t>
      </w:r>
      <w:r w:rsidR="00433A87">
        <w:rPr>
          <w:rFonts w:cs="Arial"/>
          <w:szCs w:val="22"/>
        </w:rPr>
        <w:t>4</w:t>
      </w:r>
      <w:r>
        <w:rPr>
          <w:rFonts w:cs="Arial"/>
          <w:szCs w:val="22"/>
        </w:rPr>
        <w:t xml:space="preserve"> </w:t>
      </w:r>
      <w:r w:rsidRPr="00EF2006">
        <w:rPr>
          <w:rFonts w:cs="Arial"/>
          <w:szCs w:val="22"/>
        </w:rPr>
        <w:t>marks)</w:t>
      </w:r>
    </w:p>
    <w:p w:rsidR="005E58F2" w:rsidP="005E58F2" w:rsidRDefault="005E58F2" w14:paraId="2A8F6F15" w14:textId="77777777">
      <w:pPr>
        <w:rPr>
          <w:rFonts w:cs="Arial"/>
          <w:szCs w:val="22"/>
        </w:rPr>
      </w:pPr>
    </w:p>
    <w:p w:rsidR="005E58F2" w:rsidP="005E58F2" w:rsidRDefault="005E58F2" w14:paraId="5BA535FE"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6C154868" w14:textId="77777777">
      <w:pPr>
        <w:rPr>
          <w:rFonts w:cs="Arial"/>
          <w:szCs w:val="22"/>
        </w:rPr>
      </w:pPr>
    </w:p>
    <w:p w:rsidR="005E58F2" w:rsidP="005E58F2" w:rsidRDefault="005E58F2" w14:paraId="0787B6A5"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7C768AF7" w14:textId="698AA646">
      <w:pPr>
        <w:rPr>
          <w:rFonts w:cs="Arial"/>
          <w:szCs w:val="22"/>
        </w:rPr>
      </w:pPr>
    </w:p>
    <w:p w:rsidR="00332DD5" w:rsidP="00332DD5" w:rsidRDefault="00332DD5" w14:paraId="7F280B40" w14:textId="77777777">
      <w:pPr>
        <w:rPr>
          <w:rFonts w:cs="Arial"/>
          <w:szCs w:val="22"/>
        </w:rPr>
      </w:pPr>
      <w:r>
        <w:rPr>
          <w:rFonts w:cs="Arial"/>
          <w:szCs w:val="22"/>
        </w:rPr>
        <w:tab/>
      </w:r>
      <w:r>
        <w:rPr>
          <w:rFonts w:cs="Arial"/>
          <w:szCs w:val="22"/>
        </w:rPr>
        <w:t>________________________________________________________________________</w:t>
      </w:r>
    </w:p>
    <w:p w:rsidR="00332DD5" w:rsidP="005E58F2" w:rsidRDefault="00332DD5" w14:paraId="0719ADAA" w14:textId="3E4494CE">
      <w:pPr>
        <w:rPr>
          <w:rFonts w:cs="Arial"/>
          <w:szCs w:val="22"/>
        </w:rPr>
      </w:pPr>
    </w:p>
    <w:p w:rsidR="00332DD5" w:rsidP="00332DD5" w:rsidRDefault="00332DD5" w14:paraId="6744183A" w14:textId="77777777">
      <w:pPr>
        <w:rPr>
          <w:rFonts w:cs="Arial"/>
          <w:szCs w:val="22"/>
        </w:rPr>
      </w:pPr>
      <w:r>
        <w:rPr>
          <w:rFonts w:cs="Arial"/>
          <w:szCs w:val="22"/>
        </w:rPr>
        <w:tab/>
      </w:r>
      <w:r>
        <w:rPr>
          <w:rFonts w:cs="Arial"/>
          <w:szCs w:val="22"/>
        </w:rPr>
        <w:t>________________________________________________________________________</w:t>
      </w:r>
    </w:p>
    <w:p w:rsidR="00332DD5" w:rsidP="005E58F2" w:rsidRDefault="00332DD5" w14:paraId="680D74BB" w14:textId="3A62514C">
      <w:pPr>
        <w:rPr>
          <w:rFonts w:cs="Arial"/>
          <w:szCs w:val="22"/>
        </w:rPr>
      </w:pPr>
    </w:p>
    <w:p w:rsidR="00332DD5" w:rsidP="00332DD5" w:rsidRDefault="00332DD5" w14:paraId="660785D2" w14:textId="77777777">
      <w:pPr>
        <w:rPr>
          <w:rFonts w:cs="Arial"/>
          <w:szCs w:val="22"/>
        </w:rPr>
      </w:pPr>
      <w:r>
        <w:rPr>
          <w:rFonts w:cs="Arial"/>
          <w:szCs w:val="22"/>
        </w:rPr>
        <w:tab/>
      </w:r>
      <w:r>
        <w:rPr>
          <w:rFonts w:cs="Arial"/>
          <w:szCs w:val="22"/>
        </w:rPr>
        <w:t>________________________________________________________________________</w:t>
      </w:r>
    </w:p>
    <w:p w:rsidR="00332DD5" w:rsidP="005E58F2" w:rsidRDefault="00332DD5" w14:paraId="68D59D7C" w14:textId="49A5B915">
      <w:pPr>
        <w:rPr>
          <w:rFonts w:cs="Arial"/>
          <w:szCs w:val="22"/>
        </w:rPr>
      </w:pPr>
    </w:p>
    <w:p w:rsidR="00332DD5" w:rsidP="00332DD5" w:rsidRDefault="00332DD5" w14:paraId="038730C1" w14:textId="77777777">
      <w:pPr>
        <w:rPr>
          <w:rFonts w:cs="Arial"/>
          <w:szCs w:val="22"/>
        </w:rPr>
      </w:pPr>
      <w:r>
        <w:rPr>
          <w:rFonts w:cs="Arial"/>
          <w:szCs w:val="22"/>
        </w:rPr>
        <w:tab/>
      </w:r>
      <w:r>
        <w:rPr>
          <w:rFonts w:cs="Arial"/>
          <w:szCs w:val="22"/>
        </w:rPr>
        <w:t>________________________________________________________________________</w:t>
      </w:r>
    </w:p>
    <w:p w:rsidR="00332DD5" w:rsidP="005E58F2" w:rsidRDefault="00332DD5" w14:paraId="75BA34C4" w14:textId="7465FECD">
      <w:pPr>
        <w:rPr>
          <w:rFonts w:cs="Arial"/>
          <w:szCs w:val="22"/>
        </w:rPr>
      </w:pPr>
    </w:p>
    <w:p w:rsidR="00332DD5" w:rsidP="00332DD5" w:rsidRDefault="00332DD5" w14:paraId="2A859E13" w14:textId="77777777">
      <w:pPr>
        <w:rPr>
          <w:rFonts w:cs="Arial"/>
          <w:szCs w:val="22"/>
        </w:rPr>
      </w:pPr>
      <w:r>
        <w:rPr>
          <w:rFonts w:cs="Arial"/>
          <w:szCs w:val="22"/>
        </w:rPr>
        <w:tab/>
      </w:r>
      <w:r>
        <w:rPr>
          <w:rFonts w:cs="Arial"/>
          <w:szCs w:val="22"/>
        </w:rPr>
        <w:t>________________________________________________________________________</w:t>
      </w:r>
    </w:p>
    <w:p w:rsidR="00332DD5" w:rsidP="005E58F2" w:rsidRDefault="00332DD5" w14:paraId="07ED0280" w14:textId="75148F82">
      <w:pPr>
        <w:rPr>
          <w:rFonts w:cs="Arial"/>
          <w:szCs w:val="22"/>
        </w:rPr>
      </w:pPr>
    </w:p>
    <w:p w:rsidR="00442E71" w:rsidP="00442E71" w:rsidRDefault="00442E71" w14:paraId="10B008A5" w14:textId="77777777">
      <w:pPr>
        <w:rPr>
          <w:rFonts w:cs="Arial"/>
          <w:szCs w:val="22"/>
        </w:rPr>
      </w:pPr>
      <w:r>
        <w:rPr>
          <w:rFonts w:cs="Arial"/>
          <w:szCs w:val="22"/>
        </w:rPr>
        <w:tab/>
      </w:r>
      <w:r>
        <w:rPr>
          <w:rFonts w:cs="Arial"/>
          <w:szCs w:val="22"/>
        </w:rPr>
        <w:t>________________________________________________________________________</w:t>
      </w:r>
    </w:p>
    <w:p w:rsidR="00442E71" w:rsidP="005E58F2" w:rsidRDefault="00442E71" w14:paraId="30D25913" w14:textId="4C485425">
      <w:pPr>
        <w:rPr>
          <w:rFonts w:cs="Arial"/>
          <w:szCs w:val="22"/>
        </w:rPr>
      </w:pPr>
    </w:p>
    <w:p w:rsidR="00442E71" w:rsidP="00442E71" w:rsidRDefault="00442E71" w14:paraId="20D794BF" w14:textId="77777777">
      <w:pPr>
        <w:rPr>
          <w:rFonts w:cs="Arial"/>
          <w:szCs w:val="22"/>
        </w:rPr>
      </w:pPr>
      <w:r>
        <w:rPr>
          <w:rFonts w:cs="Arial"/>
          <w:szCs w:val="22"/>
        </w:rPr>
        <w:tab/>
      </w:r>
      <w:r>
        <w:rPr>
          <w:rFonts w:cs="Arial"/>
          <w:szCs w:val="22"/>
        </w:rPr>
        <w:t>________________________________________________________________________</w:t>
      </w:r>
    </w:p>
    <w:p w:rsidR="00442E71" w:rsidP="005E58F2" w:rsidRDefault="00442E71" w14:paraId="0DD0DDBF" w14:textId="77777777">
      <w:pPr>
        <w:rPr>
          <w:rFonts w:cs="Arial"/>
          <w:szCs w:val="22"/>
        </w:rPr>
      </w:pPr>
    </w:p>
    <w:p w:rsidR="00332DD5" w:rsidP="00332DD5" w:rsidRDefault="00332DD5" w14:paraId="300B5D29" w14:textId="77777777">
      <w:pPr>
        <w:rPr>
          <w:rFonts w:cs="Arial"/>
          <w:szCs w:val="22"/>
        </w:rPr>
      </w:pPr>
      <w:r>
        <w:rPr>
          <w:rFonts w:cs="Arial"/>
          <w:szCs w:val="22"/>
        </w:rPr>
        <w:tab/>
      </w:r>
      <w:r>
        <w:rPr>
          <w:rFonts w:cs="Arial"/>
          <w:szCs w:val="22"/>
        </w:rPr>
        <w:t>________________________________________________________________________</w:t>
      </w:r>
    </w:p>
    <w:p w:rsidR="008A5E40" w:rsidP="008C05D9" w:rsidRDefault="008A5E40" w14:paraId="2EF8FBE9" w14:textId="74351318">
      <w:pPr>
        <w:rPr>
          <w:rFonts w:cs="Arial"/>
          <w:szCs w:val="22"/>
        </w:rPr>
      </w:pPr>
    </w:p>
    <w:p w:rsidR="0078215C" w:rsidRDefault="0078215C" w14:paraId="5B11A211" w14:textId="77777777">
      <w:pPr>
        <w:rPr>
          <w:rFonts w:cs="Arial"/>
          <w:szCs w:val="22"/>
        </w:rPr>
      </w:pPr>
    </w:p>
    <w:p w:rsidR="00000549" w:rsidP="00000549" w:rsidRDefault="008C05D9" w14:paraId="45C82C44" w14:textId="1D938A6B">
      <w:pPr>
        <w:rPr>
          <w:rFonts w:cs="Arial"/>
          <w:szCs w:val="22"/>
        </w:rPr>
      </w:pPr>
      <w:r>
        <w:rPr>
          <w:rFonts w:cs="Arial"/>
          <w:szCs w:val="22"/>
        </w:rPr>
        <w:t>Even when acidic foods are avoided, a decrease in pH occurs when food enters the mouth. This is due to the production of lactic acid</w:t>
      </w:r>
      <w:r w:rsidR="00000549">
        <w:rPr>
          <w:rFonts w:cs="Arial"/>
          <w:szCs w:val="22"/>
        </w:rPr>
        <w:t xml:space="preserve"> (CH</w:t>
      </w:r>
      <w:r w:rsidR="00000549">
        <w:rPr>
          <w:rFonts w:cs="Arial"/>
          <w:szCs w:val="22"/>
          <w:vertAlign w:val="subscript"/>
        </w:rPr>
        <w:t>3</w:t>
      </w:r>
      <w:r w:rsidR="00000549">
        <w:rPr>
          <w:rFonts w:cs="Arial"/>
          <w:szCs w:val="22"/>
        </w:rPr>
        <w:t>CHOHCOOH)</w:t>
      </w:r>
      <w:r>
        <w:rPr>
          <w:rFonts w:cs="Arial"/>
          <w:szCs w:val="22"/>
        </w:rPr>
        <w:t xml:space="preserve"> by bacteria as carbohydrates are broken down</w:t>
      </w:r>
      <w:r w:rsidR="008A5E40">
        <w:rPr>
          <w:rFonts w:cs="Arial"/>
          <w:szCs w:val="22"/>
        </w:rPr>
        <w:t>.</w:t>
      </w:r>
      <w:r w:rsidR="00806D99">
        <w:rPr>
          <w:rFonts w:cs="Arial"/>
          <w:szCs w:val="22"/>
        </w:rPr>
        <w:t xml:space="preserve"> Lactic acid is a monoprotic acid.</w:t>
      </w:r>
    </w:p>
    <w:p w:rsidR="008A5E40" w:rsidP="001A33A1" w:rsidRDefault="008A5E40" w14:paraId="01C91F86" w14:textId="77777777">
      <w:pPr>
        <w:spacing w:line="360" w:lineRule="auto"/>
        <w:rPr>
          <w:rFonts w:cs="Arial"/>
          <w:szCs w:val="22"/>
        </w:rPr>
      </w:pPr>
    </w:p>
    <w:p w:rsidR="005E58F2" w:rsidP="008E6239" w:rsidRDefault="005E58F2" w14:paraId="74C814C4" w14:textId="3468478B">
      <w:pPr>
        <w:ind w:left="720" w:hanging="720"/>
        <w:rPr>
          <w:rFonts w:cs="Arial"/>
          <w:szCs w:val="22"/>
        </w:rPr>
      </w:pPr>
      <w:r>
        <w:rPr>
          <w:rFonts w:cs="Arial"/>
          <w:szCs w:val="22"/>
        </w:rPr>
        <w:t>(c)</w:t>
      </w:r>
      <w:r>
        <w:rPr>
          <w:rFonts w:cs="Arial"/>
          <w:szCs w:val="22"/>
        </w:rPr>
        <w:tab/>
      </w:r>
      <w:r w:rsidR="008C05D9">
        <w:rPr>
          <w:rFonts w:cs="Arial"/>
          <w:szCs w:val="22"/>
        </w:rPr>
        <w:t>Write a balanced chemical equation, illustrating how lactic acid lowers the pH inside the mouth</w:t>
      </w:r>
      <w:r>
        <w:rPr>
          <w:rFonts w:cs="Arial"/>
          <w:szCs w:val="22"/>
        </w:rPr>
        <w:t>.</w:t>
      </w:r>
      <w:r w:rsidRPr="009059BA">
        <w:rPr>
          <w:rFonts w:cs="Arial"/>
          <w:szCs w:val="22"/>
        </w:rPr>
        <w:tab/>
      </w:r>
      <w:r w:rsidRPr="009059BA">
        <w:rPr>
          <w:rFonts w:cs="Arial"/>
          <w:szCs w:val="22"/>
        </w:rPr>
        <w:tab/>
      </w:r>
      <w:r>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2A10A8">
        <w:rPr>
          <w:rFonts w:cs="Arial"/>
          <w:szCs w:val="22"/>
        </w:rPr>
        <w:tab/>
      </w:r>
      <w:r w:rsidR="008C05D9">
        <w:rPr>
          <w:rFonts w:cs="Arial"/>
          <w:szCs w:val="22"/>
        </w:rPr>
        <w:tab/>
      </w:r>
      <w:r w:rsidR="008C05D9">
        <w:rPr>
          <w:rFonts w:cs="Arial"/>
          <w:szCs w:val="22"/>
        </w:rPr>
        <w:tab/>
      </w:r>
      <w:r w:rsidRPr="009059BA">
        <w:rPr>
          <w:rFonts w:cs="Arial"/>
          <w:szCs w:val="22"/>
        </w:rPr>
        <w:tab/>
      </w:r>
      <w:r w:rsidRPr="009059BA">
        <w:rPr>
          <w:rFonts w:cs="Arial"/>
          <w:szCs w:val="22"/>
        </w:rPr>
        <w:t>(</w:t>
      </w:r>
      <w:r w:rsidR="008C05D9">
        <w:rPr>
          <w:rFonts w:cs="Arial"/>
          <w:szCs w:val="22"/>
        </w:rPr>
        <w:t>2</w:t>
      </w:r>
      <w:r w:rsidRPr="009059BA">
        <w:rPr>
          <w:rFonts w:cs="Arial"/>
          <w:szCs w:val="22"/>
        </w:rPr>
        <w:t xml:space="preserve"> marks)</w:t>
      </w:r>
    </w:p>
    <w:p w:rsidR="008E6239" w:rsidP="008E6239" w:rsidRDefault="008E6239" w14:paraId="36716AB4" w14:textId="77777777">
      <w:pPr>
        <w:rPr>
          <w:rFonts w:cs="Arial"/>
          <w:szCs w:val="22"/>
        </w:rPr>
      </w:pPr>
    </w:p>
    <w:tbl>
      <w:tblPr>
        <w:tblStyle w:val="TableGrid"/>
        <w:tblW w:w="0" w:type="auto"/>
        <w:tblInd w:w="704" w:type="dxa"/>
        <w:tblLook w:val="04A0" w:firstRow="1" w:lastRow="0" w:firstColumn="1" w:lastColumn="0" w:noHBand="0" w:noVBand="1"/>
      </w:tblPr>
      <w:tblGrid>
        <w:gridCol w:w="8789"/>
      </w:tblGrid>
      <w:tr w:rsidR="008E6239" w:rsidTr="1EB77BD1" w14:paraId="6E4816FB" w14:textId="77777777">
        <w:trPr>
          <w:trHeight w:val="2710"/>
        </w:trPr>
        <w:tc>
          <w:tcPr>
            <w:tcW w:w="8789" w:type="dxa"/>
            <w:tcBorders>
              <w:bottom w:val="single" w:color="auto" w:sz="4" w:space="0"/>
            </w:tcBorders>
            <w:tcMar/>
            <w:vAlign w:val="center"/>
          </w:tcPr>
          <w:p w:rsidR="008E6239" w:rsidP="1EB77BD1" w:rsidRDefault="00000549" w14:paraId="38173B3B" w14:textId="049C64B8">
            <w:pPr>
              <w:rPr>
                <w:rFonts w:cs="Arial"/>
              </w:rPr>
            </w:pPr>
            <w:r w:rsidRPr="00000549">
              <w:rPr>
                <w:rFonts w:cs="Arial"/>
                <w:noProof/>
                <w:szCs w:val="22"/>
              </w:rPr>
              <w:drawing>
                <wp:inline distT="0" distB="0" distL="0" distR="0" wp14:anchorId="7ED098F8" wp14:editId="7224E712">
                  <wp:extent cx="1459480" cy="874206"/>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71730" cy="881544"/>
                          </a:xfrm>
                          <a:prstGeom prst="rect">
                            <a:avLst/>
                          </a:prstGeom>
                        </pic:spPr>
                      </pic:pic>
                    </a:graphicData>
                  </a:graphic>
                </wp:inline>
              </w:drawing>
            </w:r>
          </w:p>
        </w:tc>
      </w:tr>
    </w:tbl>
    <w:p w:rsidRPr="001D3A54" w:rsidR="008E6239" w:rsidP="008E6239" w:rsidRDefault="008E6239" w14:paraId="5EA67F23" w14:textId="77777777">
      <w:pPr>
        <w:rPr>
          <w:rFonts w:cs="Arial"/>
          <w:bCs/>
          <w:szCs w:val="22"/>
        </w:rPr>
      </w:pPr>
    </w:p>
    <w:p w:rsidR="00442E71" w:rsidP="005E58F2" w:rsidRDefault="00442E71" w14:paraId="47A49D0E" w14:textId="77777777">
      <w:pPr>
        <w:rPr>
          <w:rFonts w:cs="Arial"/>
          <w:szCs w:val="22"/>
        </w:rPr>
      </w:pPr>
    </w:p>
    <w:p w:rsidR="001A33A1" w:rsidRDefault="001A33A1" w14:paraId="32D0737D" w14:textId="77777777">
      <w:pPr>
        <w:rPr>
          <w:rFonts w:cs="Arial"/>
          <w:szCs w:val="22"/>
        </w:rPr>
      </w:pPr>
      <w:r>
        <w:rPr>
          <w:rFonts w:cs="Arial"/>
          <w:szCs w:val="22"/>
        </w:rPr>
        <w:br w:type="page"/>
      </w:r>
    </w:p>
    <w:p w:rsidR="00442E71" w:rsidP="005E58F2" w:rsidRDefault="005B2670" w14:paraId="2EC6F66D" w14:textId="0D1FC8C8">
      <w:pPr>
        <w:rPr>
          <w:rFonts w:cs="Arial"/>
          <w:szCs w:val="22"/>
        </w:rPr>
      </w:pPr>
      <w:r>
        <w:rPr>
          <w:rFonts w:cs="Arial"/>
          <w:szCs w:val="22"/>
        </w:rPr>
        <w:t>Saliva is able to maintain a lim</w:t>
      </w:r>
      <w:r w:rsidR="004D515E">
        <w:rPr>
          <w:rFonts w:cs="Arial"/>
          <w:szCs w:val="22"/>
        </w:rPr>
        <w:t>i</w:t>
      </w:r>
      <w:r>
        <w:rPr>
          <w:rFonts w:cs="Arial"/>
          <w:szCs w:val="22"/>
        </w:rPr>
        <w:t xml:space="preserve">ted pH range because it contains chemicals which allow it to act as a buffer. The major buffer system in saliva is the carbonic acid / </w:t>
      </w:r>
      <w:proofErr w:type="spellStart"/>
      <w:r>
        <w:rPr>
          <w:rFonts w:cs="Arial"/>
          <w:szCs w:val="22"/>
        </w:rPr>
        <w:t>hydrogencarbonate</w:t>
      </w:r>
      <w:proofErr w:type="spellEnd"/>
      <w:r>
        <w:rPr>
          <w:rFonts w:cs="Arial"/>
          <w:szCs w:val="22"/>
        </w:rPr>
        <w:t xml:space="preserve"> buffer</w:t>
      </w:r>
      <w:r w:rsidR="00442E71">
        <w:rPr>
          <w:rFonts w:cs="Arial"/>
          <w:szCs w:val="22"/>
        </w:rPr>
        <w:t>.</w:t>
      </w:r>
    </w:p>
    <w:p w:rsidR="005B2670" w:rsidP="005B2670" w:rsidRDefault="005B2670" w14:paraId="597035DD" w14:textId="40CF3275">
      <w:pPr>
        <w:spacing w:line="360" w:lineRule="auto"/>
        <w:rPr>
          <w:rFonts w:cs="Arial"/>
          <w:szCs w:val="22"/>
        </w:rPr>
      </w:pPr>
    </w:p>
    <w:p w:rsidRPr="005B2670" w:rsidR="005B2670" w:rsidP="005B2670" w:rsidRDefault="005B2670" w14:paraId="67CF7DCE" w14:textId="434E1EA5">
      <w:pPr>
        <w:jc w:val="center"/>
        <w:rPr>
          <w:rFonts w:cs="Arial"/>
          <w:szCs w:val="22"/>
        </w:rPr>
      </w:pPr>
      <w:r>
        <w:rPr>
          <w:rFonts w:cs="Arial"/>
          <w:szCs w:val="22"/>
        </w:rPr>
        <w:t>CO</w:t>
      </w:r>
      <w:r>
        <w:rPr>
          <w:rFonts w:cs="Arial"/>
          <w:szCs w:val="22"/>
          <w:vertAlign w:val="subscript"/>
        </w:rPr>
        <w:t>2</w:t>
      </w:r>
      <w:r>
        <w:rPr>
          <w:rFonts w:cs="Arial"/>
          <w:szCs w:val="22"/>
        </w:rPr>
        <w:t>(g)   +   H</w:t>
      </w:r>
      <w:r>
        <w:rPr>
          <w:rFonts w:cs="Arial"/>
          <w:szCs w:val="22"/>
          <w:vertAlign w:val="subscript"/>
        </w:rPr>
        <w:t>2</w:t>
      </w:r>
      <w:r>
        <w:rPr>
          <w:rFonts w:cs="Arial"/>
          <w:szCs w:val="22"/>
        </w:rPr>
        <w:t>O(</w:t>
      </w:r>
      <w:r w:rsidRPr="00C6707E" w:rsidR="00FD1E3E">
        <w:rPr>
          <w:rFonts w:ascii="PT Sans" w:hAnsi="PT Sans" w:cs="Arial"/>
          <w:sz w:val="23"/>
          <w:szCs w:val="23"/>
        </w:rPr>
        <w:t>l</w:t>
      </w:r>
      <w:r>
        <w:rPr>
          <w:rFonts w:cs="Arial"/>
          <w:szCs w:val="22"/>
        </w:rPr>
        <w:t xml:space="preserve">)   </w:t>
      </w:r>
      <w:r w:rsidRPr="000A743C">
        <w:rPr>
          <w:rFonts w:ascii="Cambria Math" w:hAnsi="Cambria Math" w:cs="Cambria Math"/>
          <w:spacing w:val="-4"/>
          <w:position w:val="-3"/>
          <w:szCs w:val="22"/>
        </w:rPr>
        <w:t>⇌</w:t>
      </w:r>
      <w:r>
        <w:rPr>
          <w:rFonts w:cs="Arial"/>
          <w:szCs w:val="22"/>
        </w:rPr>
        <w:t xml:space="preserve">   H</w:t>
      </w:r>
      <w:r>
        <w:rPr>
          <w:rFonts w:cs="Arial"/>
          <w:szCs w:val="22"/>
          <w:vertAlign w:val="subscript"/>
        </w:rPr>
        <w:t>2</w:t>
      </w:r>
      <w:r>
        <w:rPr>
          <w:rFonts w:cs="Arial"/>
          <w:szCs w:val="22"/>
        </w:rPr>
        <w:t>CO</w:t>
      </w:r>
      <w:r>
        <w:rPr>
          <w:rFonts w:cs="Arial"/>
          <w:szCs w:val="22"/>
          <w:vertAlign w:val="subscript"/>
        </w:rPr>
        <w:t>3</w:t>
      </w:r>
      <w:r>
        <w:rPr>
          <w:rFonts w:cs="Arial"/>
          <w:szCs w:val="22"/>
        </w:rPr>
        <w:t>(</w:t>
      </w:r>
      <w:proofErr w:type="spellStart"/>
      <w:r>
        <w:rPr>
          <w:rFonts w:cs="Arial"/>
          <w:szCs w:val="22"/>
        </w:rPr>
        <w:t>aq</w:t>
      </w:r>
      <w:proofErr w:type="spellEnd"/>
      <w:r>
        <w:rPr>
          <w:rFonts w:cs="Arial"/>
          <w:szCs w:val="22"/>
        </w:rPr>
        <w:t xml:space="preserve">)   </w:t>
      </w:r>
      <w:r w:rsidRPr="000A743C">
        <w:rPr>
          <w:rFonts w:ascii="Cambria Math" w:hAnsi="Cambria Math" w:cs="Cambria Math"/>
          <w:spacing w:val="-4"/>
          <w:position w:val="-3"/>
          <w:szCs w:val="22"/>
        </w:rPr>
        <w:t>⇌</w:t>
      </w:r>
      <w:r>
        <w:rPr>
          <w:rFonts w:cs="Arial"/>
          <w:szCs w:val="22"/>
        </w:rPr>
        <w:t xml:space="preserve">   HCO</w:t>
      </w:r>
      <w:r>
        <w:rPr>
          <w:rFonts w:cs="Arial"/>
          <w:szCs w:val="22"/>
          <w:vertAlign w:val="subscript"/>
        </w:rPr>
        <w:t>3</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   +   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p>
    <w:p w:rsidR="005B2670" w:rsidP="005B2670" w:rsidRDefault="005B2670" w14:paraId="2CF1B899" w14:textId="77777777">
      <w:pPr>
        <w:spacing w:line="360" w:lineRule="auto"/>
        <w:rPr>
          <w:rFonts w:cs="Arial"/>
          <w:szCs w:val="22"/>
        </w:rPr>
      </w:pPr>
    </w:p>
    <w:p w:rsidRPr="00DD5509" w:rsidR="005E58F2" w:rsidP="005E58F2" w:rsidRDefault="005E58F2" w14:paraId="14B0CE75" w14:textId="722B1E4D">
      <w:pPr>
        <w:ind w:left="720" w:hanging="720"/>
        <w:rPr>
          <w:rFonts w:cs="Arial"/>
          <w:szCs w:val="22"/>
        </w:rPr>
      </w:pPr>
      <w:r>
        <w:rPr>
          <w:rFonts w:cs="Arial"/>
          <w:szCs w:val="22"/>
        </w:rPr>
        <w:t>(d)</w:t>
      </w:r>
      <w:r>
        <w:rPr>
          <w:rFonts w:cs="Arial"/>
          <w:szCs w:val="22"/>
        </w:rPr>
        <w:tab/>
      </w:r>
      <w:r w:rsidR="00E17139">
        <w:rPr>
          <w:rFonts w:cs="Arial"/>
          <w:szCs w:val="22"/>
        </w:rPr>
        <w:t>Explain</w:t>
      </w:r>
      <w:r w:rsidR="005B2670">
        <w:rPr>
          <w:rFonts w:cs="Arial"/>
          <w:szCs w:val="22"/>
        </w:rPr>
        <w:t>, i</w:t>
      </w:r>
      <w:r w:rsidR="00442E71">
        <w:rPr>
          <w:rFonts w:cs="Arial"/>
          <w:szCs w:val="22"/>
        </w:rPr>
        <w:t>n</w:t>
      </w:r>
      <w:r w:rsidR="005B2670">
        <w:rPr>
          <w:rFonts w:cs="Arial"/>
          <w:szCs w:val="22"/>
        </w:rPr>
        <w:t xml:space="preserve"> terms of reaction rates, how this buffer system counteracts the lowered pH associated with consuming food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w:t>
      </w:r>
      <w:r w:rsidR="005B2670">
        <w:rPr>
          <w:rFonts w:cs="Arial"/>
          <w:szCs w:val="22"/>
        </w:rPr>
        <w:t>3</w:t>
      </w:r>
      <w:r>
        <w:rPr>
          <w:rFonts w:cs="Arial"/>
          <w:szCs w:val="22"/>
        </w:rPr>
        <w:t xml:space="preserve"> marks)</w:t>
      </w:r>
    </w:p>
    <w:p w:rsidR="005E58F2" w:rsidP="005E58F2" w:rsidRDefault="005E58F2" w14:paraId="5DED24C9" w14:textId="77777777">
      <w:pPr>
        <w:rPr>
          <w:rFonts w:cs="Arial"/>
          <w:b/>
          <w:szCs w:val="22"/>
        </w:rPr>
      </w:pPr>
    </w:p>
    <w:p w:rsidR="00E17139" w:rsidP="00E17139" w:rsidRDefault="00E17139" w14:paraId="7AD1881C"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206764EF" w14:textId="535F8FA9">
      <w:pPr>
        <w:rPr>
          <w:rFonts w:cs="Arial"/>
          <w:szCs w:val="22"/>
        </w:rPr>
      </w:pPr>
    </w:p>
    <w:p w:rsidR="00E17139" w:rsidP="00E17139" w:rsidRDefault="00E17139" w14:paraId="55287BE2" w14:textId="77777777">
      <w:pPr>
        <w:rPr>
          <w:rFonts w:cs="Arial"/>
          <w:szCs w:val="22"/>
        </w:rPr>
      </w:pPr>
      <w:r>
        <w:rPr>
          <w:rFonts w:cs="Arial"/>
          <w:szCs w:val="22"/>
        </w:rPr>
        <w:tab/>
      </w:r>
      <w:r>
        <w:rPr>
          <w:rFonts w:cs="Arial"/>
          <w:szCs w:val="22"/>
        </w:rPr>
        <w:t>________________________________________________________________________</w:t>
      </w:r>
    </w:p>
    <w:p w:rsidR="00E17139" w:rsidP="005E58F2" w:rsidRDefault="00E17139" w14:paraId="1417190B" w14:textId="501570AF">
      <w:pPr>
        <w:rPr>
          <w:rFonts w:cs="Arial"/>
          <w:szCs w:val="22"/>
        </w:rPr>
      </w:pPr>
    </w:p>
    <w:p w:rsidR="004D515E" w:rsidP="004D515E" w:rsidRDefault="004D515E" w14:paraId="0B2999B9" w14:textId="77777777">
      <w:pPr>
        <w:rPr>
          <w:rFonts w:cs="Arial"/>
          <w:szCs w:val="22"/>
        </w:rPr>
      </w:pPr>
      <w:r>
        <w:rPr>
          <w:rFonts w:cs="Arial"/>
          <w:szCs w:val="22"/>
        </w:rPr>
        <w:tab/>
      </w:r>
      <w:r>
        <w:rPr>
          <w:rFonts w:cs="Arial"/>
          <w:szCs w:val="22"/>
        </w:rPr>
        <w:t>________________________________________________________________________</w:t>
      </w:r>
    </w:p>
    <w:p w:rsidR="004D515E" w:rsidP="005E58F2" w:rsidRDefault="004D515E" w14:paraId="6190CD87" w14:textId="55FB1457">
      <w:pPr>
        <w:rPr>
          <w:rFonts w:cs="Arial"/>
          <w:szCs w:val="22"/>
        </w:rPr>
      </w:pPr>
    </w:p>
    <w:p w:rsidR="004D515E" w:rsidP="004D515E" w:rsidRDefault="004D515E" w14:paraId="1735110E" w14:textId="77777777">
      <w:pPr>
        <w:rPr>
          <w:rFonts w:cs="Arial"/>
          <w:szCs w:val="22"/>
        </w:rPr>
      </w:pPr>
      <w:r>
        <w:rPr>
          <w:rFonts w:cs="Arial"/>
          <w:szCs w:val="22"/>
        </w:rPr>
        <w:tab/>
      </w:r>
      <w:r>
        <w:rPr>
          <w:rFonts w:cs="Arial"/>
          <w:szCs w:val="22"/>
        </w:rPr>
        <w:t>________________________________________________________________________</w:t>
      </w:r>
    </w:p>
    <w:p w:rsidR="004D515E" w:rsidP="005E58F2" w:rsidRDefault="004D515E" w14:paraId="1C48280C" w14:textId="69DBFE81">
      <w:pPr>
        <w:rPr>
          <w:rFonts w:cs="Arial"/>
          <w:szCs w:val="22"/>
        </w:rPr>
      </w:pPr>
    </w:p>
    <w:p w:rsidR="004D515E" w:rsidP="004D515E" w:rsidRDefault="004D515E" w14:paraId="4B621BB8" w14:textId="77777777">
      <w:pPr>
        <w:rPr>
          <w:rFonts w:cs="Arial"/>
          <w:szCs w:val="22"/>
        </w:rPr>
      </w:pPr>
      <w:r>
        <w:rPr>
          <w:rFonts w:cs="Arial"/>
          <w:szCs w:val="22"/>
        </w:rPr>
        <w:tab/>
      </w:r>
      <w:r>
        <w:rPr>
          <w:rFonts w:cs="Arial"/>
          <w:szCs w:val="22"/>
        </w:rPr>
        <w:t>________________________________________________________________________</w:t>
      </w:r>
    </w:p>
    <w:p w:rsidR="004D515E" w:rsidP="005E58F2" w:rsidRDefault="004D515E" w14:paraId="37BF9273" w14:textId="77777777">
      <w:pPr>
        <w:rPr>
          <w:rFonts w:cs="Arial"/>
          <w:szCs w:val="22"/>
        </w:rPr>
      </w:pPr>
    </w:p>
    <w:p w:rsidR="00E17139" w:rsidP="00E17139" w:rsidRDefault="00E17139" w14:paraId="1E5D0043" w14:textId="77777777">
      <w:pPr>
        <w:rPr>
          <w:rFonts w:cs="Arial"/>
          <w:szCs w:val="22"/>
        </w:rPr>
      </w:pPr>
      <w:r>
        <w:rPr>
          <w:rFonts w:cs="Arial"/>
          <w:szCs w:val="22"/>
        </w:rPr>
        <w:tab/>
      </w:r>
      <w:r>
        <w:rPr>
          <w:rFonts w:cs="Arial"/>
          <w:szCs w:val="22"/>
        </w:rPr>
        <w:t>________________________________________________________________________</w:t>
      </w:r>
    </w:p>
    <w:p w:rsidR="00E17139" w:rsidP="005E58F2" w:rsidRDefault="00E17139" w14:paraId="70A5A94E" w14:textId="70DFC59B">
      <w:pPr>
        <w:rPr>
          <w:rFonts w:cs="Arial"/>
          <w:szCs w:val="22"/>
        </w:rPr>
      </w:pPr>
    </w:p>
    <w:p w:rsidR="00E17139" w:rsidP="00E17139" w:rsidRDefault="00E17139" w14:paraId="252DE7C1" w14:textId="77777777">
      <w:pPr>
        <w:rPr>
          <w:rFonts w:cs="Arial"/>
          <w:szCs w:val="22"/>
        </w:rPr>
      </w:pPr>
      <w:r>
        <w:rPr>
          <w:rFonts w:cs="Arial"/>
          <w:szCs w:val="22"/>
        </w:rPr>
        <w:tab/>
      </w:r>
      <w:r>
        <w:rPr>
          <w:rFonts w:cs="Arial"/>
          <w:szCs w:val="22"/>
        </w:rPr>
        <w:t>________________________________________________________________________</w:t>
      </w:r>
    </w:p>
    <w:p w:rsidR="00E17139" w:rsidP="005E58F2" w:rsidRDefault="00E17139" w14:paraId="53ACBF26" w14:textId="6D208D82">
      <w:pPr>
        <w:rPr>
          <w:rFonts w:cs="Arial"/>
          <w:szCs w:val="22"/>
        </w:rPr>
      </w:pPr>
    </w:p>
    <w:p w:rsidR="00E17139" w:rsidP="00E17139" w:rsidRDefault="00E17139" w14:paraId="3115FA3F" w14:textId="77777777">
      <w:pPr>
        <w:rPr>
          <w:rFonts w:cs="Arial"/>
          <w:szCs w:val="22"/>
        </w:rPr>
      </w:pPr>
      <w:r>
        <w:rPr>
          <w:rFonts w:cs="Arial"/>
          <w:szCs w:val="22"/>
        </w:rPr>
        <w:tab/>
      </w:r>
      <w:r>
        <w:rPr>
          <w:rFonts w:cs="Arial"/>
          <w:szCs w:val="22"/>
        </w:rPr>
        <w:t>________________________________________________________________________</w:t>
      </w:r>
    </w:p>
    <w:p w:rsidR="00E17139" w:rsidP="005E58F2" w:rsidRDefault="00E17139" w14:paraId="14E1AF7D" w14:textId="77777777">
      <w:pPr>
        <w:rPr>
          <w:rFonts w:cs="Arial"/>
          <w:szCs w:val="22"/>
        </w:rPr>
      </w:pPr>
    </w:p>
    <w:p w:rsidR="00442E71" w:rsidP="00442E71" w:rsidRDefault="00442E71" w14:paraId="2E78DB88" w14:textId="4384FF24">
      <w:pPr>
        <w:rPr>
          <w:rFonts w:cs="Arial"/>
          <w:szCs w:val="22"/>
        </w:rPr>
      </w:pPr>
    </w:p>
    <w:p w:rsidR="004D515E" w:rsidP="00442E71" w:rsidRDefault="004D515E" w14:paraId="603CF180" w14:textId="77C71A54">
      <w:pPr>
        <w:rPr>
          <w:rFonts w:cs="Arial"/>
          <w:szCs w:val="22"/>
        </w:rPr>
      </w:pPr>
      <w:r>
        <w:rPr>
          <w:rFonts w:cs="Arial"/>
          <w:szCs w:val="22"/>
        </w:rPr>
        <w:t xml:space="preserve">When food is being consumed, in addition to producing extra saliva, the salivary glands also secrete an increased amount of </w:t>
      </w:r>
      <w:proofErr w:type="spellStart"/>
      <w:r>
        <w:rPr>
          <w:rFonts w:cs="Arial"/>
          <w:szCs w:val="22"/>
        </w:rPr>
        <w:t>hydrogencarbonate</w:t>
      </w:r>
      <w:proofErr w:type="spellEnd"/>
      <w:r>
        <w:rPr>
          <w:rFonts w:cs="Arial"/>
          <w:szCs w:val="22"/>
        </w:rPr>
        <w:t xml:space="preserve"> ions.</w:t>
      </w:r>
    </w:p>
    <w:p w:rsidR="004D515E" w:rsidP="00442E71" w:rsidRDefault="004D515E" w14:paraId="3DCB839D" w14:textId="77777777">
      <w:pPr>
        <w:rPr>
          <w:rFonts w:cs="Arial"/>
          <w:szCs w:val="22"/>
        </w:rPr>
      </w:pPr>
    </w:p>
    <w:p w:rsidR="005E58F2" w:rsidP="005E58F2" w:rsidRDefault="005E58F2" w14:paraId="1CCBB356" w14:textId="2023474B">
      <w:pPr>
        <w:ind w:left="720" w:hanging="720"/>
        <w:rPr>
          <w:rFonts w:cs="Arial"/>
          <w:szCs w:val="22"/>
        </w:rPr>
      </w:pPr>
      <w:r>
        <w:rPr>
          <w:rFonts w:cs="Arial"/>
          <w:szCs w:val="22"/>
        </w:rPr>
        <w:t>(e)</w:t>
      </w:r>
      <w:r>
        <w:rPr>
          <w:rFonts w:cs="Arial"/>
          <w:szCs w:val="22"/>
        </w:rPr>
        <w:tab/>
      </w:r>
      <w:r w:rsidR="0029586B">
        <w:rPr>
          <w:rFonts w:cs="Arial"/>
          <w:szCs w:val="22"/>
        </w:rPr>
        <w:t>State and explain the effect this has on the buffering capacity of saliva.</w:t>
      </w:r>
      <w:r>
        <w:rPr>
          <w:rFonts w:cs="Arial"/>
          <w:szCs w:val="22"/>
        </w:rPr>
        <w:t xml:space="preserve"> </w:t>
      </w:r>
      <w:r>
        <w:rPr>
          <w:rFonts w:cs="Arial"/>
          <w:szCs w:val="22"/>
        </w:rPr>
        <w:tab/>
      </w:r>
      <w:r>
        <w:rPr>
          <w:rFonts w:cs="Arial"/>
          <w:szCs w:val="22"/>
        </w:rPr>
        <w:tab/>
      </w:r>
      <w:r>
        <w:rPr>
          <w:rFonts w:cs="Arial"/>
          <w:szCs w:val="22"/>
        </w:rPr>
        <w:t>(</w:t>
      </w:r>
      <w:r w:rsidR="0029586B">
        <w:rPr>
          <w:rFonts w:cs="Arial"/>
          <w:szCs w:val="22"/>
        </w:rPr>
        <w:t>3</w:t>
      </w:r>
      <w:r>
        <w:rPr>
          <w:rFonts w:cs="Arial"/>
          <w:szCs w:val="22"/>
        </w:rPr>
        <w:t xml:space="preserve"> mark</w:t>
      </w:r>
      <w:r w:rsidR="00C15F66">
        <w:rPr>
          <w:rFonts w:cs="Arial"/>
          <w:szCs w:val="22"/>
        </w:rPr>
        <w:t>s</w:t>
      </w:r>
      <w:r>
        <w:rPr>
          <w:rFonts w:cs="Arial"/>
          <w:szCs w:val="22"/>
        </w:rPr>
        <w:t>)</w:t>
      </w:r>
    </w:p>
    <w:p w:rsidR="00C15F66" w:rsidP="005E58F2" w:rsidRDefault="00C15F66" w14:paraId="1CC626F2" w14:textId="77777777">
      <w:pPr>
        <w:ind w:left="720" w:hanging="720"/>
        <w:rPr>
          <w:rFonts w:cs="Arial"/>
          <w:szCs w:val="22"/>
        </w:rPr>
      </w:pPr>
    </w:p>
    <w:p w:rsidR="0029586B" w:rsidP="0029586B" w:rsidRDefault="0029586B" w14:paraId="40D7B709"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44986FDA" w14:textId="2E959FB9">
      <w:pPr>
        <w:rPr>
          <w:rFonts w:cs="Arial"/>
          <w:bCs/>
          <w:szCs w:val="22"/>
        </w:rPr>
      </w:pPr>
    </w:p>
    <w:p w:rsidR="0029586B" w:rsidP="0029586B" w:rsidRDefault="0029586B" w14:paraId="28F981DA"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3D1D52AD" w14:textId="06F75B38">
      <w:pPr>
        <w:rPr>
          <w:rFonts w:cs="Arial"/>
          <w:bCs/>
          <w:szCs w:val="22"/>
        </w:rPr>
      </w:pPr>
    </w:p>
    <w:p w:rsidR="0029586B" w:rsidP="0029586B" w:rsidRDefault="0029586B" w14:paraId="102086E5"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5A7330B5" w14:textId="4AE3AB53">
      <w:pPr>
        <w:rPr>
          <w:rFonts w:cs="Arial"/>
          <w:bCs/>
          <w:szCs w:val="22"/>
        </w:rPr>
      </w:pPr>
    </w:p>
    <w:p w:rsidR="0029586B" w:rsidP="0029586B" w:rsidRDefault="0029586B" w14:paraId="2B248ADA"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1B306878" w14:textId="33EF9D12">
      <w:pPr>
        <w:rPr>
          <w:rFonts w:cs="Arial"/>
          <w:bCs/>
          <w:szCs w:val="22"/>
        </w:rPr>
      </w:pPr>
    </w:p>
    <w:p w:rsidR="0029586B" w:rsidP="0029586B" w:rsidRDefault="0029586B" w14:paraId="0D72547C"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0A698725" w14:textId="761FDBCE">
      <w:pPr>
        <w:rPr>
          <w:rFonts w:cs="Arial"/>
          <w:bCs/>
          <w:szCs w:val="22"/>
        </w:rPr>
      </w:pPr>
    </w:p>
    <w:p w:rsidR="0029586B" w:rsidP="0029586B" w:rsidRDefault="0029586B" w14:paraId="24E171EF"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3F4067F8" w14:textId="77DC9352">
      <w:pPr>
        <w:rPr>
          <w:rFonts w:cs="Arial"/>
          <w:bCs/>
          <w:szCs w:val="22"/>
        </w:rPr>
      </w:pPr>
    </w:p>
    <w:p w:rsidR="0029586B" w:rsidP="0029586B" w:rsidRDefault="0029586B" w14:paraId="5428A674"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640CA527" w14:textId="36868F73">
      <w:pPr>
        <w:rPr>
          <w:rFonts w:cs="Arial"/>
          <w:bCs/>
          <w:szCs w:val="22"/>
        </w:rPr>
      </w:pPr>
    </w:p>
    <w:p w:rsidR="0029586B" w:rsidP="0029586B" w:rsidRDefault="0029586B" w14:paraId="44AE63F7" w14:textId="77777777">
      <w:pPr>
        <w:rPr>
          <w:rFonts w:cs="Arial"/>
          <w:szCs w:val="22"/>
        </w:rPr>
      </w:pPr>
      <w:r>
        <w:rPr>
          <w:rFonts w:cs="Arial"/>
          <w:szCs w:val="22"/>
        </w:rPr>
        <w:tab/>
      </w:r>
      <w:r>
        <w:rPr>
          <w:rFonts w:cs="Arial"/>
          <w:szCs w:val="22"/>
        </w:rPr>
        <w:t>________________________________________________________________________</w:t>
      </w:r>
    </w:p>
    <w:p w:rsidR="0029586B" w:rsidP="005E58F2" w:rsidRDefault="0029586B" w14:paraId="633A0A6A" w14:textId="77777777">
      <w:pPr>
        <w:rPr>
          <w:rFonts w:cs="Arial"/>
          <w:bCs/>
          <w:szCs w:val="22"/>
        </w:rPr>
      </w:pPr>
    </w:p>
    <w:p w:rsidR="001A33A1" w:rsidP="005E58F2" w:rsidRDefault="001A33A1" w14:paraId="66371CC5" w14:textId="77777777">
      <w:pPr>
        <w:rPr>
          <w:rFonts w:cs="Arial"/>
          <w:bCs/>
          <w:szCs w:val="22"/>
        </w:rPr>
      </w:pPr>
    </w:p>
    <w:p w:rsidR="0029586B" w:rsidRDefault="0029586B" w14:paraId="6E6C5B8D" w14:textId="77777777">
      <w:pPr>
        <w:rPr>
          <w:rFonts w:cs="Arial"/>
          <w:szCs w:val="22"/>
        </w:rPr>
      </w:pPr>
      <w:r>
        <w:rPr>
          <w:rFonts w:cs="Arial"/>
          <w:szCs w:val="22"/>
        </w:rPr>
        <w:br w:type="page"/>
      </w:r>
    </w:p>
    <w:p w:rsidR="00442E71" w:rsidP="00442E71" w:rsidRDefault="0029586B" w14:paraId="6765E580" w14:textId="46F0DE8E">
      <w:pPr>
        <w:rPr>
          <w:rFonts w:cs="Arial"/>
          <w:szCs w:val="22"/>
        </w:rPr>
      </w:pPr>
      <w:r>
        <w:rPr>
          <w:rFonts w:cs="Arial"/>
          <w:szCs w:val="22"/>
        </w:rPr>
        <w:t>Brushing your teeth helps minimise tooth decay by removing leftover food and acids from your teeth. Toothpaste also contains fluoride which helps to strengthen teeth by converting some of the hydroxyapatite into fluorapatite.</w:t>
      </w:r>
    </w:p>
    <w:p w:rsidR="00174210" w:rsidP="00442E71" w:rsidRDefault="00174210" w14:paraId="2196BD50" w14:textId="2EE963BB">
      <w:pPr>
        <w:rPr>
          <w:rFonts w:cs="Arial"/>
          <w:szCs w:val="22"/>
        </w:rPr>
      </w:pPr>
    </w:p>
    <w:p w:rsidR="00174210" w:rsidP="00442E71" w:rsidRDefault="00174210" w14:paraId="4AA3C337" w14:textId="286D78CE">
      <w:pPr>
        <w:rPr>
          <w:rFonts w:cs="Arial"/>
          <w:szCs w:val="22"/>
        </w:rPr>
      </w:pPr>
      <w:r>
        <w:rPr>
          <w:rFonts w:cs="Arial"/>
          <w:szCs w:val="22"/>
        </w:rPr>
        <w:t xml:space="preserve">The chemical equations below compare the </w:t>
      </w:r>
      <w:r w:rsidR="00374CEA">
        <w:rPr>
          <w:rFonts w:cs="Arial"/>
          <w:szCs w:val="22"/>
        </w:rPr>
        <w:t xml:space="preserve">demineralisation and remineralisation processes associated with both </w:t>
      </w:r>
      <w:r>
        <w:rPr>
          <w:rFonts w:cs="Arial"/>
          <w:szCs w:val="22"/>
        </w:rPr>
        <w:t>hydroxyapatite and fluorapatite</w:t>
      </w:r>
      <w:r w:rsidR="00374CEA">
        <w:rPr>
          <w:rFonts w:cs="Arial"/>
          <w:szCs w:val="22"/>
        </w:rPr>
        <w:t>.</w:t>
      </w:r>
    </w:p>
    <w:p w:rsidR="00442E71" w:rsidP="00374CEA" w:rsidRDefault="00442E71" w14:paraId="4B225450" w14:textId="69DBC2F2">
      <w:pPr>
        <w:spacing w:line="360" w:lineRule="auto"/>
        <w:rPr>
          <w:rFonts w:cs="Arial"/>
          <w:szCs w:val="22"/>
        </w:rPr>
      </w:pPr>
    </w:p>
    <w:p w:rsidRPr="00374CEA" w:rsidR="00374CEA" w:rsidP="00374CEA" w:rsidRDefault="00374CEA" w14:paraId="6292BC13" w14:textId="243D3ADD">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(OH)(s)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OH</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r>
      <w:r>
        <w:rPr>
          <w:rFonts w:cs="Arial"/>
          <w:szCs w:val="22"/>
        </w:rPr>
        <w:t>K</w:t>
      </w:r>
      <w:r>
        <w:rPr>
          <w:rFonts w:cs="Arial"/>
          <w:szCs w:val="22"/>
          <w:vertAlign w:val="subscript"/>
        </w:rPr>
        <w:t>c</w:t>
      </w:r>
      <w:r>
        <w:rPr>
          <w:rFonts w:cs="Arial"/>
          <w:szCs w:val="22"/>
        </w:rPr>
        <w:t xml:space="preserve"> = 2.34 x 10</w:t>
      </w:r>
      <w:r>
        <w:rPr>
          <w:rFonts w:cs="Arial"/>
          <w:szCs w:val="22"/>
          <w:vertAlign w:val="superscript"/>
        </w:rPr>
        <w:t>-59</w:t>
      </w:r>
      <w:r>
        <w:rPr>
          <w:rFonts w:cs="Arial"/>
          <w:szCs w:val="22"/>
        </w:rPr>
        <w:t xml:space="preserve"> </w:t>
      </w:r>
    </w:p>
    <w:p w:rsidRPr="00425F7C" w:rsidR="00374CEA" w:rsidP="00374CEA" w:rsidRDefault="00374CEA" w14:paraId="107A089C" w14:textId="36A676AC">
      <w:pPr>
        <w:spacing w:line="360" w:lineRule="auto"/>
        <w:rPr>
          <w:rFonts w:cs="Arial"/>
          <w:i/>
          <w:iCs/>
          <w:szCs w:val="22"/>
        </w:rPr>
      </w:pPr>
      <w:r w:rsidRPr="00425F7C">
        <w:rPr>
          <w:rFonts w:cs="Arial"/>
          <w:i/>
          <w:iCs/>
          <w:szCs w:val="22"/>
        </w:rPr>
        <w:t xml:space="preserve"> hydroxyapatite</w:t>
      </w:r>
    </w:p>
    <w:p w:rsidR="00374CEA" w:rsidP="00640D16" w:rsidRDefault="00374CEA" w14:paraId="34337F46" w14:textId="77777777">
      <w:pPr>
        <w:rPr>
          <w:rFonts w:cs="Arial"/>
          <w:szCs w:val="22"/>
        </w:rPr>
      </w:pPr>
    </w:p>
    <w:p w:rsidR="00374CEA" w:rsidP="00374CEA" w:rsidRDefault="00374CEA" w14:paraId="2F9D6AD5" w14:textId="32A37EA6">
      <w:pPr>
        <w:spacing w:line="360" w:lineRule="auto"/>
        <w:rPr>
          <w:rFonts w:cs="Arial"/>
          <w:szCs w:val="22"/>
        </w:rPr>
      </w:pPr>
      <w:r>
        <w:rPr>
          <w:rFonts w:cs="Arial"/>
          <w:szCs w:val="22"/>
        </w:rPr>
        <w:t>Ca</w:t>
      </w:r>
      <w:r>
        <w:rPr>
          <w:rFonts w:cs="Arial"/>
          <w:szCs w:val="22"/>
          <w:vertAlign w:val="subscript"/>
        </w:rPr>
        <w:t>5</w:t>
      </w:r>
      <w:r>
        <w:rPr>
          <w:rFonts w:cs="Arial"/>
          <w:szCs w:val="22"/>
        </w:rPr>
        <w:t>(PO</w:t>
      </w:r>
      <w:r>
        <w:rPr>
          <w:rFonts w:cs="Arial"/>
          <w:szCs w:val="22"/>
          <w:vertAlign w:val="subscript"/>
        </w:rPr>
        <w:t>4</w:t>
      </w:r>
      <w:r>
        <w:rPr>
          <w:rFonts w:cs="Arial"/>
          <w:szCs w:val="22"/>
        </w:rPr>
        <w:t>)</w:t>
      </w:r>
      <w:r>
        <w:rPr>
          <w:rFonts w:cs="Arial"/>
          <w:szCs w:val="22"/>
          <w:vertAlign w:val="subscript"/>
        </w:rPr>
        <w:t>3</w:t>
      </w:r>
      <w:r>
        <w:rPr>
          <w:rFonts w:cs="Arial"/>
          <w:szCs w:val="22"/>
        </w:rPr>
        <w:t xml:space="preserve">F(s)      </w:t>
      </w:r>
      <w:r w:rsidRPr="000A743C">
        <w:rPr>
          <w:rFonts w:ascii="Cambria Math" w:hAnsi="Cambria Math" w:cs="Cambria Math"/>
          <w:spacing w:val="-4"/>
          <w:position w:val="-3"/>
          <w:szCs w:val="22"/>
        </w:rPr>
        <w:t>⇌</w:t>
      </w:r>
      <w:r>
        <w:rPr>
          <w:rFonts w:cs="Arial"/>
          <w:szCs w:val="22"/>
        </w:rPr>
        <w:t xml:space="preserve">      5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   3 PO</w:t>
      </w:r>
      <w:r>
        <w:rPr>
          <w:rFonts w:cs="Arial"/>
          <w:szCs w:val="22"/>
          <w:vertAlign w:val="subscript"/>
        </w:rPr>
        <w:t>4</w:t>
      </w:r>
      <w:r>
        <w:rPr>
          <w:rFonts w:cs="Arial"/>
          <w:szCs w:val="22"/>
          <w:vertAlign w:val="superscript"/>
        </w:rPr>
        <w:t>3-</w:t>
      </w:r>
      <w:r>
        <w:rPr>
          <w:rFonts w:cs="Arial"/>
          <w:szCs w:val="22"/>
        </w:rPr>
        <w:t>(</w:t>
      </w:r>
      <w:proofErr w:type="spellStart"/>
      <w:r>
        <w:rPr>
          <w:rFonts w:cs="Arial"/>
          <w:szCs w:val="22"/>
        </w:rPr>
        <w:t>aq</w:t>
      </w:r>
      <w:proofErr w:type="spellEnd"/>
      <w:r>
        <w:rPr>
          <w:rFonts w:cs="Arial"/>
          <w:szCs w:val="22"/>
        </w:rPr>
        <w:t>)   +   F</w:t>
      </w:r>
      <w:r>
        <w:rPr>
          <w:rFonts w:cs="Arial"/>
          <w:szCs w:val="22"/>
          <w:vertAlign w:val="superscript"/>
        </w:rPr>
        <w:t>-</w:t>
      </w:r>
      <w:r>
        <w:rPr>
          <w:rFonts w:cs="Arial"/>
          <w:szCs w:val="22"/>
        </w:rPr>
        <w:t>(</w:t>
      </w:r>
      <w:proofErr w:type="spellStart"/>
      <w:r>
        <w:rPr>
          <w:rFonts w:cs="Arial"/>
          <w:szCs w:val="22"/>
        </w:rPr>
        <w:t>aq</w:t>
      </w:r>
      <w:proofErr w:type="spellEnd"/>
      <w:r>
        <w:rPr>
          <w:rFonts w:cs="Arial"/>
          <w:szCs w:val="22"/>
        </w:rPr>
        <w:t>)</w:t>
      </w:r>
      <w:r>
        <w:rPr>
          <w:rFonts w:cs="Arial"/>
          <w:szCs w:val="22"/>
        </w:rPr>
        <w:tab/>
      </w:r>
      <w:r>
        <w:rPr>
          <w:rFonts w:cs="Arial"/>
          <w:szCs w:val="22"/>
        </w:rPr>
        <w:tab/>
      </w:r>
      <w:r>
        <w:rPr>
          <w:rFonts w:cs="Arial"/>
          <w:szCs w:val="22"/>
        </w:rPr>
        <w:t>K</w:t>
      </w:r>
      <w:r>
        <w:rPr>
          <w:rFonts w:cs="Arial"/>
          <w:szCs w:val="22"/>
          <w:vertAlign w:val="subscript"/>
        </w:rPr>
        <w:t>c</w:t>
      </w:r>
      <w:r>
        <w:rPr>
          <w:rFonts w:cs="Arial"/>
          <w:szCs w:val="22"/>
        </w:rPr>
        <w:t xml:space="preserve"> = 3.16 x 10</w:t>
      </w:r>
      <w:r>
        <w:rPr>
          <w:rFonts w:cs="Arial"/>
          <w:szCs w:val="22"/>
          <w:vertAlign w:val="superscript"/>
        </w:rPr>
        <w:t>-</w:t>
      </w:r>
      <w:r w:rsidR="00987733">
        <w:rPr>
          <w:rFonts w:cs="Arial"/>
          <w:szCs w:val="22"/>
          <w:vertAlign w:val="superscript"/>
        </w:rPr>
        <w:t>117</w:t>
      </w:r>
    </w:p>
    <w:p w:rsidRPr="00425F7C" w:rsidR="00374CEA" w:rsidP="00374CEA" w:rsidRDefault="00374CEA" w14:paraId="513D16B8" w14:textId="0C16A34D">
      <w:pPr>
        <w:spacing w:line="360" w:lineRule="auto"/>
        <w:rPr>
          <w:rFonts w:cs="Arial"/>
          <w:i/>
          <w:iCs/>
          <w:szCs w:val="22"/>
        </w:rPr>
      </w:pPr>
      <w:r w:rsidRPr="00425F7C">
        <w:rPr>
          <w:rFonts w:cs="Arial"/>
          <w:i/>
          <w:iCs/>
          <w:szCs w:val="22"/>
        </w:rPr>
        <w:t xml:space="preserve">  fluorapatite</w:t>
      </w:r>
    </w:p>
    <w:p w:rsidR="005E58F2" w:rsidP="00374CEA" w:rsidRDefault="005E58F2" w14:paraId="34F65A03" w14:textId="77777777">
      <w:pPr>
        <w:rPr>
          <w:rFonts w:cs="Arial"/>
          <w:szCs w:val="22"/>
        </w:rPr>
      </w:pPr>
    </w:p>
    <w:p w:rsidR="005E58F2" w:rsidP="005E58F2" w:rsidRDefault="005E58F2" w14:paraId="69E7FE41" w14:textId="51A336E5">
      <w:pPr>
        <w:ind w:left="720" w:hanging="720"/>
        <w:rPr>
          <w:rFonts w:cs="Arial"/>
          <w:bCs/>
          <w:szCs w:val="22"/>
        </w:rPr>
      </w:pPr>
      <w:r>
        <w:rPr>
          <w:rFonts w:cs="Arial"/>
          <w:bCs/>
          <w:szCs w:val="22"/>
        </w:rPr>
        <w:t>(f)</w:t>
      </w:r>
      <w:r>
        <w:rPr>
          <w:rFonts w:cs="Arial"/>
          <w:bCs/>
          <w:szCs w:val="22"/>
        </w:rPr>
        <w:tab/>
      </w:r>
      <w:r w:rsidR="0029586B">
        <w:rPr>
          <w:rFonts w:cs="Arial"/>
          <w:bCs/>
          <w:szCs w:val="22"/>
        </w:rPr>
        <w:t>By referring to the K</w:t>
      </w:r>
      <w:r w:rsidR="0029586B">
        <w:rPr>
          <w:rFonts w:cs="Arial"/>
          <w:bCs/>
          <w:szCs w:val="22"/>
          <w:vertAlign w:val="subscript"/>
        </w:rPr>
        <w:t>c</w:t>
      </w:r>
      <w:r w:rsidR="0029586B">
        <w:rPr>
          <w:rFonts w:cs="Arial"/>
          <w:bCs/>
          <w:szCs w:val="22"/>
        </w:rPr>
        <w:t xml:space="preserve"> values provided, justify why the presence of fluorapatite</w:t>
      </w:r>
      <w:r w:rsidR="00640D16">
        <w:rPr>
          <w:rFonts w:cs="Arial"/>
          <w:bCs/>
          <w:szCs w:val="22"/>
        </w:rPr>
        <w:t xml:space="preserve"> in teeth</w:t>
      </w:r>
      <w:r w:rsidR="0029586B">
        <w:rPr>
          <w:rFonts w:cs="Arial"/>
          <w:bCs/>
          <w:szCs w:val="22"/>
        </w:rPr>
        <w:t xml:space="preserve"> protects against tooth decay</w:t>
      </w:r>
      <w:r w:rsidR="00D62E88">
        <w:rPr>
          <w:rFonts w:cs="Arial"/>
          <w:bCs/>
          <w:szCs w:val="22"/>
        </w:rPr>
        <w:t>.</w:t>
      </w:r>
      <w:r>
        <w:rPr>
          <w:rFonts w:cs="Arial"/>
          <w:bCs/>
          <w:szCs w:val="22"/>
        </w:rPr>
        <w:tab/>
      </w:r>
      <w:r>
        <w:rPr>
          <w:rFonts w:cs="Arial"/>
          <w:bCs/>
          <w:szCs w:val="22"/>
        </w:rPr>
        <w:tab/>
      </w:r>
      <w:r w:rsidR="00E4735F">
        <w:rPr>
          <w:rFonts w:cs="Arial"/>
          <w:bCs/>
          <w:szCs w:val="22"/>
        </w:rPr>
        <w:tab/>
      </w:r>
      <w:r w:rsidR="00E4735F">
        <w:rPr>
          <w:rFonts w:cs="Arial"/>
          <w:bCs/>
          <w:szCs w:val="22"/>
        </w:rPr>
        <w:tab/>
      </w:r>
      <w:r w:rsidR="00E4735F">
        <w:rPr>
          <w:rFonts w:cs="Arial"/>
          <w:bCs/>
          <w:szCs w:val="22"/>
        </w:rPr>
        <w:tab/>
      </w:r>
      <w:r w:rsidR="00E4735F">
        <w:rPr>
          <w:rFonts w:cs="Arial"/>
          <w:bCs/>
          <w:szCs w:val="22"/>
        </w:rPr>
        <w:tab/>
      </w:r>
      <w:r w:rsidR="0029586B">
        <w:rPr>
          <w:rFonts w:cs="Arial"/>
          <w:bCs/>
          <w:szCs w:val="22"/>
        </w:rPr>
        <w:tab/>
      </w:r>
      <w:r w:rsidR="0029586B">
        <w:rPr>
          <w:rFonts w:cs="Arial"/>
          <w:bCs/>
          <w:szCs w:val="22"/>
        </w:rPr>
        <w:tab/>
      </w:r>
      <w:r>
        <w:rPr>
          <w:rFonts w:cs="Arial"/>
          <w:bCs/>
          <w:szCs w:val="22"/>
        </w:rPr>
        <w:t>(</w:t>
      </w:r>
      <w:r w:rsidR="0029586B">
        <w:rPr>
          <w:rFonts w:cs="Arial"/>
          <w:bCs/>
          <w:szCs w:val="22"/>
        </w:rPr>
        <w:t>2</w:t>
      </w:r>
      <w:r>
        <w:rPr>
          <w:rFonts w:cs="Arial"/>
          <w:bCs/>
          <w:szCs w:val="22"/>
        </w:rPr>
        <w:t xml:space="preserve"> marks)</w:t>
      </w:r>
    </w:p>
    <w:p w:rsidR="005E58F2" w:rsidP="005E58F2" w:rsidRDefault="005E58F2" w14:paraId="0411E34D" w14:textId="77777777">
      <w:pPr>
        <w:rPr>
          <w:rFonts w:cs="Arial"/>
          <w:bCs/>
          <w:szCs w:val="22"/>
        </w:rPr>
      </w:pPr>
    </w:p>
    <w:p w:rsidR="005E58F2" w:rsidP="005E58F2" w:rsidRDefault="005E58F2" w14:paraId="3D49B2BA"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4F5A546C" w14:textId="77777777">
      <w:pPr>
        <w:rPr>
          <w:rFonts w:cs="Arial"/>
          <w:bCs/>
          <w:szCs w:val="22"/>
        </w:rPr>
      </w:pPr>
    </w:p>
    <w:p w:rsidR="005E58F2" w:rsidP="005E58F2" w:rsidRDefault="005E58F2" w14:paraId="57659EAE"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7085652E" w14:textId="77777777">
      <w:pPr>
        <w:rPr>
          <w:rFonts w:cs="Arial"/>
          <w:bCs/>
          <w:szCs w:val="22"/>
        </w:rPr>
      </w:pPr>
    </w:p>
    <w:p w:rsidR="005E58F2" w:rsidP="005E58F2" w:rsidRDefault="005E58F2" w14:paraId="48878C19"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131674A0" w14:textId="77777777">
      <w:pPr>
        <w:rPr>
          <w:rFonts w:cs="Arial"/>
          <w:bCs/>
          <w:szCs w:val="22"/>
        </w:rPr>
      </w:pPr>
    </w:p>
    <w:p w:rsidR="005E58F2" w:rsidP="005E58F2" w:rsidRDefault="005E58F2" w14:paraId="5F84D3EC" w14:textId="77777777">
      <w:pPr>
        <w:rPr>
          <w:rFonts w:cs="Arial"/>
          <w:szCs w:val="22"/>
        </w:rPr>
      </w:pPr>
      <w:r>
        <w:rPr>
          <w:rFonts w:cs="Arial"/>
          <w:szCs w:val="22"/>
        </w:rPr>
        <w:tab/>
      </w:r>
      <w:r>
        <w:rPr>
          <w:rFonts w:cs="Arial"/>
          <w:szCs w:val="22"/>
        </w:rPr>
        <w:t>________________________________________________________________________</w:t>
      </w:r>
    </w:p>
    <w:p w:rsidR="005E58F2" w:rsidP="005E58F2" w:rsidRDefault="005E58F2" w14:paraId="05C2EE9D" w14:textId="18B4785C">
      <w:pPr>
        <w:rPr>
          <w:rFonts w:cs="Arial"/>
          <w:bCs/>
          <w:szCs w:val="22"/>
        </w:rPr>
      </w:pPr>
    </w:p>
    <w:p w:rsidR="00987B4F" w:rsidP="00987B4F" w:rsidRDefault="00987B4F" w14:paraId="0FA848E4" w14:textId="77777777">
      <w:pPr>
        <w:rPr>
          <w:rFonts w:cs="Arial"/>
          <w:szCs w:val="22"/>
        </w:rPr>
      </w:pPr>
      <w:r>
        <w:rPr>
          <w:rFonts w:cs="Arial"/>
          <w:szCs w:val="22"/>
        </w:rPr>
        <w:tab/>
      </w:r>
      <w:r>
        <w:rPr>
          <w:rFonts w:cs="Arial"/>
          <w:szCs w:val="22"/>
        </w:rPr>
        <w:t>________________________________________________________________________</w:t>
      </w:r>
    </w:p>
    <w:p w:rsidR="00987B4F" w:rsidP="005E58F2" w:rsidRDefault="00987B4F" w14:paraId="5E7A29F3" w14:textId="77777777">
      <w:pPr>
        <w:rPr>
          <w:rFonts w:cs="Arial"/>
          <w:bCs/>
          <w:szCs w:val="22"/>
        </w:rPr>
      </w:pPr>
    </w:p>
    <w:p w:rsidRPr="00E17139" w:rsidR="005E58F2" w:rsidP="00174210" w:rsidRDefault="005E58F2" w14:paraId="17B4A9BF" w14:textId="7DDE31A5">
      <w:pPr>
        <w:rPr>
          <w:rFonts w:cs="Arial"/>
          <w:szCs w:val="22"/>
        </w:rPr>
      </w:pPr>
    </w:p>
    <w:p w:rsidRPr="00053F6F" w:rsidR="005E58F2" w:rsidP="005E58F2" w:rsidRDefault="005E58F2" w14:paraId="08E0B684" w14:textId="668730D8">
      <w:pPr>
        <w:rPr>
          <w:rFonts w:cs="Arial"/>
          <w:b/>
          <w:szCs w:val="22"/>
        </w:rPr>
      </w:pPr>
      <w:r>
        <w:rPr>
          <w:rFonts w:cs="Arial"/>
          <w:b/>
          <w:szCs w:val="22"/>
        </w:rPr>
        <w:br w:type="page"/>
      </w:r>
    </w:p>
    <w:p w:rsidRPr="00C023EA" w:rsidR="001A33A1" w:rsidP="001A33A1" w:rsidRDefault="001A33A1" w14:paraId="1F3CF068" w14:textId="528830DD">
      <w:pPr>
        <w:rPr>
          <w:rFonts w:cs="Arial"/>
          <w:szCs w:val="22"/>
        </w:rPr>
      </w:pPr>
      <w:r>
        <w:rPr>
          <w:rFonts w:cs="Arial"/>
          <w:b/>
          <w:szCs w:val="22"/>
        </w:rPr>
        <w:t>Question 3</w:t>
      </w:r>
      <w:r w:rsidR="0059623D">
        <w:rPr>
          <w:rFonts w:cs="Arial"/>
          <w:b/>
          <w:szCs w:val="22"/>
        </w:rPr>
        <w:t>7</w:t>
      </w:r>
      <w:r w:rsidRPr="00EC3649">
        <w:rPr>
          <w:rFonts w:cs="Arial"/>
          <w:b/>
          <w:szCs w:val="22"/>
        </w:rPr>
        <w:tab/>
      </w:r>
      <w:r w:rsidRPr="00EC3649">
        <w:rPr>
          <w:rFonts w:cs="Arial"/>
          <w:b/>
          <w:szCs w:val="22"/>
        </w:rPr>
        <w:tab/>
      </w:r>
      <w:r w:rsidRPr="00EC3649">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 xml:space="preserve">          (1</w:t>
      </w:r>
      <w:r w:rsidR="00C95CB7">
        <w:rPr>
          <w:rFonts w:cs="Arial"/>
          <w:b/>
          <w:szCs w:val="22"/>
        </w:rPr>
        <w:t>5</w:t>
      </w:r>
      <w:r w:rsidRPr="00EC3649">
        <w:rPr>
          <w:rFonts w:cs="Arial"/>
          <w:b/>
          <w:szCs w:val="22"/>
        </w:rPr>
        <w:t xml:space="preserve"> marks)</w:t>
      </w:r>
    </w:p>
    <w:p w:rsidR="001A33A1" w:rsidP="001A33A1" w:rsidRDefault="001A33A1" w14:paraId="7FDF8551" w14:textId="77777777">
      <w:pPr>
        <w:rPr>
          <w:rFonts w:cs="Arial"/>
          <w:szCs w:val="22"/>
        </w:rPr>
      </w:pPr>
    </w:p>
    <w:p w:rsidR="00B7550D" w:rsidP="001A33A1" w:rsidRDefault="00B7550D" w14:paraId="4D114297" w14:textId="551AFDF1">
      <w:pPr>
        <w:rPr>
          <w:rFonts w:cs="Arial"/>
          <w:szCs w:val="22"/>
        </w:rPr>
      </w:pPr>
      <w:r>
        <w:rPr>
          <w:rFonts w:cs="Arial"/>
          <w:szCs w:val="22"/>
        </w:rPr>
        <w:t xml:space="preserve">Hard water is water with a high mineral content. </w:t>
      </w:r>
      <w:r w:rsidR="00FC3107">
        <w:rPr>
          <w:rFonts w:cs="Arial"/>
          <w:szCs w:val="22"/>
        </w:rPr>
        <w:t>A sample of hard water</w:t>
      </w:r>
      <w:r w:rsidR="00381288">
        <w:rPr>
          <w:rFonts w:cs="Arial"/>
          <w:szCs w:val="22"/>
        </w:rPr>
        <w:t>, thought to contain reasonably high concentrations of both Ca</w:t>
      </w:r>
      <w:r w:rsidR="00381288">
        <w:rPr>
          <w:rFonts w:cs="Arial"/>
          <w:szCs w:val="22"/>
          <w:vertAlign w:val="superscript"/>
        </w:rPr>
        <w:t>2+</w:t>
      </w:r>
      <w:r w:rsidR="00381288">
        <w:rPr>
          <w:rFonts w:cs="Arial"/>
          <w:szCs w:val="22"/>
        </w:rPr>
        <w:t>(</w:t>
      </w:r>
      <w:proofErr w:type="spellStart"/>
      <w:r w:rsidR="00381288">
        <w:rPr>
          <w:rFonts w:cs="Arial"/>
          <w:szCs w:val="22"/>
        </w:rPr>
        <w:t>aq</w:t>
      </w:r>
      <w:proofErr w:type="spellEnd"/>
      <w:r w:rsidR="00381288">
        <w:rPr>
          <w:rFonts w:cs="Arial"/>
          <w:szCs w:val="22"/>
        </w:rPr>
        <w:t>) and Mg</w:t>
      </w:r>
      <w:r w:rsidR="00381288">
        <w:rPr>
          <w:rFonts w:cs="Arial"/>
          <w:szCs w:val="22"/>
          <w:vertAlign w:val="superscript"/>
        </w:rPr>
        <w:t>2+</w:t>
      </w:r>
      <w:r w:rsidR="00381288">
        <w:rPr>
          <w:rFonts w:cs="Arial"/>
          <w:szCs w:val="22"/>
        </w:rPr>
        <w:t>(</w:t>
      </w:r>
      <w:proofErr w:type="spellStart"/>
      <w:r w:rsidR="00381288">
        <w:rPr>
          <w:rFonts w:cs="Arial"/>
          <w:szCs w:val="22"/>
        </w:rPr>
        <w:t>aq</w:t>
      </w:r>
      <w:proofErr w:type="spellEnd"/>
      <w:r w:rsidR="00381288">
        <w:rPr>
          <w:rFonts w:cs="Arial"/>
          <w:szCs w:val="22"/>
        </w:rPr>
        <w:t xml:space="preserve">) ions, </w:t>
      </w:r>
      <w:r w:rsidR="00AE14EE">
        <w:rPr>
          <w:rFonts w:cs="Arial"/>
          <w:szCs w:val="22"/>
        </w:rPr>
        <w:t>was analysed to determine its chemical composition</w:t>
      </w:r>
      <w:r>
        <w:rPr>
          <w:rFonts w:cs="Arial"/>
          <w:szCs w:val="22"/>
        </w:rPr>
        <w:t>.</w:t>
      </w:r>
    </w:p>
    <w:p w:rsidR="00B7550D" w:rsidP="001A33A1" w:rsidRDefault="00B7550D" w14:paraId="3C9DFD9C" w14:textId="77777777">
      <w:pPr>
        <w:rPr>
          <w:rFonts w:cs="Arial"/>
          <w:szCs w:val="22"/>
        </w:rPr>
      </w:pPr>
    </w:p>
    <w:p w:rsidR="00B7550D" w:rsidP="001A33A1" w:rsidRDefault="00B7550D" w14:paraId="48C1559F" w14:textId="2A3489FA">
      <w:pPr>
        <w:rPr>
          <w:rFonts w:cs="Arial"/>
          <w:szCs w:val="22"/>
        </w:rPr>
      </w:pPr>
      <w:r>
        <w:rPr>
          <w:rFonts w:cs="Arial"/>
          <w:szCs w:val="22"/>
        </w:rPr>
        <w:t>During the initial analysis, the concentration of Ca</w:t>
      </w:r>
      <w:r>
        <w:rPr>
          <w:rFonts w:cs="Arial"/>
          <w:szCs w:val="22"/>
          <w:vertAlign w:val="superscript"/>
        </w:rPr>
        <w:t>2+</w:t>
      </w:r>
      <w:r>
        <w:rPr>
          <w:rFonts w:cs="Arial"/>
          <w:szCs w:val="22"/>
        </w:rPr>
        <w:t>(</w:t>
      </w:r>
      <w:proofErr w:type="spellStart"/>
      <w:r>
        <w:rPr>
          <w:rFonts w:cs="Arial"/>
          <w:szCs w:val="22"/>
        </w:rPr>
        <w:t>aq</w:t>
      </w:r>
      <w:proofErr w:type="spellEnd"/>
      <w:r>
        <w:rPr>
          <w:rFonts w:cs="Arial"/>
          <w:szCs w:val="22"/>
        </w:rPr>
        <w:t>) ions in the hard water was determined using atomic absorption spectroscopy. This was recorded as 0.004117 mol L</w:t>
      </w:r>
      <w:r>
        <w:rPr>
          <w:rFonts w:cs="Arial"/>
          <w:szCs w:val="22"/>
          <w:vertAlign w:val="superscript"/>
        </w:rPr>
        <w:t>-1</w:t>
      </w:r>
      <w:r>
        <w:rPr>
          <w:rFonts w:cs="Arial"/>
          <w:szCs w:val="22"/>
        </w:rPr>
        <w:t>.</w:t>
      </w:r>
    </w:p>
    <w:p w:rsidR="00B7550D" w:rsidP="001A33A1" w:rsidRDefault="00B7550D" w14:paraId="29EB42E7" w14:textId="41726385">
      <w:pPr>
        <w:rPr>
          <w:rFonts w:cs="Arial"/>
          <w:szCs w:val="22"/>
        </w:rPr>
      </w:pPr>
    </w:p>
    <w:p w:rsidR="00965B8F" w:rsidP="001A33A1" w:rsidRDefault="00B7550D" w14:paraId="4A281EC4" w14:textId="13CBBE09">
      <w:pPr>
        <w:rPr>
          <w:rFonts w:cs="Arial"/>
          <w:szCs w:val="22"/>
        </w:rPr>
      </w:pPr>
      <w:r>
        <w:rPr>
          <w:rFonts w:cs="Arial"/>
          <w:szCs w:val="22"/>
        </w:rPr>
        <w:t xml:space="preserve">The next </w:t>
      </w:r>
      <w:r w:rsidR="002B3FD8">
        <w:rPr>
          <w:rFonts w:cs="Arial"/>
          <w:szCs w:val="22"/>
        </w:rPr>
        <w:t>stage</w:t>
      </w:r>
      <w:r>
        <w:rPr>
          <w:rFonts w:cs="Arial"/>
          <w:szCs w:val="22"/>
        </w:rPr>
        <w:t xml:space="preserve"> of the analysis investigat</w:t>
      </w:r>
      <w:r w:rsidR="00381288">
        <w:rPr>
          <w:rFonts w:cs="Arial"/>
          <w:szCs w:val="22"/>
        </w:rPr>
        <w:t>ed</w:t>
      </w:r>
      <w:r>
        <w:rPr>
          <w:rFonts w:cs="Arial"/>
          <w:szCs w:val="22"/>
        </w:rPr>
        <w:t xml:space="preserve"> the behaviour of the hard water with soap.</w:t>
      </w:r>
      <w:r w:rsidR="00965B8F">
        <w:rPr>
          <w:rFonts w:cs="Arial"/>
          <w:szCs w:val="22"/>
        </w:rPr>
        <w:t xml:space="preserve"> </w:t>
      </w:r>
      <w:r>
        <w:rPr>
          <w:rFonts w:cs="Arial"/>
          <w:szCs w:val="22"/>
        </w:rPr>
        <w:t xml:space="preserve">A 385 mL sample of the hard water </w:t>
      </w:r>
      <w:r w:rsidR="00965B8F">
        <w:rPr>
          <w:rFonts w:cs="Arial"/>
          <w:szCs w:val="22"/>
        </w:rPr>
        <w:t>was mixed with excess sodium palmitate, C</w:t>
      </w:r>
      <w:r w:rsidR="00965B8F">
        <w:rPr>
          <w:rFonts w:cs="Arial"/>
          <w:szCs w:val="22"/>
          <w:vertAlign w:val="subscript"/>
        </w:rPr>
        <w:t>15</w:t>
      </w:r>
      <w:r w:rsidR="00965B8F">
        <w:rPr>
          <w:rFonts w:cs="Arial"/>
          <w:szCs w:val="22"/>
        </w:rPr>
        <w:t>H</w:t>
      </w:r>
      <w:r w:rsidR="00965B8F">
        <w:rPr>
          <w:rFonts w:cs="Arial"/>
          <w:szCs w:val="22"/>
          <w:vertAlign w:val="subscript"/>
        </w:rPr>
        <w:t>31</w:t>
      </w:r>
      <w:r w:rsidR="00965B8F">
        <w:rPr>
          <w:rFonts w:cs="Arial"/>
          <w:szCs w:val="22"/>
        </w:rPr>
        <w:t>COONa</w:t>
      </w:r>
      <w:r w:rsidR="00381288">
        <w:rPr>
          <w:rFonts w:cs="Arial"/>
          <w:szCs w:val="22"/>
        </w:rPr>
        <w:t>(s)</w:t>
      </w:r>
      <w:r w:rsidR="00965B8F">
        <w:rPr>
          <w:rFonts w:cs="Arial"/>
          <w:szCs w:val="22"/>
        </w:rPr>
        <w:t xml:space="preserve">. The mixture was thoroughly shaken and then left to settle. The scum formed was collected and dried, and its </w:t>
      </w:r>
      <w:r w:rsidR="00987733">
        <w:rPr>
          <w:rFonts w:cs="Arial"/>
          <w:szCs w:val="22"/>
        </w:rPr>
        <w:t xml:space="preserve">total </w:t>
      </w:r>
      <w:r w:rsidR="00965B8F">
        <w:rPr>
          <w:rFonts w:cs="Arial"/>
          <w:szCs w:val="22"/>
        </w:rPr>
        <w:t>mass was determined to be 1.636 g.</w:t>
      </w:r>
    </w:p>
    <w:p w:rsidR="00965B8F" w:rsidP="001A33A1" w:rsidRDefault="00965B8F" w14:paraId="78C86BEC" w14:textId="77777777">
      <w:pPr>
        <w:rPr>
          <w:rFonts w:cs="Arial"/>
          <w:szCs w:val="22"/>
        </w:rPr>
      </w:pPr>
    </w:p>
    <w:p w:rsidR="006312DB" w:rsidP="00B07DCD" w:rsidRDefault="00965B8F" w14:paraId="416384B2" w14:textId="4DCBFCD4">
      <w:pPr>
        <w:spacing w:line="288" w:lineRule="auto"/>
        <w:rPr>
          <w:rFonts w:cs="Arial"/>
          <w:szCs w:val="22"/>
        </w:rPr>
      </w:pPr>
      <w:r>
        <w:rPr>
          <w:rFonts w:cs="Arial"/>
          <w:szCs w:val="22"/>
        </w:rPr>
        <w:t xml:space="preserve">You may assume the scum was composed </w:t>
      </w:r>
      <w:r w:rsidR="006312DB">
        <w:rPr>
          <w:rFonts w:cs="Arial"/>
          <w:szCs w:val="22"/>
        </w:rPr>
        <w:t xml:space="preserve">entirely </w:t>
      </w:r>
      <w:r>
        <w:rPr>
          <w:rFonts w:cs="Arial"/>
          <w:szCs w:val="22"/>
        </w:rPr>
        <w:t>of</w:t>
      </w:r>
      <w:r w:rsidR="006312DB">
        <w:rPr>
          <w:rFonts w:cs="Arial"/>
          <w:szCs w:val="22"/>
        </w:rPr>
        <w:t>;</w:t>
      </w:r>
    </w:p>
    <w:p w:rsidRPr="006312DB" w:rsidR="006312DB" w:rsidP="006312DB" w:rsidRDefault="006312DB" w14:paraId="5EC55644" w14:textId="074A514A">
      <w:pPr>
        <w:pStyle w:val="ListParagraph"/>
        <w:numPr>
          <w:ilvl w:val="0"/>
          <w:numId w:val="39"/>
        </w:numPr>
        <w:rPr>
          <w:rFonts w:cs="Arial"/>
          <w:szCs w:val="22"/>
        </w:rPr>
      </w:pPr>
      <w:r w:rsidRPr="006312DB">
        <w:rPr>
          <w:rFonts w:cs="Arial"/>
          <w:szCs w:val="22"/>
        </w:rPr>
        <w:t>calcium palmitate,</w:t>
      </w:r>
      <w:r w:rsidRPr="006312DB" w:rsidR="00965B8F">
        <w:rPr>
          <w:rFonts w:cs="Arial"/>
          <w:szCs w:val="22"/>
        </w:rPr>
        <w:t xml:space="preserve"> </w:t>
      </w:r>
      <w:r>
        <w:rPr>
          <w:rFonts w:cs="Arial"/>
          <w:szCs w:val="22"/>
        </w:rPr>
        <w:t xml:space="preserve"> </w:t>
      </w:r>
      <w:r w:rsidRPr="006312DB" w:rsidR="00965B8F">
        <w:rPr>
          <w:rFonts w:cs="Arial"/>
          <w:szCs w:val="22"/>
        </w:rPr>
        <w:t>Ca(C</w:t>
      </w:r>
      <w:r w:rsidRPr="006312DB" w:rsidR="00965B8F">
        <w:rPr>
          <w:rFonts w:cs="Arial"/>
          <w:szCs w:val="22"/>
          <w:vertAlign w:val="subscript"/>
        </w:rPr>
        <w:t>15</w:t>
      </w:r>
      <w:r w:rsidRPr="006312DB" w:rsidR="00965B8F">
        <w:rPr>
          <w:rFonts w:cs="Arial"/>
          <w:szCs w:val="22"/>
        </w:rPr>
        <w:t>H</w:t>
      </w:r>
      <w:r w:rsidRPr="006312DB" w:rsidR="00965B8F">
        <w:rPr>
          <w:rFonts w:cs="Arial"/>
          <w:szCs w:val="22"/>
          <w:vertAlign w:val="subscript"/>
        </w:rPr>
        <w:t>31</w:t>
      </w:r>
      <w:r w:rsidRPr="006312DB" w:rsidR="00965B8F">
        <w:rPr>
          <w:rFonts w:cs="Arial"/>
          <w:szCs w:val="22"/>
        </w:rPr>
        <w:t>COO)</w:t>
      </w:r>
      <w:r w:rsidRPr="006312DB" w:rsidR="00965B8F">
        <w:rPr>
          <w:rFonts w:cs="Arial"/>
          <w:szCs w:val="22"/>
          <w:vertAlign w:val="subscript"/>
        </w:rPr>
        <w:t>2</w:t>
      </w:r>
      <w:r w:rsidRPr="006312DB" w:rsidR="00965B8F">
        <w:rPr>
          <w:rFonts w:cs="Arial"/>
          <w:szCs w:val="22"/>
        </w:rPr>
        <w:t>(s)</w:t>
      </w:r>
      <w:r>
        <w:rPr>
          <w:rFonts w:cs="Arial"/>
          <w:szCs w:val="22"/>
        </w:rPr>
        <w:t xml:space="preserve"> </w:t>
      </w:r>
      <w:r w:rsidRPr="006312DB" w:rsidR="00965B8F">
        <w:rPr>
          <w:rFonts w:cs="Arial"/>
          <w:szCs w:val="22"/>
        </w:rPr>
        <w:t xml:space="preserve"> (M =</w:t>
      </w:r>
      <w:r w:rsidRPr="006312DB">
        <w:rPr>
          <w:rFonts w:cs="Arial"/>
          <w:szCs w:val="22"/>
        </w:rPr>
        <w:t xml:space="preserve"> </w:t>
      </w:r>
      <w:r w:rsidR="00F7273C">
        <w:rPr>
          <w:rFonts w:cs="Arial"/>
          <w:szCs w:val="22"/>
        </w:rPr>
        <w:t>550.896</w:t>
      </w:r>
      <w:r w:rsidRPr="006312DB" w:rsidR="00965B8F">
        <w:rPr>
          <w:rFonts w:cs="Arial"/>
          <w:szCs w:val="22"/>
        </w:rPr>
        <w:t xml:space="preserve"> g mol</w:t>
      </w:r>
      <w:r w:rsidRPr="006312DB" w:rsidR="00965B8F">
        <w:rPr>
          <w:rFonts w:cs="Arial"/>
          <w:szCs w:val="22"/>
          <w:vertAlign w:val="superscript"/>
        </w:rPr>
        <w:t>-1</w:t>
      </w:r>
      <w:r w:rsidRPr="006312DB" w:rsidR="00965B8F">
        <w:rPr>
          <w:rFonts w:cs="Arial"/>
          <w:szCs w:val="22"/>
        </w:rPr>
        <w:t>)</w:t>
      </w:r>
      <w:r w:rsidRPr="006312DB">
        <w:rPr>
          <w:rFonts w:cs="Arial"/>
          <w:szCs w:val="22"/>
        </w:rPr>
        <w:t xml:space="preserve">, </w:t>
      </w:r>
      <w:r w:rsidRPr="006312DB" w:rsidR="00965B8F">
        <w:rPr>
          <w:rFonts w:cs="Arial"/>
          <w:szCs w:val="22"/>
        </w:rPr>
        <w:t>and</w:t>
      </w:r>
    </w:p>
    <w:p w:rsidRPr="006312DB" w:rsidR="00B7550D" w:rsidP="006312DB" w:rsidRDefault="006312DB" w14:paraId="6201D69B" w14:textId="143A7058">
      <w:pPr>
        <w:pStyle w:val="ListParagraph"/>
        <w:numPr>
          <w:ilvl w:val="0"/>
          <w:numId w:val="39"/>
        </w:numPr>
        <w:rPr>
          <w:rFonts w:cs="Arial"/>
          <w:szCs w:val="22"/>
        </w:rPr>
      </w:pPr>
      <w:r w:rsidRPr="006312DB">
        <w:rPr>
          <w:rFonts w:cs="Arial"/>
          <w:szCs w:val="22"/>
        </w:rPr>
        <w:t xml:space="preserve">magnesium palmitate, </w:t>
      </w:r>
      <w:r>
        <w:rPr>
          <w:rFonts w:cs="Arial"/>
          <w:szCs w:val="22"/>
        </w:rPr>
        <w:t xml:space="preserve"> </w:t>
      </w:r>
      <w:r w:rsidRPr="006312DB" w:rsidR="00965B8F">
        <w:rPr>
          <w:rFonts w:cs="Arial"/>
          <w:szCs w:val="22"/>
        </w:rPr>
        <w:t>Mg(C</w:t>
      </w:r>
      <w:r w:rsidRPr="006312DB" w:rsidR="00965B8F">
        <w:rPr>
          <w:rFonts w:cs="Arial"/>
          <w:szCs w:val="22"/>
          <w:vertAlign w:val="subscript"/>
        </w:rPr>
        <w:t>15</w:t>
      </w:r>
      <w:r w:rsidRPr="006312DB" w:rsidR="00965B8F">
        <w:rPr>
          <w:rFonts w:cs="Arial"/>
          <w:szCs w:val="22"/>
        </w:rPr>
        <w:t>H</w:t>
      </w:r>
      <w:r w:rsidRPr="006312DB" w:rsidR="00965B8F">
        <w:rPr>
          <w:rFonts w:cs="Arial"/>
          <w:szCs w:val="22"/>
          <w:vertAlign w:val="subscript"/>
        </w:rPr>
        <w:t>31</w:t>
      </w:r>
      <w:r w:rsidRPr="006312DB" w:rsidR="00965B8F">
        <w:rPr>
          <w:rFonts w:cs="Arial"/>
          <w:szCs w:val="22"/>
        </w:rPr>
        <w:t>COO)</w:t>
      </w:r>
      <w:r w:rsidRPr="006312DB" w:rsidR="00965B8F">
        <w:rPr>
          <w:rFonts w:cs="Arial"/>
          <w:szCs w:val="22"/>
          <w:vertAlign w:val="subscript"/>
        </w:rPr>
        <w:t>2</w:t>
      </w:r>
      <w:r w:rsidRPr="006312DB" w:rsidR="00965B8F">
        <w:rPr>
          <w:rFonts w:cs="Arial"/>
          <w:szCs w:val="22"/>
        </w:rPr>
        <w:t xml:space="preserve">(s) </w:t>
      </w:r>
      <w:r>
        <w:rPr>
          <w:rFonts w:cs="Arial"/>
          <w:szCs w:val="22"/>
        </w:rPr>
        <w:t xml:space="preserve"> </w:t>
      </w:r>
      <w:r w:rsidRPr="006312DB" w:rsidR="00965B8F">
        <w:rPr>
          <w:rFonts w:cs="Arial"/>
          <w:szCs w:val="22"/>
        </w:rPr>
        <w:t xml:space="preserve">(M = </w:t>
      </w:r>
      <w:r w:rsidR="00A45517">
        <w:rPr>
          <w:rFonts w:cs="Arial"/>
          <w:szCs w:val="22"/>
        </w:rPr>
        <w:t>535.126</w:t>
      </w:r>
      <w:r w:rsidRPr="006312DB" w:rsidR="00965B8F">
        <w:rPr>
          <w:rFonts w:cs="Arial"/>
          <w:szCs w:val="22"/>
        </w:rPr>
        <w:t xml:space="preserve"> g mol</w:t>
      </w:r>
      <w:r w:rsidRPr="006312DB" w:rsidR="00965B8F">
        <w:rPr>
          <w:rFonts w:cs="Arial"/>
          <w:szCs w:val="22"/>
          <w:vertAlign w:val="superscript"/>
        </w:rPr>
        <w:t>-1</w:t>
      </w:r>
      <w:r w:rsidRPr="006312DB" w:rsidR="00965B8F">
        <w:rPr>
          <w:rFonts w:cs="Arial"/>
          <w:szCs w:val="22"/>
        </w:rPr>
        <w:t>).</w:t>
      </w:r>
    </w:p>
    <w:p w:rsidR="001A33A1" w:rsidP="00B07DCD" w:rsidRDefault="001A33A1" w14:paraId="50C1BAF1" w14:textId="75E700A8">
      <w:pPr>
        <w:spacing w:line="360" w:lineRule="auto"/>
        <w:rPr>
          <w:rFonts w:cs="Arial"/>
          <w:szCs w:val="22"/>
        </w:rPr>
      </w:pPr>
    </w:p>
    <w:p w:rsidR="001A33A1" w:rsidP="001A33A1" w:rsidRDefault="001A33A1" w14:paraId="332D96BA" w14:textId="3C4276CE">
      <w:pPr>
        <w:ind w:left="720" w:hanging="720"/>
        <w:rPr>
          <w:rFonts w:cs="Arial"/>
          <w:szCs w:val="22"/>
        </w:rPr>
      </w:pPr>
      <w:r>
        <w:rPr>
          <w:rFonts w:cs="Arial"/>
          <w:szCs w:val="22"/>
        </w:rPr>
        <w:t>(a)</w:t>
      </w:r>
      <w:r>
        <w:rPr>
          <w:rFonts w:cs="Arial"/>
          <w:szCs w:val="22"/>
        </w:rPr>
        <w:tab/>
      </w:r>
      <w:r w:rsidR="00965B8F">
        <w:rPr>
          <w:rFonts w:cs="Arial"/>
          <w:szCs w:val="22"/>
        </w:rPr>
        <w:t>Calculate the concentration of Mg</w:t>
      </w:r>
      <w:r w:rsidR="00965B8F">
        <w:rPr>
          <w:rFonts w:cs="Arial"/>
          <w:szCs w:val="22"/>
          <w:vertAlign w:val="superscript"/>
        </w:rPr>
        <w:t>2+</w:t>
      </w:r>
      <w:r w:rsidR="00965B8F">
        <w:rPr>
          <w:rFonts w:cs="Arial"/>
          <w:szCs w:val="22"/>
        </w:rPr>
        <w:t>(</w:t>
      </w:r>
      <w:proofErr w:type="spellStart"/>
      <w:r w:rsidR="00965B8F">
        <w:rPr>
          <w:rFonts w:cs="Arial"/>
          <w:szCs w:val="22"/>
        </w:rPr>
        <w:t>aq</w:t>
      </w:r>
      <w:proofErr w:type="spellEnd"/>
      <w:r w:rsidR="00965B8F">
        <w:rPr>
          <w:rFonts w:cs="Arial"/>
          <w:szCs w:val="22"/>
        </w:rPr>
        <w:t>), in mg L</w:t>
      </w:r>
      <w:r w:rsidR="00965B8F">
        <w:rPr>
          <w:rFonts w:cs="Arial"/>
          <w:szCs w:val="22"/>
          <w:vertAlign w:val="superscript"/>
        </w:rPr>
        <w:t>-1</w:t>
      </w:r>
      <w:r w:rsidR="00965B8F">
        <w:rPr>
          <w:rFonts w:cs="Arial"/>
          <w:szCs w:val="22"/>
        </w:rPr>
        <w:t>, in the hard water sample</w:t>
      </w:r>
      <w:r>
        <w:rPr>
          <w:rFonts w:cs="Arial"/>
          <w:szCs w:val="22"/>
        </w:rPr>
        <w:t>.</w:t>
      </w:r>
      <w:r>
        <w:rPr>
          <w:rFonts w:cs="Arial"/>
          <w:szCs w:val="22"/>
        </w:rPr>
        <w:tab/>
      </w:r>
      <w:r>
        <w:rPr>
          <w:rFonts w:cs="Arial"/>
          <w:szCs w:val="22"/>
        </w:rPr>
        <w:t>(</w:t>
      </w:r>
      <w:r w:rsidR="006312DB">
        <w:rPr>
          <w:rFonts w:cs="Arial"/>
          <w:szCs w:val="22"/>
        </w:rPr>
        <w:t>7</w:t>
      </w:r>
      <w:r>
        <w:rPr>
          <w:rFonts w:cs="Arial"/>
          <w:szCs w:val="22"/>
        </w:rPr>
        <w:t xml:space="preserve"> marks)</w:t>
      </w:r>
    </w:p>
    <w:p w:rsidR="001A33A1" w:rsidP="001A33A1" w:rsidRDefault="001A33A1" w14:paraId="76FC3BFA" w14:textId="77777777">
      <w:pPr>
        <w:ind w:left="720" w:hanging="720"/>
        <w:rPr>
          <w:rFonts w:cs="Arial"/>
          <w:szCs w:val="22"/>
        </w:rPr>
      </w:pPr>
    </w:p>
    <w:p w:rsidR="001A33A1" w:rsidP="001A33A1" w:rsidRDefault="001A33A1" w14:paraId="4595E0ED"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21E2CEB9" w14:textId="77777777">
      <w:pPr>
        <w:ind w:left="720" w:hanging="720"/>
        <w:rPr>
          <w:rFonts w:cs="Arial"/>
          <w:szCs w:val="22"/>
        </w:rPr>
      </w:pPr>
    </w:p>
    <w:p w:rsidR="001A33A1" w:rsidP="001A33A1" w:rsidRDefault="001A33A1" w14:paraId="152154E5"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3AC285D2" w14:textId="77777777">
      <w:pPr>
        <w:ind w:left="720" w:hanging="720"/>
        <w:rPr>
          <w:rFonts w:cs="Arial"/>
          <w:szCs w:val="22"/>
        </w:rPr>
      </w:pPr>
    </w:p>
    <w:p w:rsidR="001A33A1" w:rsidP="001A33A1" w:rsidRDefault="001A33A1" w14:paraId="53949EB5"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0799624B" w14:textId="77777777">
      <w:pPr>
        <w:ind w:left="720" w:hanging="720"/>
        <w:rPr>
          <w:rFonts w:cs="Arial"/>
          <w:szCs w:val="22"/>
        </w:rPr>
      </w:pPr>
    </w:p>
    <w:p w:rsidR="001A33A1" w:rsidP="001A33A1" w:rsidRDefault="001A33A1" w14:paraId="225C973D"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5522B748" w14:textId="3C0854AF">
      <w:pPr>
        <w:rPr>
          <w:rFonts w:cs="Arial"/>
          <w:szCs w:val="22"/>
        </w:rPr>
      </w:pPr>
    </w:p>
    <w:p w:rsidR="00B07DCD" w:rsidP="00B07DCD" w:rsidRDefault="00B07DCD" w14:paraId="35FFB999"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26A57ED7" w14:textId="2E8004F7">
      <w:pPr>
        <w:rPr>
          <w:rFonts w:cs="Arial"/>
          <w:szCs w:val="22"/>
        </w:rPr>
      </w:pPr>
    </w:p>
    <w:p w:rsidR="00B07DCD" w:rsidP="00B07DCD" w:rsidRDefault="00B07DCD" w14:paraId="619CA134"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004B3E2B" w14:textId="50E140D3">
      <w:pPr>
        <w:rPr>
          <w:rFonts w:cs="Arial"/>
          <w:szCs w:val="22"/>
        </w:rPr>
      </w:pPr>
    </w:p>
    <w:p w:rsidR="00B07DCD" w:rsidP="00B07DCD" w:rsidRDefault="00B07DCD" w14:paraId="2451A77F"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6C80CD52" w14:textId="6B936B68">
      <w:pPr>
        <w:rPr>
          <w:rFonts w:cs="Arial"/>
          <w:szCs w:val="22"/>
        </w:rPr>
      </w:pPr>
    </w:p>
    <w:p w:rsidR="00B07DCD" w:rsidP="00B07DCD" w:rsidRDefault="00B07DCD" w14:paraId="510F804C"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118C5E6F" w14:textId="5AB9B162">
      <w:pPr>
        <w:rPr>
          <w:rFonts w:cs="Arial"/>
          <w:szCs w:val="22"/>
        </w:rPr>
      </w:pPr>
    </w:p>
    <w:p w:rsidR="00B07DCD" w:rsidP="00B07DCD" w:rsidRDefault="00B07DCD" w14:paraId="700C9AC4"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20D6EB46" w14:textId="2E9A5634">
      <w:pPr>
        <w:rPr>
          <w:rFonts w:cs="Arial"/>
          <w:szCs w:val="22"/>
        </w:rPr>
      </w:pPr>
    </w:p>
    <w:p w:rsidR="00B07DCD" w:rsidP="00B07DCD" w:rsidRDefault="00B07DCD" w14:paraId="314D9868"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71E9CC40" w14:textId="08DC89A7">
      <w:pPr>
        <w:rPr>
          <w:rFonts w:cs="Arial"/>
          <w:szCs w:val="22"/>
        </w:rPr>
      </w:pPr>
    </w:p>
    <w:p w:rsidR="00B07DCD" w:rsidP="00B07DCD" w:rsidRDefault="00B07DCD" w14:paraId="0F701774"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0F99842B" w14:textId="5A406899">
      <w:pPr>
        <w:rPr>
          <w:rFonts w:cs="Arial"/>
          <w:szCs w:val="22"/>
        </w:rPr>
      </w:pPr>
    </w:p>
    <w:p w:rsidR="00B07DCD" w:rsidP="00B07DCD" w:rsidRDefault="00B07DCD" w14:paraId="4A055CA1"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73F99CE8" w14:textId="4ABF5924">
      <w:pPr>
        <w:rPr>
          <w:rFonts w:cs="Arial"/>
          <w:szCs w:val="22"/>
        </w:rPr>
      </w:pPr>
    </w:p>
    <w:p w:rsidR="00B07DCD" w:rsidP="00B07DCD" w:rsidRDefault="00B07DCD" w14:paraId="00EB1C13"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29CB8CF3" w14:textId="56A0B78E">
      <w:pPr>
        <w:rPr>
          <w:rFonts w:cs="Arial"/>
          <w:szCs w:val="22"/>
        </w:rPr>
      </w:pPr>
    </w:p>
    <w:p w:rsidR="00B07DCD" w:rsidP="00B07DCD" w:rsidRDefault="00B07DCD" w14:paraId="3A7D6CB4"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6EAE9455" w14:textId="78BFF78D">
      <w:pPr>
        <w:rPr>
          <w:rFonts w:cs="Arial"/>
          <w:szCs w:val="22"/>
        </w:rPr>
      </w:pPr>
    </w:p>
    <w:p w:rsidR="00B07DCD" w:rsidP="00B07DCD" w:rsidRDefault="00B07DCD" w14:paraId="54F95BE6"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7788C4F8" w14:textId="7D475F7E">
      <w:pPr>
        <w:rPr>
          <w:rFonts w:cs="Arial"/>
          <w:szCs w:val="22"/>
        </w:rPr>
      </w:pPr>
    </w:p>
    <w:p w:rsidR="00B07DCD" w:rsidP="00B07DCD" w:rsidRDefault="00B07DCD" w14:paraId="1E17D6A4"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362755EB" w14:textId="139202E2">
      <w:pPr>
        <w:rPr>
          <w:rFonts w:cs="Arial"/>
          <w:szCs w:val="22"/>
        </w:rPr>
      </w:pPr>
    </w:p>
    <w:p w:rsidR="00B07DCD" w:rsidP="00B07DCD" w:rsidRDefault="00B07DCD" w14:paraId="0EADDC0A"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63855F82" w14:textId="77777777">
      <w:pPr>
        <w:rPr>
          <w:rFonts w:cs="Arial"/>
          <w:szCs w:val="22"/>
        </w:rPr>
      </w:pPr>
    </w:p>
    <w:p w:rsidR="001A33A1" w:rsidP="001A33A1" w:rsidRDefault="001A33A1" w14:paraId="483E7D5B" w14:textId="3EDF2EFE">
      <w:pPr>
        <w:rPr>
          <w:rFonts w:cs="Arial"/>
          <w:szCs w:val="22"/>
        </w:rPr>
      </w:pPr>
      <w:r>
        <w:rPr>
          <w:rFonts w:cs="Arial"/>
          <w:szCs w:val="22"/>
        </w:rPr>
        <w:tab/>
      </w:r>
      <w:r>
        <w:rPr>
          <w:rFonts w:cs="Arial"/>
          <w:szCs w:val="22"/>
        </w:rPr>
        <w:t>________________________________________________________________________</w:t>
      </w:r>
    </w:p>
    <w:p w:rsidR="00B07DCD" w:rsidRDefault="00B07DCD" w14:paraId="67B1BB8A" w14:textId="77777777">
      <w:pPr>
        <w:rPr>
          <w:rFonts w:cs="Arial"/>
          <w:szCs w:val="22"/>
        </w:rPr>
      </w:pPr>
      <w:r>
        <w:rPr>
          <w:rFonts w:cs="Arial"/>
          <w:szCs w:val="22"/>
        </w:rPr>
        <w:br w:type="page"/>
      </w:r>
    </w:p>
    <w:p w:rsidRPr="008439C2" w:rsidR="001A33A1" w:rsidP="001A33A1" w:rsidRDefault="001A33A1" w14:paraId="205BE3CD" w14:textId="1104C6C5">
      <w:pPr>
        <w:ind w:left="720" w:hanging="720"/>
        <w:rPr>
          <w:rFonts w:cs="Arial"/>
          <w:szCs w:val="22"/>
        </w:rPr>
      </w:pPr>
      <w:r>
        <w:rPr>
          <w:rFonts w:cs="Arial"/>
          <w:szCs w:val="22"/>
        </w:rPr>
        <w:t>(b)</w:t>
      </w:r>
      <w:r>
        <w:rPr>
          <w:rFonts w:cs="Arial"/>
          <w:szCs w:val="22"/>
        </w:rPr>
        <w:tab/>
      </w:r>
      <w:r w:rsidR="00B07DCD">
        <w:rPr>
          <w:rFonts w:cs="Arial"/>
          <w:szCs w:val="22"/>
        </w:rPr>
        <w:t>Calculate the minimum mass of sodium palmitate</w:t>
      </w:r>
      <w:r w:rsidR="00053F6F">
        <w:rPr>
          <w:rFonts w:cs="Arial"/>
          <w:szCs w:val="22"/>
        </w:rPr>
        <w:t>, C</w:t>
      </w:r>
      <w:r w:rsidR="00053F6F">
        <w:rPr>
          <w:rFonts w:cs="Arial"/>
          <w:szCs w:val="22"/>
          <w:vertAlign w:val="subscript"/>
        </w:rPr>
        <w:t>15</w:t>
      </w:r>
      <w:r w:rsidR="00053F6F">
        <w:rPr>
          <w:rFonts w:cs="Arial"/>
          <w:szCs w:val="22"/>
        </w:rPr>
        <w:t>H</w:t>
      </w:r>
      <w:r w:rsidR="00053F6F">
        <w:rPr>
          <w:rFonts w:cs="Arial"/>
          <w:szCs w:val="22"/>
          <w:vertAlign w:val="subscript"/>
        </w:rPr>
        <w:t>31</w:t>
      </w:r>
      <w:r w:rsidR="00053F6F">
        <w:rPr>
          <w:rFonts w:cs="Arial"/>
          <w:szCs w:val="22"/>
        </w:rPr>
        <w:t xml:space="preserve">COONa(s) (M = </w:t>
      </w:r>
      <w:r w:rsidR="00F7273C">
        <w:rPr>
          <w:rFonts w:cs="Arial"/>
          <w:szCs w:val="22"/>
        </w:rPr>
        <w:t>278.398</w:t>
      </w:r>
      <w:r w:rsidR="00053F6F">
        <w:rPr>
          <w:rFonts w:cs="Arial"/>
          <w:szCs w:val="22"/>
        </w:rPr>
        <w:t xml:space="preserve"> g mol</w:t>
      </w:r>
      <w:r w:rsidR="00053F6F">
        <w:rPr>
          <w:rFonts w:cs="Arial"/>
          <w:szCs w:val="22"/>
          <w:vertAlign w:val="superscript"/>
        </w:rPr>
        <w:t>-1</w:t>
      </w:r>
      <w:r w:rsidR="00053F6F">
        <w:rPr>
          <w:rFonts w:cs="Arial"/>
          <w:szCs w:val="22"/>
        </w:rPr>
        <w:t>),</w:t>
      </w:r>
      <w:r w:rsidR="00B07DCD">
        <w:rPr>
          <w:rFonts w:cs="Arial"/>
          <w:szCs w:val="22"/>
        </w:rPr>
        <w:t xml:space="preserve"> required to ensure precipitation of all the Ca</w:t>
      </w:r>
      <w:r w:rsidR="00B07DCD">
        <w:rPr>
          <w:rFonts w:cs="Arial"/>
          <w:szCs w:val="22"/>
          <w:vertAlign w:val="superscript"/>
        </w:rPr>
        <w:t>2+</w:t>
      </w:r>
      <w:r w:rsidR="00B07DCD">
        <w:rPr>
          <w:rFonts w:cs="Arial"/>
          <w:szCs w:val="22"/>
        </w:rPr>
        <w:t>(</w:t>
      </w:r>
      <w:proofErr w:type="spellStart"/>
      <w:r w:rsidR="00B07DCD">
        <w:rPr>
          <w:rFonts w:cs="Arial"/>
          <w:szCs w:val="22"/>
        </w:rPr>
        <w:t>aq</w:t>
      </w:r>
      <w:proofErr w:type="spellEnd"/>
      <w:r w:rsidR="00B07DCD">
        <w:rPr>
          <w:rFonts w:cs="Arial"/>
          <w:szCs w:val="22"/>
        </w:rPr>
        <w:t>) and Mg</w:t>
      </w:r>
      <w:r w:rsidR="00B07DCD">
        <w:rPr>
          <w:rFonts w:cs="Arial"/>
          <w:szCs w:val="22"/>
          <w:vertAlign w:val="superscript"/>
        </w:rPr>
        <w:t>2+</w:t>
      </w:r>
      <w:r w:rsidR="00B07DCD">
        <w:rPr>
          <w:rFonts w:cs="Arial"/>
          <w:szCs w:val="22"/>
        </w:rPr>
        <w:t>(</w:t>
      </w:r>
      <w:proofErr w:type="spellStart"/>
      <w:r w:rsidR="00B07DCD">
        <w:rPr>
          <w:rFonts w:cs="Arial"/>
          <w:szCs w:val="22"/>
        </w:rPr>
        <w:t>aq</w:t>
      </w:r>
      <w:proofErr w:type="spellEnd"/>
      <w:r w:rsidR="00B07DCD">
        <w:rPr>
          <w:rFonts w:cs="Arial"/>
          <w:szCs w:val="22"/>
        </w:rPr>
        <w:t>) ions</w:t>
      </w:r>
      <w:r>
        <w:rPr>
          <w:rFonts w:cs="Arial"/>
          <w:szCs w:val="22"/>
        </w:rPr>
        <w:t>.</w:t>
      </w:r>
      <w:r>
        <w:rPr>
          <w:rFonts w:cs="Arial"/>
          <w:szCs w:val="22"/>
        </w:rPr>
        <w:tab/>
      </w:r>
      <w:r>
        <w:rPr>
          <w:rFonts w:cs="Arial"/>
          <w:szCs w:val="22"/>
        </w:rPr>
        <w:tab/>
      </w:r>
      <w:r>
        <w:rPr>
          <w:rFonts w:cs="Arial"/>
          <w:szCs w:val="22"/>
        </w:rPr>
        <w:t>(</w:t>
      </w:r>
      <w:r w:rsidR="00B07DCD">
        <w:rPr>
          <w:rFonts w:cs="Arial"/>
          <w:szCs w:val="22"/>
        </w:rPr>
        <w:t>3</w:t>
      </w:r>
      <w:r>
        <w:rPr>
          <w:rFonts w:cs="Arial"/>
          <w:szCs w:val="22"/>
        </w:rPr>
        <w:t xml:space="preserve"> mark</w:t>
      </w:r>
      <w:r w:rsidR="00B07DCD">
        <w:rPr>
          <w:rFonts w:cs="Arial"/>
          <w:szCs w:val="22"/>
        </w:rPr>
        <w:t>s</w:t>
      </w:r>
      <w:r>
        <w:rPr>
          <w:rFonts w:cs="Arial"/>
          <w:szCs w:val="22"/>
        </w:rPr>
        <w:t>)</w:t>
      </w:r>
    </w:p>
    <w:p w:rsidR="001A33A1" w:rsidP="001A33A1" w:rsidRDefault="001A33A1" w14:paraId="003EFDDA" w14:textId="77777777">
      <w:pPr>
        <w:rPr>
          <w:rFonts w:cs="Arial"/>
          <w:szCs w:val="22"/>
        </w:rPr>
      </w:pPr>
    </w:p>
    <w:p w:rsidR="001A33A1" w:rsidP="001A33A1" w:rsidRDefault="001A33A1" w14:paraId="0B9D4786"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2BCDA36B" w14:textId="1445E62D">
      <w:pPr>
        <w:rPr>
          <w:rFonts w:cs="Arial"/>
          <w:szCs w:val="22"/>
        </w:rPr>
      </w:pPr>
    </w:p>
    <w:p w:rsidR="00B07DCD" w:rsidP="00B07DCD" w:rsidRDefault="00B07DCD" w14:paraId="728720C5"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589BF808" w14:textId="45012BEA">
      <w:pPr>
        <w:rPr>
          <w:rFonts w:cs="Arial"/>
          <w:szCs w:val="22"/>
        </w:rPr>
      </w:pPr>
    </w:p>
    <w:p w:rsidR="00B07DCD" w:rsidP="00B07DCD" w:rsidRDefault="00B07DCD" w14:paraId="36297075"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58FE7DB5" w14:textId="6ECBFAF6">
      <w:pPr>
        <w:rPr>
          <w:rFonts w:cs="Arial"/>
          <w:szCs w:val="22"/>
        </w:rPr>
      </w:pPr>
    </w:p>
    <w:p w:rsidR="00B07DCD" w:rsidP="00B07DCD" w:rsidRDefault="00B07DCD" w14:paraId="7F70DE3A"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2267B3FE" w14:textId="280A57CD">
      <w:pPr>
        <w:rPr>
          <w:rFonts w:cs="Arial"/>
          <w:szCs w:val="22"/>
        </w:rPr>
      </w:pPr>
    </w:p>
    <w:p w:rsidR="00B07DCD" w:rsidP="00B07DCD" w:rsidRDefault="00B07DCD" w14:paraId="678E65CF"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2FD70959" w14:textId="2641DE34">
      <w:pPr>
        <w:rPr>
          <w:rFonts w:cs="Arial"/>
          <w:szCs w:val="22"/>
        </w:rPr>
      </w:pPr>
    </w:p>
    <w:p w:rsidR="00053F6F" w:rsidP="00053F6F" w:rsidRDefault="00053F6F" w14:paraId="49B871FE" w14:textId="77777777">
      <w:pPr>
        <w:rPr>
          <w:rFonts w:cs="Arial"/>
          <w:szCs w:val="22"/>
        </w:rPr>
      </w:pPr>
      <w:r>
        <w:rPr>
          <w:rFonts w:cs="Arial"/>
          <w:szCs w:val="22"/>
        </w:rPr>
        <w:tab/>
      </w:r>
      <w:r>
        <w:rPr>
          <w:rFonts w:cs="Arial"/>
          <w:szCs w:val="22"/>
        </w:rPr>
        <w:t>________________________________________________________________________</w:t>
      </w:r>
    </w:p>
    <w:p w:rsidR="00053F6F" w:rsidP="001A33A1" w:rsidRDefault="00053F6F" w14:paraId="47F62A10" w14:textId="77777777">
      <w:pPr>
        <w:rPr>
          <w:rFonts w:cs="Arial"/>
          <w:szCs w:val="22"/>
        </w:rPr>
      </w:pPr>
    </w:p>
    <w:p w:rsidR="00B07DCD" w:rsidP="00B07DCD" w:rsidRDefault="00B07DCD" w14:paraId="26A7ABE5"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4AA13CD6" w14:textId="097A34FB">
      <w:pPr>
        <w:rPr>
          <w:rFonts w:cs="Arial"/>
          <w:szCs w:val="22"/>
        </w:rPr>
      </w:pPr>
    </w:p>
    <w:p w:rsidR="00B07DCD" w:rsidP="00B07DCD" w:rsidRDefault="00B07DCD" w14:paraId="682E59E0" w14:textId="77777777">
      <w:pPr>
        <w:rPr>
          <w:rFonts w:cs="Arial"/>
          <w:szCs w:val="22"/>
        </w:rPr>
      </w:pPr>
      <w:r>
        <w:rPr>
          <w:rFonts w:cs="Arial"/>
          <w:szCs w:val="22"/>
        </w:rPr>
        <w:tab/>
      </w:r>
      <w:r>
        <w:rPr>
          <w:rFonts w:cs="Arial"/>
          <w:szCs w:val="22"/>
        </w:rPr>
        <w:t>________________________________________________________________________</w:t>
      </w:r>
    </w:p>
    <w:p w:rsidR="00B07DCD" w:rsidP="001A33A1" w:rsidRDefault="00B07DCD" w14:paraId="304F2AEC" w14:textId="77777777">
      <w:pPr>
        <w:rPr>
          <w:rFonts w:cs="Arial"/>
          <w:szCs w:val="22"/>
        </w:rPr>
      </w:pPr>
    </w:p>
    <w:p w:rsidR="001A33A1" w:rsidP="001A33A1" w:rsidRDefault="001A33A1" w14:paraId="0B030985" w14:textId="77777777">
      <w:pPr>
        <w:rPr>
          <w:rFonts w:cs="Arial"/>
          <w:szCs w:val="22"/>
        </w:rPr>
      </w:pPr>
      <w:r>
        <w:rPr>
          <w:rFonts w:cs="Arial"/>
          <w:szCs w:val="22"/>
        </w:rPr>
        <w:tab/>
      </w:r>
      <w:r>
        <w:rPr>
          <w:rFonts w:cs="Arial"/>
          <w:szCs w:val="22"/>
        </w:rPr>
        <w:t>________________________________________________________________________</w:t>
      </w:r>
    </w:p>
    <w:p w:rsidR="002B3FD8" w:rsidP="002B3FD8" w:rsidRDefault="002B3FD8" w14:paraId="602A3933" w14:textId="77777777">
      <w:pPr>
        <w:spacing w:line="360" w:lineRule="auto"/>
        <w:rPr>
          <w:rFonts w:cs="Arial"/>
          <w:szCs w:val="22"/>
        </w:rPr>
      </w:pPr>
    </w:p>
    <w:p w:rsidR="001A33A1" w:rsidP="001A33A1" w:rsidRDefault="002B3FD8" w14:paraId="68D75122" w14:textId="5E327B5A">
      <w:pPr>
        <w:rPr>
          <w:rFonts w:cs="Arial"/>
          <w:szCs w:val="22"/>
        </w:rPr>
      </w:pPr>
      <w:r>
        <w:rPr>
          <w:rFonts w:cs="Arial"/>
          <w:szCs w:val="22"/>
        </w:rPr>
        <w:t>Sodium palmitate is a soap, as well as a common ingredient in many skincare and cosmetic products.</w:t>
      </w:r>
    </w:p>
    <w:p w:rsidR="002B3FD8" w:rsidP="001A33A1" w:rsidRDefault="002B3FD8" w14:paraId="18909A38" w14:textId="77777777">
      <w:pPr>
        <w:rPr>
          <w:rFonts w:cs="Arial"/>
          <w:szCs w:val="22"/>
        </w:rPr>
      </w:pPr>
    </w:p>
    <w:p w:rsidR="001A33A1" w:rsidP="001A33A1" w:rsidRDefault="001A33A1" w14:paraId="27508392" w14:textId="060E47A9">
      <w:pPr>
        <w:ind w:left="720" w:hanging="720"/>
        <w:rPr>
          <w:rFonts w:cs="Arial"/>
          <w:szCs w:val="22"/>
        </w:rPr>
      </w:pPr>
      <w:r>
        <w:rPr>
          <w:rFonts w:cs="Arial"/>
          <w:szCs w:val="22"/>
        </w:rPr>
        <w:t>(c)</w:t>
      </w:r>
      <w:r>
        <w:rPr>
          <w:rFonts w:cs="Arial"/>
          <w:szCs w:val="22"/>
        </w:rPr>
        <w:tab/>
      </w:r>
      <w:r w:rsidR="002B3FD8">
        <w:rPr>
          <w:rFonts w:cs="Arial"/>
          <w:szCs w:val="22"/>
        </w:rPr>
        <w:t>Write a balanced chemical equation showing how the soap sodium palmitate can be produced</w:t>
      </w:r>
      <w:r>
        <w:rPr>
          <w:rFonts w:cs="Arial"/>
          <w:szCs w:val="22"/>
        </w:rPr>
        <w:t>.</w:t>
      </w:r>
      <w:r>
        <w:rPr>
          <w:rFonts w:cs="Arial"/>
          <w:szCs w:val="22"/>
        </w:rPr>
        <w:tab/>
      </w:r>
      <w:r>
        <w:rPr>
          <w:rFonts w:cs="Arial"/>
          <w:szCs w:val="22"/>
        </w:rPr>
        <w:tab/>
      </w:r>
      <w:r>
        <w:rPr>
          <w:rFonts w:cs="Arial"/>
          <w:szCs w:val="22"/>
        </w:rPr>
        <w:tab/>
      </w:r>
      <w:r>
        <w:rPr>
          <w:rFonts w:cs="Arial"/>
          <w:szCs w:val="22"/>
        </w:rPr>
        <w:tab/>
      </w:r>
      <w:r>
        <w:rPr>
          <w:rFonts w:cs="Arial"/>
          <w:szCs w:val="22"/>
        </w:rPr>
        <w:tab/>
      </w:r>
      <w:r w:rsidR="002B3FD8">
        <w:rPr>
          <w:rFonts w:cs="Arial"/>
          <w:szCs w:val="22"/>
        </w:rPr>
        <w:tab/>
      </w:r>
      <w:r w:rsidR="002B3FD8">
        <w:rPr>
          <w:rFonts w:cs="Arial"/>
          <w:szCs w:val="22"/>
        </w:rPr>
        <w:tab/>
      </w:r>
      <w:r w:rsidR="002B3FD8">
        <w:rPr>
          <w:rFonts w:cs="Arial"/>
          <w:szCs w:val="22"/>
        </w:rPr>
        <w:tab/>
      </w:r>
      <w:r>
        <w:rPr>
          <w:rFonts w:cs="Arial"/>
          <w:szCs w:val="22"/>
        </w:rPr>
        <w:tab/>
      </w:r>
      <w:r w:rsidR="002B3FD8">
        <w:rPr>
          <w:rFonts w:cs="Arial"/>
          <w:szCs w:val="22"/>
        </w:rPr>
        <w:tab/>
      </w:r>
      <w:r>
        <w:rPr>
          <w:rFonts w:cs="Arial"/>
          <w:szCs w:val="22"/>
        </w:rPr>
        <w:t>(</w:t>
      </w:r>
      <w:r w:rsidR="002B3FD8">
        <w:rPr>
          <w:rFonts w:cs="Arial"/>
          <w:szCs w:val="22"/>
        </w:rPr>
        <w:t>3</w:t>
      </w:r>
      <w:r>
        <w:rPr>
          <w:rFonts w:cs="Arial"/>
          <w:szCs w:val="22"/>
        </w:rPr>
        <w:t xml:space="preserve"> marks)</w:t>
      </w:r>
    </w:p>
    <w:p w:rsidR="002B3FD8" w:rsidP="002B3FD8" w:rsidRDefault="002B3FD8" w14:paraId="0A335391" w14:textId="77777777">
      <w:pPr>
        <w:rPr>
          <w:rFonts w:cs="Arial"/>
          <w:szCs w:val="22"/>
        </w:rPr>
      </w:pPr>
    </w:p>
    <w:tbl>
      <w:tblPr>
        <w:tblStyle w:val="TableGrid"/>
        <w:tblW w:w="0" w:type="auto"/>
        <w:tblInd w:w="704" w:type="dxa"/>
        <w:tblLook w:val="04A0" w:firstRow="1" w:lastRow="0" w:firstColumn="1" w:lastColumn="0" w:noHBand="0" w:noVBand="1"/>
      </w:tblPr>
      <w:tblGrid>
        <w:gridCol w:w="8789"/>
      </w:tblGrid>
      <w:tr w:rsidR="002B3FD8" w:rsidTr="00FE46EB" w14:paraId="65D51257" w14:textId="77777777">
        <w:trPr>
          <w:trHeight w:val="3118"/>
        </w:trPr>
        <w:tc>
          <w:tcPr>
            <w:tcW w:w="8789" w:type="dxa"/>
            <w:tcBorders>
              <w:bottom w:val="single" w:color="auto" w:sz="4" w:space="0"/>
            </w:tcBorders>
            <w:vAlign w:val="center"/>
          </w:tcPr>
          <w:p w:rsidR="002B3FD8" w:rsidP="002F253E" w:rsidRDefault="002B3FD8" w14:paraId="6E1990CE" w14:textId="77777777">
            <w:pPr>
              <w:rPr>
                <w:rFonts w:cs="Arial"/>
                <w:szCs w:val="22"/>
              </w:rPr>
            </w:pPr>
          </w:p>
        </w:tc>
      </w:tr>
    </w:tbl>
    <w:p w:rsidR="002B3FD8" w:rsidP="002B3FD8" w:rsidRDefault="002B3FD8" w14:paraId="79C0B896" w14:textId="77777777">
      <w:pPr>
        <w:spacing w:line="360" w:lineRule="auto"/>
        <w:rPr>
          <w:rFonts w:cs="Arial"/>
          <w:szCs w:val="22"/>
        </w:rPr>
      </w:pPr>
    </w:p>
    <w:p w:rsidR="001A33A1" w:rsidP="001A33A1" w:rsidRDefault="002B3FD8" w14:paraId="4B6FD0C2" w14:textId="1841A7E0">
      <w:pPr>
        <w:rPr>
          <w:rFonts w:cs="Arial"/>
          <w:szCs w:val="22"/>
        </w:rPr>
      </w:pPr>
      <w:r>
        <w:rPr>
          <w:rFonts w:cs="Arial"/>
          <w:szCs w:val="22"/>
        </w:rPr>
        <w:t>If an item of clothing needed to be washed in this hard water, a detergent would likely be used, instead of sodium palmitate.</w:t>
      </w:r>
    </w:p>
    <w:p w:rsidR="002B3FD8" w:rsidP="001A33A1" w:rsidRDefault="002B3FD8" w14:paraId="29D20642" w14:textId="77777777">
      <w:pPr>
        <w:rPr>
          <w:rFonts w:cs="Arial"/>
          <w:szCs w:val="22"/>
        </w:rPr>
      </w:pPr>
    </w:p>
    <w:p w:rsidR="001A33A1" w:rsidP="001A33A1" w:rsidRDefault="001A33A1" w14:paraId="1BA88576" w14:textId="1CA97C77">
      <w:pPr>
        <w:ind w:left="720" w:hanging="720"/>
        <w:rPr>
          <w:rFonts w:cs="Arial"/>
          <w:szCs w:val="22"/>
        </w:rPr>
      </w:pPr>
      <w:r>
        <w:rPr>
          <w:rFonts w:cs="Arial"/>
          <w:szCs w:val="22"/>
        </w:rPr>
        <w:t>(d)</w:t>
      </w:r>
      <w:r>
        <w:rPr>
          <w:rFonts w:cs="Arial"/>
          <w:szCs w:val="22"/>
        </w:rPr>
        <w:tab/>
      </w:r>
      <w:r w:rsidR="002B3FD8">
        <w:rPr>
          <w:rFonts w:cs="Arial"/>
          <w:szCs w:val="22"/>
        </w:rPr>
        <w:t>Explain why the detergent would be a more effective choice</w:t>
      </w:r>
      <w:r>
        <w:rPr>
          <w:rFonts w:cs="Arial"/>
          <w:szCs w:val="22"/>
        </w:rPr>
        <w:t xml:space="preserve">. </w:t>
      </w:r>
      <w:r>
        <w:rPr>
          <w:rFonts w:cs="Arial"/>
          <w:szCs w:val="22"/>
        </w:rPr>
        <w:tab/>
      </w:r>
      <w:r w:rsidR="002B3FD8">
        <w:rPr>
          <w:rFonts w:cs="Arial"/>
          <w:szCs w:val="22"/>
        </w:rPr>
        <w:tab/>
      </w:r>
      <w:r w:rsidR="002B3FD8">
        <w:rPr>
          <w:rFonts w:cs="Arial"/>
          <w:szCs w:val="22"/>
        </w:rPr>
        <w:tab/>
      </w:r>
      <w:r>
        <w:rPr>
          <w:rFonts w:cs="Arial"/>
          <w:szCs w:val="22"/>
        </w:rPr>
        <w:t>(</w:t>
      </w:r>
      <w:r w:rsidR="002B3FD8">
        <w:rPr>
          <w:rFonts w:cs="Arial"/>
          <w:szCs w:val="22"/>
        </w:rPr>
        <w:t>2</w:t>
      </w:r>
      <w:r>
        <w:rPr>
          <w:rFonts w:cs="Arial"/>
          <w:szCs w:val="22"/>
        </w:rPr>
        <w:t xml:space="preserve"> marks)</w:t>
      </w:r>
    </w:p>
    <w:p w:rsidR="001A33A1" w:rsidP="001A33A1" w:rsidRDefault="001A33A1" w14:paraId="2B14B152" w14:textId="77777777">
      <w:pPr>
        <w:rPr>
          <w:rFonts w:cs="Arial"/>
          <w:szCs w:val="22"/>
        </w:rPr>
      </w:pPr>
    </w:p>
    <w:p w:rsidR="002B3FD8" w:rsidP="002B3FD8" w:rsidRDefault="002B3FD8" w14:paraId="2098BAF8" w14:textId="77777777">
      <w:pPr>
        <w:rPr>
          <w:rFonts w:cs="Arial"/>
          <w:szCs w:val="22"/>
        </w:rPr>
      </w:pPr>
      <w:r>
        <w:rPr>
          <w:rFonts w:cs="Arial"/>
          <w:szCs w:val="22"/>
        </w:rPr>
        <w:tab/>
      </w:r>
      <w:r>
        <w:rPr>
          <w:rFonts w:cs="Arial"/>
          <w:szCs w:val="22"/>
        </w:rPr>
        <w:t>________________________________________________________________________</w:t>
      </w:r>
    </w:p>
    <w:p w:rsidR="001A33A1" w:rsidP="001A33A1" w:rsidRDefault="001A33A1" w14:paraId="53E36C22" w14:textId="1E498048">
      <w:pPr>
        <w:rPr>
          <w:rFonts w:cs="Arial"/>
          <w:szCs w:val="22"/>
        </w:rPr>
      </w:pPr>
    </w:p>
    <w:p w:rsidR="002B3FD8" w:rsidP="002B3FD8" w:rsidRDefault="002B3FD8" w14:paraId="7C202E1F" w14:textId="77777777">
      <w:pPr>
        <w:rPr>
          <w:rFonts w:cs="Arial"/>
          <w:szCs w:val="22"/>
        </w:rPr>
      </w:pPr>
      <w:r>
        <w:rPr>
          <w:rFonts w:cs="Arial"/>
          <w:szCs w:val="22"/>
        </w:rPr>
        <w:tab/>
      </w:r>
      <w:r>
        <w:rPr>
          <w:rFonts w:cs="Arial"/>
          <w:szCs w:val="22"/>
        </w:rPr>
        <w:t>________________________________________________________________________</w:t>
      </w:r>
    </w:p>
    <w:p w:rsidR="002B3FD8" w:rsidP="001A33A1" w:rsidRDefault="002B3FD8" w14:paraId="04CB08E0" w14:textId="1180211D">
      <w:pPr>
        <w:rPr>
          <w:rFonts w:cs="Arial"/>
          <w:szCs w:val="22"/>
        </w:rPr>
      </w:pPr>
    </w:p>
    <w:p w:rsidR="00053F6F" w:rsidP="00053F6F" w:rsidRDefault="00053F6F" w14:paraId="6D81C3CF" w14:textId="77777777">
      <w:pPr>
        <w:rPr>
          <w:rFonts w:cs="Arial"/>
          <w:szCs w:val="22"/>
        </w:rPr>
      </w:pPr>
      <w:r>
        <w:rPr>
          <w:rFonts w:cs="Arial"/>
          <w:szCs w:val="22"/>
        </w:rPr>
        <w:tab/>
      </w:r>
      <w:r>
        <w:rPr>
          <w:rFonts w:cs="Arial"/>
          <w:szCs w:val="22"/>
        </w:rPr>
        <w:t>________________________________________________________________________</w:t>
      </w:r>
    </w:p>
    <w:p w:rsidR="00053F6F" w:rsidP="001A33A1" w:rsidRDefault="00053F6F" w14:paraId="7B830C74" w14:textId="77777777">
      <w:pPr>
        <w:rPr>
          <w:rFonts w:cs="Arial"/>
          <w:szCs w:val="22"/>
        </w:rPr>
      </w:pPr>
    </w:p>
    <w:p w:rsidR="002B3FD8" w:rsidP="002B3FD8" w:rsidRDefault="002B3FD8" w14:paraId="4D9A9F40" w14:textId="77777777">
      <w:pPr>
        <w:rPr>
          <w:rFonts w:cs="Arial"/>
          <w:szCs w:val="22"/>
        </w:rPr>
      </w:pPr>
      <w:r>
        <w:rPr>
          <w:rFonts w:cs="Arial"/>
          <w:szCs w:val="22"/>
        </w:rPr>
        <w:tab/>
      </w:r>
      <w:r>
        <w:rPr>
          <w:rFonts w:cs="Arial"/>
          <w:szCs w:val="22"/>
        </w:rPr>
        <w:t>________________________________________________________________________</w:t>
      </w:r>
    </w:p>
    <w:p w:rsidR="002B3FD8" w:rsidP="001A33A1" w:rsidRDefault="002B3FD8" w14:paraId="1787BE42" w14:textId="3FDC39B5">
      <w:pPr>
        <w:rPr>
          <w:rFonts w:cs="Arial"/>
          <w:szCs w:val="22"/>
        </w:rPr>
      </w:pPr>
    </w:p>
    <w:p w:rsidR="002B3FD8" w:rsidP="001A33A1" w:rsidRDefault="002B3FD8" w14:paraId="7E9EBE53" w14:textId="6CE1DD0C">
      <w:pPr>
        <w:rPr>
          <w:rFonts w:cs="Arial"/>
          <w:szCs w:val="22"/>
        </w:rPr>
      </w:pPr>
      <w:r>
        <w:rPr>
          <w:rFonts w:cs="Arial"/>
          <w:szCs w:val="22"/>
        </w:rPr>
        <w:tab/>
      </w:r>
      <w:r>
        <w:rPr>
          <w:rFonts w:cs="Arial"/>
          <w:szCs w:val="22"/>
        </w:rPr>
        <w:t>________________________________________________________________________</w:t>
      </w:r>
    </w:p>
    <w:p w:rsidRPr="002B3FD8" w:rsidR="001A33A1" w:rsidRDefault="001A33A1" w14:paraId="1BEA3FA8" w14:textId="7D37FB95">
      <w:pPr>
        <w:rPr>
          <w:rFonts w:cs="Arial"/>
          <w:szCs w:val="22"/>
        </w:rPr>
      </w:pPr>
      <w:r>
        <w:rPr>
          <w:rFonts w:cs="Arial"/>
          <w:b/>
          <w:szCs w:val="22"/>
        </w:rPr>
        <w:br w:type="page"/>
      </w:r>
    </w:p>
    <w:p w:rsidR="005E58F2" w:rsidP="00FE46EB" w:rsidRDefault="005E58F2" w14:paraId="2FC6AD49" w14:textId="18574426">
      <w:pPr>
        <w:rPr>
          <w:rFonts w:cs="Arial"/>
          <w:b/>
          <w:szCs w:val="22"/>
        </w:rPr>
      </w:pPr>
      <w:r w:rsidRPr="004A5CDC">
        <w:rPr>
          <w:rFonts w:cs="Arial"/>
          <w:b/>
          <w:szCs w:val="22"/>
        </w:rPr>
        <w:t>Question 3</w:t>
      </w:r>
      <w:r w:rsidR="0059623D">
        <w:rPr>
          <w:rFonts w:cs="Arial"/>
          <w:b/>
          <w:szCs w:val="22"/>
        </w:rPr>
        <w:t>8</w:t>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ab/>
      </w:r>
      <w:r>
        <w:rPr>
          <w:rFonts w:cs="Arial"/>
          <w:b/>
          <w:szCs w:val="22"/>
        </w:rPr>
        <w:t xml:space="preserve">          (</w:t>
      </w:r>
      <w:r w:rsidR="00FE46EB">
        <w:rPr>
          <w:rFonts w:cs="Arial"/>
          <w:b/>
          <w:szCs w:val="22"/>
        </w:rPr>
        <w:t>20</w:t>
      </w:r>
      <w:r>
        <w:rPr>
          <w:rFonts w:cs="Arial"/>
          <w:b/>
          <w:szCs w:val="22"/>
        </w:rPr>
        <w:t xml:space="preserve"> marks)</w:t>
      </w:r>
    </w:p>
    <w:p w:rsidR="005E58F2" w:rsidP="00FE46EB" w:rsidRDefault="005E58F2" w14:paraId="73F2A05C" w14:textId="33E94954">
      <w:pPr>
        <w:rPr>
          <w:rFonts w:cs="Arial"/>
          <w:bCs/>
          <w:szCs w:val="22"/>
        </w:rPr>
      </w:pPr>
    </w:p>
    <w:p w:rsidR="00FE46EB" w:rsidP="00FE46EB" w:rsidRDefault="00FE46EB" w14:paraId="107FB0B8" w14:textId="78A5C4D0">
      <w:pPr>
        <w:rPr>
          <w:rFonts w:cs="Arial"/>
          <w:bCs/>
          <w:szCs w:val="22"/>
        </w:rPr>
      </w:pPr>
      <w:r>
        <w:rPr>
          <w:rFonts w:cs="Arial"/>
          <w:bCs/>
          <w:szCs w:val="22"/>
        </w:rPr>
        <w:t>Ethene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 xml:space="preserve">) is an extremely important </w:t>
      </w:r>
      <w:r w:rsidR="00281BDC">
        <w:rPr>
          <w:rFonts w:cs="Arial"/>
          <w:bCs/>
          <w:szCs w:val="22"/>
        </w:rPr>
        <w:t>chemical and</w:t>
      </w:r>
      <w:r>
        <w:rPr>
          <w:rFonts w:cs="Arial"/>
          <w:bCs/>
          <w:szCs w:val="22"/>
        </w:rPr>
        <w:t xml:space="preserve"> has a wide variety of uses</w:t>
      </w:r>
      <w:r w:rsidR="00D801A9">
        <w:rPr>
          <w:rFonts w:cs="Arial"/>
          <w:bCs/>
          <w:szCs w:val="22"/>
        </w:rPr>
        <w:t>.</w:t>
      </w:r>
      <w:r>
        <w:rPr>
          <w:rFonts w:cs="Arial"/>
          <w:bCs/>
          <w:szCs w:val="22"/>
        </w:rPr>
        <w:t xml:space="preserve"> The vast majority of ethene is used in one of the four reaction pathways shown in the diagram below.</w:t>
      </w:r>
    </w:p>
    <w:p w:rsidR="006240AC" w:rsidP="00FE46EB" w:rsidRDefault="006240AC" w14:paraId="4735190F" w14:textId="269F3AAD">
      <w:pPr>
        <w:rPr>
          <w:rFonts w:cs="Arial"/>
          <w:bCs/>
          <w:szCs w:val="22"/>
        </w:rPr>
      </w:pPr>
    </w:p>
    <w:p w:rsidR="00A7241D" w:rsidP="00FE46EB" w:rsidRDefault="00281BDC" w14:paraId="177093BE" w14:textId="0A7C586D">
      <w:pPr>
        <w:rPr>
          <w:rFonts w:cs="Arial"/>
          <w:bCs/>
          <w:szCs w:val="22"/>
        </w:rPr>
      </w:pPr>
      <w:r>
        <w:rPr>
          <w:rFonts w:cs="Arial"/>
          <w:bCs/>
          <w:noProof/>
          <w:szCs w:val="22"/>
        </w:rPr>
        <mc:AlternateContent>
          <mc:Choice Requires="wpg">
            <w:drawing>
              <wp:inline distT="0" distB="0" distL="0" distR="0" wp14:anchorId="3D390039" wp14:editId="0CC18385">
                <wp:extent cx="5998129" cy="8145710"/>
                <wp:effectExtent l="0" t="0" r="0" b="0"/>
                <wp:docPr id="835" name="Group 835"/>
                <wp:cNvGraphicFramePr/>
                <a:graphic xmlns:a="http://schemas.openxmlformats.org/drawingml/2006/main">
                  <a:graphicData uri="http://schemas.microsoft.com/office/word/2010/wordprocessingGroup">
                    <wpg:wgp>
                      <wpg:cNvGrpSpPr/>
                      <wpg:grpSpPr>
                        <a:xfrm>
                          <a:off x="0" y="0"/>
                          <a:ext cx="5998129" cy="8145710"/>
                          <a:chOff x="0" y="0"/>
                          <a:chExt cx="5998129" cy="8145710"/>
                        </a:xfrm>
                      </wpg:grpSpPr>
                      <wpg:grpSp>
                        <wpg:cNvPr id="834" name="Group 834"/>
                        <wpg:cNvGrpSpPr/>
                        <wpg:grpSpPr>
                          <a:xfrm>
                            <a:off x="2617365" y="4127383"/>
                            <a:ext cx="981512" cy="1216405"/>
                            <a:chOff x="0" y="0"/>
                            <a:chExt cx="981512" cy="1216405"/>
                          </a:xfrm>
                        </wpg:grpSpPr>
                        <pic:pic xmlns:pic="http://schemas.openxmlformats.org/drawingml/2006/picture">
                          <pic:nvPicPr>
                            <pic:cNvPr id="48" name="Picture 4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981075" cy="902970"/>
                            </a:xfrm>
                            <a:prstGeom prst="rect">
                              <a:avLst/>
                            </a:prstGeom>
                          </pic:spPr>
                        </pic:pic>
                        <wps:wsp>
                          <wps:cNvPr id="822" name="Text Box 822"/>
                          <wps:cNvSpPr txBox="1"/>
                          <wps:spPr>
                            <a:xfrm>
                              <a:off x="33556" y="906012"/>
                              <a:ext cx="947956" cy="310393"/>
                            </a:xfrm>
                            <a:prstGeom prst="rect">
                              <a:avLst/>
                            </a:prstGeom>
                            <a:noFill/>
                            <a:ln w="6350">
                              <a:noFill/>
                            </a:ln>
                          </wps:spPr>
                          <wps:txbx>
                            <w:txbxContent>
                              <w:p w:rsidRPr="00281BDC" w:rsidR="00281BDC" w:rsidP="00281BDC" w:rsidRDefault="00281BDC" w14:paraId="5EF24B28" w14:textId="19AC28A5">
                                <w:pPr>
                                  <w:jc w:val="center"/>
                                  <w:rPr>
                                    <w:b/>
                                    <w:bCs/>
                                  </w:rPr>
                                </w:pPr>
                                <w:r>
                                  <w:rPr>
                                    <w:b/>
                                    <w:bCs/>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33" name="Group 833"/>
                        <wpg:cNvGrpSpPr/>
                        <wpg:grpSpPr>
                          <a:xfrm>
                            <a:off x="0" y="0"/>
                            <a:ext cx="5998129" cy="8145710"/>
                            <a:chOff x="0" y="0"/>
                            <a:chExt cx="5998129" cy="8145710"/>
                          </a:xfrm>
                        </wpg:grpSpPr>
                        <pic:pic xmlns:pic="http://schemas.openxmlformats.org/drawingml/2006/picture">
                          <pic:nvPicPr>
                            <pic:cNvPr id="50" name="Picture 5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124125" y="2835479"/>
                              <a:ext cx="1182370" cy="868045"/>
                            </a:xfrm>
                            <a:prstGeom prst="rect">
                              <a:avLst/>
                            </a:prstGeom>
                          </pic:spPr>
                        </pic:pic>
                        <pic:pic xmlns:pic="http://schemas.openxmlformats.org/drawingml/2006/picture">
                          <pic:nvPicPr>
                            <pic:cNvPr id="54" name="Picture 5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51670" y="1392572"/>
                              <a:ext cx="871855" cy="789305"/>
                            </a:xfrm>
                            <a:prstGeom prst="rect">
                              <a:avLst/>
                            </a:prstGeom>
                          </pic:spPr>
                        </pic:pic>
                        <pic:pic xmlns:pic="http://schemas.openxmlformats.org/drawingml/2006/picture">
                          <pic:nvPicPr>
                            <pic:cNvPr id="498" name="Picture 498"/>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4035105" y="2390862"/>
                              <a:ext cx="1244600" cy="1417320"/>
                            </a:xfrm>
                            <a:prstGeom prst="rect">
                              <a:avLst/>
                            </a:prstGeom>
                          </pic:spPr>
                        </pic:pic>
                        <pic:pic xmlns:pic="http://schemas.openxmlformats.org/drawingml/2006/picture">
                          <pic:nvPicPr>
                            <pic:cNvPr id="499" name="Picture 49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823670" y="444617"/>
                              <a:ext cx="1099185" cy="1434465"/>
                            </a:xfrm>
                            <a:prstGeom prst="rect">
                              <a:avLst/>
                            </a:prstGeom>
                          </pic:spPr>
                        </pic:pic>
                        <pic:pic xmlns:pic="http://schemas.openxmlformats.org/drawingml/2006/picture">
                          <pic:nvPicPr>
                            <pic:cNvPr id="505" name="Picture 50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850547" y="5436066"/>
                              <a:ext cx="1199515" cy="835025"/>
                            </a:xfrm>
                            <a:prstGeom prst="rect">
                              <a:avLst/>
                            </a:prstGeom>
                          </pic:spPr>
                        </pic:pic>
                        <pic:pic xmlns:pic="http://schemas.openxmlformats.org/drawingml/2006/picture">
                          <pic:nvPicPr>
                            <pic:cNvPr id="506" name="Picture 50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4723002" y="6803472"/>
                              <a:ext cx="1148715" cy="880110"/>
                            </a:xfrm>
                            <a:prstGeom prst="rect">
                              <a:avLst/>
                            </a:prstGeom>
                          </pic:spPr>
                        </pic:pic>
                        <pic:pic xmlns:pic="http://schemas.openxmlformats.org/drawingml/2006/picture">
                          <pic:nvPicPr>
                            <pic:cNvPr id="507" name="Picture 50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5788404"/>
                              <a:ext cx="2466340" cy="970915"/>
                            </a:xfrm>
                            <a:prstGeom prst="rect">
                              <a:avLst/>
                            </a:prstGeom>
                          </pic:spPr>
                        </pic:pic>
                        <wps:wsp>
                          <wps:cNvPr id="65" name="Straight Arrow Connector 65"/>
                          <wps:cNvCnPr/>
                          <wps:spPr>
                            <a:xfrm flipV="1">
                              <a:off x="3754190" y="3598924"/>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4811203" y="1879367"/>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flipV="1">
                              <a:off x="2121740" y="359891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flipV="1">
                              <a:off x="1124358" y="2256872"/>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3745801" y="5176268"/>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180993" y="5175897"/>
                              <a:ext cx="280915" cy="42391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4626645" y="6463834"/>
                              <a:ext cx="280670" cy="4235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51670" y="906011"/>
                              <a:ext cx="947956" cy="310393"/>
                            </a:xfrm>
                            <a:prstGeom prst="rect">
                              <a:avLst/>
                            </a:prstGeom>
                            <a:noFill/>
                            <a:ln w="6350">
                              <a:noFill/>
                            </a:ln>
                          </wps:spPr>
                          <wps:txbx>
                            <w:txbxContent>
                              <w:p w:rsidRPr="00281BDC" w:rsidR="00281BDC" w:rsidP="00281BDC" w:rsidRDefault="00281BDC" w14:paraId="7649C2AF" w14:textId="7C1D5227">
                                <w:pPr>
                                  <w:jc w:val="center"/>
                                  <w:rPr>
                                    <w:b/>
                                    <w:bCs/>
                                  </w:rPr>
                                </w:pPr>
                                <w:r w:rsidRPr="00281BDC">
                                  <w:rPr>
                                    <w:b/>
                                    <w:bCs/>
                                  </w:rPr>
                                  <w:t>Pathway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5050173" y="0"/>
                              <a:ext cx="947956" cy="310393"/>
                            </a:xfrm>
                            <a:prstGeom prst="rect">
                              <a:avLst/>
                            </a:prstGeom>
                            <a:noFill/>
                            <a:ln w="6350">
                              <a:noFill/>
                            </a:ln>
                          </wps:spPr>
                          <wps:txbx>
                            <w:txbxContent>
                              <w:p w:rsidRPr="00281BDC" w:rsidR="00281BDC" w:rsidP="00281BDC" w:rsidRDefault="00281BDC" w14:paraId="791EE672" w14:textId="7FB379A2">
                                <w:pPr>
                                  <w:jc w:val="center"/>
                                  <w:rPr>
                                    <w:b/>
                                    <w:bCs/>
                                  </w:rPr>
                                </w:pPr>
                                <w:r w:rsidRPr="00281BDC">
                                  <w:rPr>
                                    <w:b/>
                                    <w:bCs/>
                                  </w:rPr>
                                  <w:t xml:space="preserve">Pathway </w:t>
                                </w: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746620" y="6971251"/>
                              <a:ext cx="947956" cy="310393"/>
                            </a:xfrm>
                            <a:prstGeom prst="rect">
                              <a:avLst/>
                            </a:prstGeom>
                            <a:noFill/>
                            <a:ln w="6350">
                              <a:noFill/>
                            </a:ln>
                          </wps:spPr>
                          <wps:txbx>
                            <w:txbxContent>
                              <w:p w:rsidRPr="00281BDC" w:rsidR="00281BDC" w:rsidP="00281BDC" w:rsidRDefault="00281BDC" w14:paraId="234E26DA" w14:textId="4333CCE6">
                                <w:pPr>
                                  <w:jc w:val="center"/>
                                  <w:rPr>
                                    <w:b/>
                                    <w:bCs/>
                                  </w:rPr>
                                </w:pPr>
                                <w:r w:rsidRPr="00281BDC">
                                  <w:rPr>
                                    <w:b/>
                                    <w:bCs/>
                                  </w:rPr>
                                  <w:t xml:space="preserve">Pathway </w:t>
                                </w: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4823670" y="7835317"/>
                              <a:ext cx="947956" cy="310393"/>
                            </a:xfrm>
                            <a:prstGeom prst="rect">
                              <a:avLst/>
                            </a:prstGeom>
                            <a:noFill/>
                            <a:ln w="6350">
                              <a:noFill/>
                            </a:ln>
                          </wps:spPr>
                          <wps:txbx>
                            <w:txbxContent>
                              <w:p w:rsidRPr="00281BDC" w:rsidR="00281BDC" w:rsidP="00281BDC" w:rsidRDefault="00281BDC" w14:paraId="175C1CF3" w14:textId="733B665C">
                                <w:pPr>
                                  <w:jc w:val="center"/>
                                  <w:rPr>
                                    <w:b/>
                                    <w:bCs/>
                                  </w:rPr>
                                </w:pPr>
                                <w:r w:rsidRPr="00281BDC">
                                  <w:rPr>
                                    <w:b/>
                                    <w:bCs/>
                                  </w:rPr>
                                  <w:t xml:space="preserve">Pathway </w:t>
                                </w: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5" name="Oval 825"/>
                          <wps:cNvSpPr/>
                          <wps:spPr>
                            <a:xfrm>
                              <a:off x="2357307" y="3842158"/>
                              <a:ext cx="1510018" cy="151001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ext Box 826"/>
                          <wps:cNvSpPr txBox="1"/>
                          <wps:spPr>
                            <a:xfrm>
                              <a:off x="973123" y="1593908"/>
                              <a:ext cx="947956" cy="436227"/>
                            </a:xfrm>
                            <a:prstGeom prst="rect">
                              <a:avLst/>
                            </a:prstGeom>
                            <a:noFill/>
                            <a:ln w="6350">
                              <a:noFill/>
                            </a:ln>
                          </wps:spPr>
                          <wps:txbx>
                            <w:txbxContent>
                              <w:p w:rsidRPr="00281BDC" w:rsidR="00281BDC" w:rsidP="00281BDC" w:rsidRDefault="00281BDC" w14:paraId="0463493E" w14:textId="7F363217">
                                <w:pPr>
                                  <w:jc w:val="center"/>
                                </w:pPr>
                                <w:r w:rsidRPr="00281BDC">
                                  <w:t>vinyl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 name="Text Box 827"/>
                          <wps:cNvSpPr txBox="1"/>
                          <wps:spPr>
                            <a:xfrm>
                              <a:off x="176169" y="3070371"/>
                              <a:ext cx="947956" cy="436227"/>
                            </a:xfrm>
                            <a:prstGeom prst="rect">
                              <a:avLst/>
                            </a:prstGeom>
                            <a:noFill/>
                            <a:ln w="6350">
                              <a:noFill/>
                            </a:ln>
                          </wps:spPr>
                          <wps:txbx>
                            <w:txbxContent>
                              <w:p w:rsidRPr="00281BDC" w:rsidR="00281BDC" w:rsidP="00281BDC" w:rsidRDefault="00281BDC" w14:paraId="3B666EAE" w14:textId="411D6297">
                                <w:pPr>
                                  <w:jc w:val="center"/>
                                </w:pPr>
                                <w:r>
                                  <w:t>ethylene</w:t>
                                </w:r>
                                <w:r w:rsidRPr="00281BDC">
                                  <w:t xml:space="preserve"> </w:t>
                                </w:r>
                                <w:r>
                                  <w:t>di</w:t>
                                </w:r>
                                <w:r w:rsidRPr="00281BDC">
                                  <w:t>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 name="Text Box 828"/>
                          <wps:cNvSpPr txBox="1"/>
                          <wps:spPr>
                            <a:xfrm>
                              <a:off x="4521666" y="5243119"/>
                              <a:ext cx="947956" cy="436227"/>
                            </a:xfrm>
                            <a:prstGeom prst="rect">
                              <a:avLst/>
                            </a:prstGeom>
                            <a:noFill/>
                            <a:ln w="6350">
                              <a:noFill/>
                            </a:ln>
                          </wps:spPr>
                          <wps:txbx>
                            <w:txbxContent>
                              <w:p w:rsidRPr="00281BDC" w:rsidR="00281BDC" w:rsidP="00281BDC" w:rsidRDefault="00281BDC" w14:paraId="553109F5" w14:textId="03A88720">
                                <w:pPr>
                                  <w:jc w:val="center"/>
                                </w:pPr>
                                <w:r>
                                  <w:t>ethylene</w:t>
                                </w:r>
                                <w:r w:rsidRPr="00281BDC">
                                  <w:t xml:space="preserve"> </w:t>
                                </w:r>
                                <w:r>
                                  <w:t>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 name="Text Box 829"/>
                          <wps:cNvSpPr txBox="1"/>
                          <wps:spPr>
                            <a:xfrm>
                              <a:off x="3875714" y="7046752"/>
                              <a:ext cx="947956" cy="436227"/>
                            </a:xfrm>
                            <a:prstGeom prst="rect">
                              <a:avLst/>
                            </a:prstGeom>
                            <a:noFill/>
                            <a:ln w="6350">
                              <a:noFill/>
                            </a:ln>
                          </wps:spPr>
                          <wps:txbx>
                            <w:txbxContent>
                              <w:p w:rsidRPr="00281BDC" w:rsidR="00281BDC" w:rsidP="00281BDC" w:rsidRDefault="00281BDC" w14:paraId="538142CA" w14:textId="253B4A03">
                                <w:pPr>
                                  <w:jc w:val="center"/>
                                </w:pPr>
                                <w:r>
                                  <w:t>ethylene</w:t>
                                </w:r>
                                <w:r w:rsidRPr="00281BDC">
                                  <w:t xml:space="preserve"> </w:t>
                                </w:r>
                                <w:r>
                                  <w:t>glycol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0" name="Text Box 830"/>
                          <wps:cNvSpPr txBox="1"/>
                          <wps:spPr>
                            <a:xfrm>
                              <a:off x="746620" y="5427677"/>
                              <a:ext cx="947956" cy="436227"/>
                            </a:xfrm>
                            <a:prstGeom prst="rect">
                              <a:avLst/>
                            </a:prstGeom>
                            <a:noFill/>
                            <a:ln w="6350">
                              <a:noFill/>
                            </a:ln>
                          </wps:spPr>
                          <wps:txbx>
                            <w:txbxContent>
                              <w:p w:rsidRPr="00281BDC" w:rsidR="00281BDC" w:rsidP="00281BDC" w:rsidRDefault="00281BDC" w14:paraId="630E3D59" w14:textId="7CBAA321">
                                <w:pPr>
                                  <w:jc w:val="center"/>
                                </w:pPr>
                                <w:r>
                                  <w:t>polyethene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1" name="Text Box 831"/>
                          <wps:cNvSpPr txBox="1"/>
                          <wps:spPr>
                            <a:xfrm>
                              <a:off x="4723002" y="3263317"/>
                              <a:ext cx="947956" cy="436227"/>
                            </a:xfrm>
                            <a:prstGeom prst="rect">
                              <a:avLst/>
                            </a:prstGeom>
                            <a:noFill/>
                            <a:ln w="6350">
                              <a:noFill/>
                            </a:ln>
                          </wps:spPr>
                          <wps:txbx>
                            <w:txbxContent>
                              <w:p w:rsidRPr="00281BDC" w:rsidR="00281BDC" w:rsidP="00281BDC" w:rsidRDefault="00281BDC" w14:paraId="70879C9E" w14:textId="4D5625D4">
                                <w:pPr>
                                  <w:jc w:val="center"/>
                                </w:pPr>
                                <w:r>
                                  <w:t>ethyl benzene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2" name="Text Box 832"/>
                          <wps:cNvSpPr txBox="1"/>
                          <wps:spPr>
                            <a:xfrm>
                              <a:off x="4269997" y="738231"/>
                              <a:ext cx="947956" cy="436227"/>
                            </a:xfrm>
                            <a:prstGeom prst="rect">
                              <a:avLst/>
                            </a:prstGeom>
                            <a:noFill/>
                            <a:ln w="6350">
                              <a:noFill/>
                            </a:ln>
                          </wps:spPr>
                          <wps:txbx>
                            <w:txbxContent>
                              <w:p w:rsidRPr="00281BDC" w:rsidR="00281BDC" w:rsidP="00281BDC" w:rsidRDefault="00281BDC" w14:paraId="349422C6" w14:textId="1433FDB5">
                                <w:pPr>
                                  <w:jc w:val="center"/>
                                </w:pPr>
                                <w:r>
                                  <w:t>styrene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7C3794C7">
              <v:group id="Group 835" style="width:472.3pt;height:641.4pt;mso-position-horizontal-relative:char;mso-position-vertical-relative:line" coordsize="59981,81457" o:spid="_x0000_s1192" w14:anchorId="3D39003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">
                <v:group id="Group 834" style="position:absolute;left:26173;top:41273;width:9815;height:12164" coordsize="9815,12164" o:spid="_x0000_s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Picture 48" style="position:absolute;width:9810;height:9029;visibility:visible;mso-wrap-style:square" o:spid="_x0000_s119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">
                    <v:imagedata o:title="" r:id="rId71"/>
                  </v:shape>
                  <v:shape id="Text Box 822" style="position:absolute;left:335;top:9060;width:9480;height:3104;visibility:visible;mso-wrap-style:square;v-text-anchor:top" o:spid="_x0000_s119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">
                    <v:textbox>
                      <w:txbxContent>
                        <w:p w:rsidRPr="00281BDC" w:rsidR="00281BDC" w:rsidP="00281BDC" w:rsidRDefault="00281BDC" w14:paraId="7263C621" w14:textId="19AC28A5">
                          <w:pPr>
                            <w:jc w:val="center"/>
                            <w:rPr>
                              <w:b/>
                              <w:bCs/>
                            </w:rPr>
                          </w:pPr>
                          <w:r>
                            <w:rPr>
                              <w:b/>
                              <w:bCs/>
                            </w:rPr>
                            <w:t>ETHENE</w:t>
                          </w:r>
                        </w:p>
                      </w:txbxContent>
                    </v:textbox>
                  </v:shape>
                </v:group>
                <v:group id="Group 833" style="position:absolute;width:59981;height:81457" coordsize="59981,81457" o:spid="_x0000_s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shape id="Picture 50" style="position:absolute;left:11241;top:28354;width:11823;height:8681;visibility:visible;mso-wrap-style:square" o:spid="_x0000_s119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">
                    <v:imagedata o:title="" r:id="rId72"/>
                  </v:shape>
                  <v:shape id="Picture 54" style="position:absolute;left:2516;top:13925;width:8719;height:7893;visibility:visible;mso-wrap-style:square" o:spid="_x0000_s119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">
                    <v:imagedata o:title="" r:id="rId73"/>
                  </v:shape>
                  <v:shape id="Picture 498" style="position:absolute;left:40351;top:23908;width:12446;height:14173;visibility:visible;mso-wrap-style:square" o:spid="_x0000_s119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">
                    <v:imagedata o:title="" r:id="rId74"/>
                  </v:shape>
                  <v:shape id="Picture 499" style="position:absolute;left:48236;top:4446;width:10992;height:14344;visibility:visible;mso-wrap-style:square" o:spid="_x0000_s120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">
                    <v:imagedata o:title="" r:id="rId75"/>
                  </v:shape>
                  <v:shape id="Picture 505" style="position:absolute;left:38505;top:54360;width:11995;height:8350;visibility:visible;mso-wrap-style:square" o:spid="_x0000_s120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">
                    <v:imagedata o:title="" r:id="rId76"/>
                  </v:shape>
                  <v:shape id="Picture 506" style="position:absolute;left:47230;top:68034;width:11487;height:8801;visibility:visible;mso-wrap-style:square" o:spid="_x0000_s120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">
                    <v:imagedata o:title="" r:id="rId77"/>
                  </v:shape>
                  <v:shape id="Picture 507" style="position:absolute;top:57884;width:24663;height:9709;visibility:visible;mso-wrap-style:square" o:spid="_x0000_s120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">
                    <v:imagedata o:title="" r:id="rId78"/>
                  </v:shape>
                  <v:shape id="Straight Arrow Connector 65" style="position:absolute;left:37541;top:35989;width:2810;height:4239;flip:y;visibility:visible;mso-wrap-style:square" o:spid="_x0000_s1204"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">
                    <v:stroke joinstyle="miter" endarrow="block"/>
                  </v:shape>
                  <v:shape id="Straight Arrow Connector 69" style="position:absolute;left:48112;top:18793;width:2806;height:4236;flip:y;visibility:visible;mso-wrap-style:square" o:spid="_x0000_s1205"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">
                    <v:stroke joinstyle="miter" endarrow="block"/>
                  </v:shape>
                  <v:shape id="Straight Arrow Connector 70" style="position:absolute;left:21217;top:35989;width:2809;height:4239;flip:x y;visibility:visible;mso-wrap-style:square" o:spid="_x0000_s1206"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">
                    <v:stroke joinstyle="miter" endarrow="block"/>
                  </v:shape>
                  <v:shape id="Straight Arrow Connector 71" style="position:absolute;left:11243;top:22568;width:2809;height:4239;flip:x y;visibility:visible;mso-wrap-style:square" o:spid="_x0000_s1207"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">
                    <v:stroke joinstyle="miter" endarrow="block"/>
                  </v:shape>
                  <v:shape id="Straight Arrow Connector 72" style="position:absolute;left:37458;top:51762;width:2806;height:4236;visibility:visible;mso-wrap-style:square" o:spid="_x0000_s1208"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">
                    <v:stroke joinstyle="miter" endarrow="block"/>
                  </v:shape>
                  <v:shape id="Straight Arrow Connector 73" style="position:absolute;left:21809;top:51758;width:2810;height:4240;flip:x;visibility:visible;mso-wrap-style:square" o:spid="_x0000_s1209"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">
                    <v:stroke joinstyle="miter" endarrow="block"/>
                  </v:shape>
                  <v:shape id="Straight Arrow Connector 74" style="position:absolute;left:46266;top:64638;width:2807;height:4235;visibility:visible;mso-wrap-style:square" o:spid="_x0000_s1210" strokecolor="black [3213]" strokeweight="2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">
                    <v:stroke joinstyle="miter" endarrow="block"/>
                  </v:shape>
                  <v:shape id="Text Box 75" style="position:absolute;left:2516;top:9060;width:9480;height:3104;visibility:visible;mso-wrap-style:square;v-text-anchor:top" o:spid="_x0000_s121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v:textbox>
                      <w:txbxContent>
                        <w:p w:rsidRPr="00281BDC" w:rsidR="00281BDC" w:rsidP="00281BDC" w:rsidRDefault="00281BDC" w14:paraId="71016BEB" w14:textId="7C1D5227">
                          <w:pPr>
                            <w:jc w:val="center"/>
                            <w:rPr>
                              <w:b/>
                              <w:bCs/>
                            </w:rPr>
                          </w:pPr>
                          <w:r w:rsidRPr="00281BDC">
                            <w:rPr>
                              <w:b/>
                              <w:bCs/>
                            </w:rPr>
                            <w:t>Pathway A</w:t>
                          </w:r>
                        </w:p>
                      </w:txbxContent>
                    </v:textbox>
                  </v:shape>
                  <v:shape id="Text Box 77" style="position:absolute;left:50501;width:9480;height:3103;visibility:visible;mso-wrap-style:square;v-text-anchor:top" o:spid="_x0000_s121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v:textbox>
                      <w:txbxContent>
                        <w:p w:rsidRPr="00281BDC" w:rsidR="00281BDC" w:rsidP="00281BDC" w:rsidRDefault="00281BDC" w14:paraId="26BF5A08" w14:textId="7FB379A2">
                          <w:pPr>
                            <w:jc w:val="center"/>
                            <w:rPr>
                              <w:b/>
                              <w:bCs/>
                            </w:rPr>
                          </w:pPr>
                          <w:r w:rsidRPr="00281BDC">
                            <w:rPr>
                              <w:b/>
                              <w:bCs/>
                            </w:rPr>
                            <w:t xml:space="preserve">Pathway </w:t>
                          </w:r>
                          <w:r>
                            <w:rPr>
                              <w:b/>
                              <w:bCs/>
                            </w:rPr>
                            <w:t>B</w:t>
                          </w:r>
                        </w:p>
                      </w:txbxContent>
                    </v:textbox>
                  </v:shape>
                  <v:shape id="Text Box 78" style="position:absolute;left:7466;top:69712;width:9479;height:3104;visibility:visible;mso-wrap-style:square;v-text-anchor:top" o:spid="_x0000_s121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v:textbox>
                      <w:txbxContent>
                        <w:p w:rsidRPr="00281BDC" w:rsidR="00281BDC" w:rsidP="00281BDC" w:rsidRDefault="00281BDC" w14:paraId="701893F7" w14:textId="4333CCE6">
                          <w:pPr>
                            <w:jc w:val="center"/>
                            <w:rPr>
                              <w:b/>
                              <w:bCs/>
                            </w:rPr>
                          </w:pPr>
                          <w:r w:rsidRPr="00281BDC">
                            <w:rPr>
                              <w:b/>
                              <w:bCs/>
                            </w:rPr>
                            <w:t xml:space="preserve">Pathway </w:t>
                          </w:r>
                          <w:r>
                            <w:rPr>
                              <w:b/>
                              <w:bCs/>
                            </w:rPr>
                            <w:t>C</w:t>
                          </w:r>
                        </w:p>
                      </w:txbxContent>
                    </v:textbox>
                  </v:shape>
                  <v:shape id="Text Box 79" style="position:absolute;left:48236;top:78353;width:9480;height:3104;visibility:visible;mso-wrap-style:square;v-text-anchor:top" o:spid="_x0000_s121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v:textbox>
                      <w:txbxContent>
                        <w:p w:rsidRPr="00281BDC" w:rsidR="00281BDC" w:rsidP="00281BDC" w:rsidRDefault="00281BDC" w14:paraId="62167799" w14:textId="733B665C">
                          <w:pPr>
                            <w:jc w:val="center"/>
                            <w:rPr>
                              <w:b/>
                              <w:bCs/>
                            </w:rPr>
                          </w:pPr>
                          <w:r w:rsidRPr="00281BDC">
                            <w:rPr>
                              <w:b/>
                              <w:bCs/>
                            </w:rPr>
                            <w:t xml:space="preserve">Pathway </w:t>
                          </w:r>
                          <w:r>
                            <w:rPr>
                              <w:b/>
                              <w:bCs/>
                            </w:rPr>
                            <w:t>D</w:t>
                          </w:r>
                        </w:p>
                      </w:txbxContent>
                    </v:textbox>
                  </v:shape>
                  <v:oval id="Oval 825" style="position:absolute;left:23573;top:38421;width:15100;height:15100;visibility:visible;mso-wrap-style:square;v-text-anchor:middle" o:spid="_x0000_s1215"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">
                    <v:stroke joinstyle="miter"/>
                  </v:oval>
                  <v:shape id="Text Box 826" style="position:absolute;left:9731;top:15939;width:9479;height:4362;visibility:visible;mso-wrap-style:square;v-text-anchor:top" o:spid="_x0000_s121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z0i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0WcLfmXAE5PoGAAD//wMAUEsBAi0AFAAGAAgAAAAhANvh9svuAAAAhQEAABMAAAAAAAAA&#10;AAAAAAAAAAAAAFtDb250ZW50X1R5cGVzXS54bWxQSwECLQAUAAYACAAAACEAWvQsW78AAAAVAQAA&#10;CwAAAAAAAAAAAAAAAAAfAQAAX3JlbHMvLnJlbHNQSwECLQAUAAYACAAAACEAgns9IsYAAADcAAAA&#10;DwAAAAAAAAAAAAAAAAAHAgAAZHJzL2Rvd25yZXYueG1sUEsFBgAAAAADAAMAtwAAAPoCAAAAAA==&#10;">
                    <v:textbox>
                      <w:txbxContent>
                        <w:p w:rsidRPr="00281BDC" w:rsidR="00281BDC" w:rsidP="00281BDC" w:rsidRDefault="00281BDC" w14:paraId="65160952" w14:textId="7F363217">
                          <w:pPr>
                            <w:jc w:val="center"/>
                          </w:pPr>
                          <w:r w:rsidRPr="00281BDC">
                            <w:t>vinyl chloride</w:t>
                          </w:r>
                        </w:p>
                      </w:txbxContent>
                    </v:textbox>
                  </v:shape>
                  <v:shape id="Text Box 827" style="position:absolute;left:1761;top:30703;width:9480;height:4362;visibility:visible;mso-wrap-style:square;v-text-anchor:top" o:spid="_x0000_s121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">
                    <v:textbox>
                      <w:txbxContent>
                        <w:p w:rsidRPr="00281BDC" w:rsidR="00281BDC" w:rsidP="00281BDC" w:rsidRDefault="00281BDC" w14:paraId="16CB7DD3" w14:textId="411D6297">
                          <w:pPr>
                            <w:jc w:val="center"/>
                          </w:pPr>
                          <w:r>
                            <w:t>ethylene</w:t>
                          </w:r>
                          <w:r w:rsidRPr="00281BDC">
                            <w:t xml:space="preserve"> </w:t>
                          </w:r>
                          <w:r>
                            <w:t>di</w:t>
                          </w:r>
                          <w:r w:rsidRPr="00281BDC">
                            <w:t>chloride</w:t>
                          </w:r>
                        </w:p>
                      </w:txbxContent>
                    </v:textbox>
                  </v:shape>
                  <v:shape id="Text Box 828" style="position:absolute;left:45216;top:52431;width:9480;height:4362;visibility:visible;mso-wrap-style:square;v-text-anchor:top" o:spid="_x0000_s121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">
                    <v:textbox>
                      <w:txbxContent>
                        <w:p w:rsidRPr="00281BDC" w:rsidR="00281BDC" w:rsidP="00281BDC" w:rsidRDefault="00281BDC" w14:paraId="16EE380D" w14:textId="03A88720">
                          <w:pPr>
                            <w:jc w:val="center"/>
                          </w:pPr>
                          <w:r>
                            <w:t>ethylene</w:t>
                          </w:r>
                          <w:r w:rsidRPr="00281BDC">
                            <w:t xml:space="preserve"> </w:t>
                          </w:r>
                          <w:r>
                            <w:t>oxide</w:t>
                          </w:r>
                        </w:p>
                      </w:txbxContent>
                    </v:textbox>
                  </v:shape>
                  <v:shape id="Text Box 829" style="position:absolute;left:38757;top:70467;width:9479;height:4362;visibility:visible;mso-wrap-style:square;v-text-anchor:top" o:spid="_x0000_s121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">
                    <v:textbox>
                      <w:txbxContent>
                        <w:p w:rsidRPr="00281BDC" w:rsidR="00281BDC" w:rsidP="00281BDC" w:rsidRDefault="00281BDC" w14:paraId="788CCFCD" w14:textId="253B4A03">
                          <w:pPr>
                            <w:jc w:val="center"/>
                          </w:pPr>
                          <w:r>
                            <w:t>ethylene</w:t>
                          </w:r>
                          <w:r w:rsidRPr="00281BDC">
                            <w:t xml:space="preserve"> </w:t>
                          </w:r>
                          <w:r>
                            <w:t>glycol</w:t>
                          </w:r>
                        </w:p>
                      </w:txbxContent>
                    </v:textbox>
                  </v:shape>
                  <v:shape id="Text Box 830" style="position:absolute;left:7466;top:54276;width:9479;height:4363;visibility:visible;mso-wrap-style:square;v-text-anchor:top" o:spid="_x0000_s122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">
                    <v:textbox>
                      <w:txbxContent>
                        <w:p w:rsidRPr="00281BDC" w:rsidR="00281BDC" w:rsidP="00281BDC" w:rsidRDefault="00281BDC" w14:paraId="0A022D33" w14:textId="7CBAA321">
                          <w:pPr>
                            <w:jc w:val="center"/>
                          </w:pPr>
                          <w:r>
                            <w:t>polyethene</w:t>
                          </w:r>
                        </w:p>
                      </w:txbxContent>
                    </v:textbox>
                  </v:shape>
                  <v:shape id="Text Box 831" style="position:absolute;left:47230;top:32633;width:9479;height:4362;visibility:visible;mso-wrap-style:square;v-text-anchor:top" o:spid="_x0000_s122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">
                    <v:textbox>
                      <w:txbxContent>
                        <w:p w:rsidRPr="00281BDC" w:rsidR="00281BDC" w:rsidP="00281BDC" w:rsidRDefault="00281BDC" w14:paraId="5499BFBC" w14:textId="4D5625D4">
                          <w:pPr>
                            <w:jc w:val="center"/>
                          </w:pPr>
                          <w:r>
                            <w:t>ethyl benzene</w:t>
                          </w:r>
                        </w:p>
                      </w:txbxContent>
                    </v:textbox>
                  </v:shape>
                  <v:shape id="Text Box 832" style="position:absolute;left:42699;top:7382;width:9480;height:4362;visibility:visible;mso-wrap-style:square;v-text-anchor:top" o:spid="_x0000_s122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">
                    <v:textbox>
                      <w:txbxContent>
                        <w:p w:rsidRPr="00281BDC" w:rsidR="00281BDC" w:rsidP="00281BDC" w:rsidRDefault="00281BDC" w14:paraId="055EDEB2" w14:textId="1433FDB5">
                          <w:pPr>
                            <w:jc w:val="center"/>
                          </w:pPr>
                          <w:r>
                            <w:t>styrene</w:t>
                          </w:r>
                        </w:p>
                      </w:txbxContent>
                    </v:textbox>
                  </v:shape>
                </v:group>
                <w10:anchorlock/>
              </v:group>
            </w:pict>
          </mc:Fallback>
        </mc:AlternateContent>
      </w:r>
    </w:p>
    <w:p w:rsidR="006240AC" w:rsidRDefault="006240AC" w14:paraId="402A75AE" w14:textId="086AF924">
      <w:pPr>
        <w:rPr>
          <w:rFonts w:cs="Arial"/>
          <w:bCs/>
          <w:szCs w:val="22"/>
        </w:rPr>
      </w:pPr>
      <w:r>
        <w:rPr>
          <w:rFonts w:cs="Arial"/>
          <w:bCs/>
          <w:szCs w:val="22"/>
        </w:rPr>
        <w:br w:type="page"/>
      </w:r>
    </w:p>
    <w:p w:rsidR="00410477" w:rsidP="00FE46EB" w:rsidRDefault="00CB473D" w14:paraId="24D58235" w14:textId="0C234569">
      <w:pPr>
        <w:rPr>
          <w:rFonts w:cs="Arial"/>
          <w:bCs/>
          <w:szCs w:val="22"/>
        </w:rPr>
      </w:pPr>
      <w:r>
        <w:rPr>
          <w:rFonts w:cs="Arial"/>
          <w:bCs/>
          <w:szCs w:val="22"/>
        </w:rPr>
        <w:t>Consider</w:t>
      </w:r>
      <w:r w:rsidR="006240AC">
        <w:rPr>
          <w:rFonts w:cs="Arial"/>
          <w:bCs/>
          <w:szCs w:val="22"/>
        </w:rPr>
        <w:t xml:space="preserve"> the reaction sequence summarised by</w:t>
      </w:r>
      <w:r>
        <w:rPr>
          <w:rFonts w:cs="Arial"/>
          <w:bCs/>
          <w:szCs w:val="22"/>
        </w:rPr>
        <w:t xml:space="preserve"> </w:t>
      </w:r>
      <w:r w:rsidRPr="00CB473D">
        <w:rPr>
          <w:rFonts w:cs="Arial"/>
          <w:b/>
          <w:szCs w:val="22"/>
        </w:rPr>
        <w:t>Pathway A</w:t>
      </w:r>
      <w:r w:rsidR="006240AC">
        <w:rPr>
          <w:rFonts w:cs="Arial"/>
          <w:bCs/>
          <w:szCs w:val="22"/>
        </w:rPr>
        <w:t>.</w:t>
      </w:r>
      <w:r w:rsidRPr="006240AC" w:rsidR="006240AC">
        <w:rPr>
          <w:rFonts w:cs="Arial"/>
          <w:bCs/>
          <w:szCs w:val="22"/>
        </w:rPr>
        <w:t xml:space="preserve"> </w:t>
      </w:r>
      <w:r w:rsidR="006240AC">
        <w:rPr>
          <w:rFonts w:cs="Arial"/>
          <w:bCs/>
          <w:szCs w:val="22"/>
        </w:rPr>
        <w:t>The first step in this pathway involves the conversion of ethene to ethylene dichloride.</w:t>
      </w:r>
    </w:p>
    <w:p w:rsidR="00410477" w:rsidP="00FE46EB" w:rsidRDefault="00410477" w14:paraId="0D557555" w14:textId="0C86340B">
      <w:pPr>
        <w:rPr>
          <w:rFonts w:cs="Arial"/>
          <w:bCs/>
          <w:szCs w:val="22"/>
        </w:rPr>
      </w:pPr>
    </w:p>
    <w:p w:rsidR="005E4677" w:rsidP="003D62B3" w:rsidRDefault="005E58F2" w14:paraId="2065D375" w14:textId="720FB90D">
      <w:pPr>
        <w:spacing w:line="288" w:lineRule="auto"/>
        <w:ind w:left="720" w:hanging="720"/>
        <w:rPr>
          <w:rFonts w:cs="Arial"/>
          <w:bCs/>
          <w:szCs w:val="22"/>
        </w:rPr>
      </w:pPr>
      <w:r>
        <w:rPr>
          <w:rFonts w:cs="Arial"/>
          <w:bCs/>
          <w:szCs w:val="22"/>
        </w:rPr>
        <w:t>(a)</w:t>
      </w:r>
      <w:r>
        <w:rPr>
          <w:rFonts w:cs="Arial"/>
          <w:bCs/>
          <w:szCs w:val="22"/>
        </w:rPr>
        <w:tab/>
      </w:r>
      <w:r w:rsidR="006240AC">
        <w:rPr>
          <w:rFonts w:cs="Arial"/>
          <w:bCs/>
          <w:szCs w:val="22"/>
        </w:rPr>
        <w:t>Complete the table below by</w:t>
      </w:r>
      <w:r w:rsidR="005E4677">
        <w:rPr>
          <w:rFonts w:cs="Arial"/>
          <w:bCs/>
          <w:szCs w:val="22"/>
        </w:rPr>
        <w:t>;</w:t>
      </w:r>
    </w:p>
    <w:p w:rsidR="005E58F2" w:rsidP="003D62B3" w:rsidRDefault="005E4677" w14:paraId="7E44D050" w14:textId="527B59AC">
      <w:pPr>
        <w:spacing w:line="288" w:lineRule="auto"/>
        <w:ind w:left="720"/>
        <w:rPr>
          <w:rFonts w:cs="Arial"/>
          <w:bCs/>
          <w:szCs w:val="22"/>
        </w:rPr>
      </w:pPr>
      <w:r>
        <w:rPr>
          <w:rFonts w:cs="Arial"/>
          <w:bCs/>
          <w:szCs w:val="22"/>
        </w:rPr>
        <w:t>(</w:t>
      </w:r>
      <w:proofErr w:type="spellStart"/>
      <w:r>
        <w:rPr>
          <w:rFonts w:cs="Arial"/>
          <w:bCs/>
          <w:szCs w:val="22"/>
        </w:rPr>
        <w:t>i</w:t>
      </w:r>
      <w:proofErr w:type="spellEnd"/>
      <w:r>
        <w:rPr>
          <w:rFonts w:cs="Arial"/>
          <w:bCs/>
          <w:szCs w:val="22"/>
        </w:rPr>
        <w:t>)</w:t>
      </w:r>
      <w:r>
        <w:rPr>
          <w:rFonts w:cs="Arial"/>
          <w:bCs/>
          <w:szCs w:val="22"/>
        </w:rPr>
        <w:tab/>
      </w:r>
      <w:r w:rsidR="006240AC">
        <w:rPr>
          <w:rFonts w:cs="Arial"/>
          <w:bCs/>
          <w:szCs w:val="22"/>
        </w:rPr>
        <w:t xml:space="preserve">identifying the other reactant required to convert ethene to ethylene dichloride, and </w:t>
      </w:r>
      <w:r>
        <w:rPr>
          <w:rFonts w:cs="Arial"/>
          <w:bCs/>
          <w:szCs w:val="22"/>
        </w:rPr>
        <w:t>(ii)</w:t>
      </w:r>
      <w:r>
        <w:rPr>
          <w:rFonts w:cs="Arial"/>
          <w:bCs/>
          <w:szCs w:val="22"/>
        </w:rPr>
        <w:tab/>
      </w:r>
      <w:r w:rsidR="006240AC">
        <w:rPr>
          <w:rFonts w:cs="Arial"/>
          <w:bCs/>
          <w:szCs w:val="22"/>
        </w:rPr>
        <w:t>naming the type of reaction occurring in this step</w:t>
      </w:r>
      <w:r w:rsidR="005E58F2">
        <w:rPr>
          <w:rFonts w:cs="Arial"/>
          <w:bCs/>
          <w:szCs w:val="22"/>
        </w:rPr>
        <w:t>.</w:t>
      </w:r>
      <w:r w:rsidR="005E58F2">
        <w:rPr>
          <w:rFonts w:cs="Arial"/>
          <w:bCs/>
          <w:szCs w:val="22"/>
        </w:rPr>
        <w:tab/>
      </w:r>
      <w:r w:rsidR="006240AC">
        <w:rPr>
          <w:rFonts w:cs="Arial"/>
          <w:bCs/>
          <w:szCs w:val="22"/>
        </w:rPr>
        <w:tab/>
      </w:r>
      <w:r>
        <w:rPr>
          <w:rFonts w:cs="Arial"/>
          <w:bCs/>
          <w:szCs w:val="22"/>
        </w:rPr>
        <w:tab/>
      </w:r>
      <w:r>
        <w:rPr>
          <w:rFonts w:cs="Arial"/>
          <w:bCs/>
          <w:szCs w:val="22"/>
        </w:rPr>
        <w:tab/>
      </w:r>
      <w:r w:rsidR="005E58F2">
        <w:rPr>
          <w:rFonts w:cs="Arial"/>
          <w:bCs/>
          <w:szCs w:val="22"/>
        </w:rPr>
        <w:t>(</w:t>
      </w:r>
      <w:r w:rsidR="00CB473D">
        <w:rPr>
          <w:rFonts w:cs="Arial"/>
          <w:bCs/>
          <w:szCs w:val="22"/>
        </w:rPr>
        <w:t>2</w:t>
      </w:r>
      <w:r w:rsidR="005E58F2">
        <w:rPr>
          <w:rFonts w:cs="Arial"/>
          <w:bCs/>
          <w:szCs w:val="22"/>
        </w:rPr>
        <w:t xml:space="preserve"> marks)</w:t>
      </w:r>
    </w:p>
    <w:p w:rsidR="005E58F2" w:rsidP="00FE46EB" w:rsidRDefault="005E58F2" w14:paraId="30F879DC" w14:textId="77777777">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CB473D" w:rsidTr="00985EF4" w14:paraId="2B405606" w14:textId="77777777">
        <w:trPr>
          <w:trHeight w:val="1417"/>
        </w:trPr>
        <w:tc>
          <w:tcPr>
            <w:tcW w:w="2693" w:type="dxa"/>
            <w:tcBorders>
              <w:bottom w:val="single" w:color="auto" w:sz="4" w:space="0"/>
            </w:tcBorders>
            <w:vAlign w:val="center"/>
          </w:tcPr>
          <w:p w:rsidRPr="00A01DE3" w:rsidR="00CB473D" w:rsidP="002F253E" w:rsidRDefault="006240AC" w14:paraId="6C13B2E4" w14:textId="0DB24C3C">
            <w:pPr>
              <w:jc w:val="center"/>
              <w:rPr>
                <w:rFonts w:cs="Arial"/>
                <w:szCs w:val="22"/>
              </w:rPr>
            </w:pPr>
            <w:r>
              <w:rPr>
                <w:rFonts w:cs="Arial"/>
                <w:szCs w:val="22"/>
              </w:rPr>
              <w:t>Identity of o</w:t>
            </w:r>
            <w:r w:rsidR="00CB473D">
              <w:rPr>
                <w:rFonts w:cs="Arial"/>
                <w:szCs w:val="22"/>
              </w:rPr>
              <w:t>ther reactant required</w:t>
            </w:r>
          </w:p>
        </w:tc>
        <w:tc>
          <w:tcPr>
            <w:tcW w:w="6119" w:type="dxa"/>
            <w:tcBorders>
              <w:bottom w:val="single" w:color="auto" w:sz="4" w:space="0"/>
            </w:tcBorders>
            <w:vAlign w:val="center"/>
          </w:tcPr>
          <w:p w:rsidRPr="00A01DE3" w:rsidR="00CB473D" w:rsidP="002F253E" w:rsidRDefault="00CB473D" w14:paraId="4AC2B902" w14:textId="77777777">
            <w:pPr>
              <w:ind w:left="880" w:hanging="851"/>
              <w:rPr>
                <w:rFonts w:cs="Arial"/>
                <w:szCs w:val="22"/>
              </w:rPr>
            </w:pPr>
          </w:p>
        </w:tc>
      </w:tr>
      <w:tr w:rsidR="00CB473D" w:rsidTr="00985EF4" w14:paraId="466C1E6D" w14:textId="77777777">
        <w:trPr>
          <w:trHeight w:val="1417"/>
        </w:trPr>
        <w:tc>
          <w:tcPr>
            <w:tcW w:w="2693" w:type="dxa"/>
            <w:tcBorders>
              <w:bottom w:val="single" w:color="auto" w:sz="4" w:space="0"/>
            </w:tcBorders>
            <w:vAlign w:val="center"/>
          </w:tcPr>
          <w:p w:rsidRPr="00A01DE3" w:rsidR="00CB473D" w:rsidP="002F253E" w:rsidRDefault="00CB473D" w14:paraId="5E30E4EB" w14:textId="77777777">
            <w:pPr>
              <w:jc w:val="center"/>
              <w:rPr>
                <w:rFonts w:cs="Arial"/>
                <w:szCs w:val="22"/>
              </w:rPr>
            </w:pPr>
            <w:r>
              <w:rPr>
                <w:rFonts w:cs="Arial"/>
                <w:szCs w:val="22"/>
              </w:rPr>
              <w:t>Type of reaction occurring</w:t>
            </w:r>
          </w:p>
        </w:tc>
        <w:tc>
          <w:tcPr>
            <w:tcW w:w="6119" w:type="dxa"/>
            <w:tcBorders>
              <w:bottom w:val="single" w:color="auto" w:sz="4" w:space="0"/>
            </w:tcBorders>
            <w:vAlign w:val="center"/>
          </w:tcPr>
          <w:p w:rsidRPr="00A01DE3" w:rsidR="00CB473D" w:rsidP="002F253E" w:rsidRDefault="00CB473D" w14:paraId="14CAE2D1" w14:textId="77777777">
            <w:pPr>
              <w:ind w:left="880" w:hanging="851"/>
              <w:rPr>
                <w:rFonts w:cs="Arial"/>
                <w:szCs w:val="22"/>
              </w:rPr>
            </w:pPr>
          </w:p>
        </w:tc>
      </w:tr>
    </w:tbl>
    <w:p w:rsidR="001312C0" w:rsidP="002012A5" w:rsidRDefault="001312C0" w14:paraId="676BD438" w14:textId="77777777">
      <w:pPr>
        <w:spacing w:line="360" w:lineRule="auto"/>
        <w:rPr>
          <w:rFonts w:cs="Arial"/>
          <w:bCs/>
          <w:szCs w:val="22"/>
        </w:rPr>
      </w:pPr>
    </w:p>
    <w:p w:rsidR="005E58F2" w:rsidP="00FE46EB" w:rsidRDefault="001312C0" w14:paraId="4C5456D8" w14:textId="0D73AD62">
      <w:pPr>
        <w:rPr>
          <w:rFonts w:cs="Arial"/>
          <w:bCs/>
          <w:szCs w:val="22"/>
        </w:rPr>
      </w:pPr>
      <w:r>
        <w:rPr>
          <w:rFonts w:cs="Arial"/>
          <w:bCs/>
          <w:szCs w:val="22"/>
        </w:rPr>
        <w:t xml:space="preserve">The vinyl chloride produced by </w:t>
      </w:r>
      <w:r w:rsidR="002012A5">
        <w:rPr>
          <w:rFonts w:cs="Arial"/>
          <w:bCs/>
          <w:szCs w:val="22"/>
        </w:rPr>
        <w:t>this pathway</w:t>
      </w:r>
      <w:r>
        <w:rPr>
          <w:rFonts w:cs="Arial"/>
          <w:bCs/>
          <w:szCs w:val="22"/>
        </w:rPr>
        <w:t xml:space="preserve"> can then be polymerised to form polyvinylchloride (PVC).</w:t>
      </w:r>
    </w:p>
    <w:p w:rsidR="001312C0" w:rsidP="00FE46EB" w:rsidRDefault="001312C0" w14:paraId="7A195C94" w14:textId="77777777">
      <w:pPr>
        <w:rPr>
          <w:rFonts w:cs="Arial"/>
          <w:bCs/>
          <w:szCs w:val="22"/>
        </w:rPr>
      </w:pPr>
    </w:p>
    <w:p w:rsidR="005E58F2" w:rsidP="00FE46EB" w:rsidRDefault="005E58F2" w14:paraId="5A9482E5" w14:textId="43FC3969">
      <w:pPr>
        <w:ind w:left="720" w:hanging="720"/>
        <w:rPr>
          <w:rFonts w:cs="Arial"/>
          <w:bCs/>
          <w:szCs w:val="22"/>
        </w:rPr>
      </w:pPr>
      <w:r>
        <w:rPr>
          <w:rFonts w:cs="Arial"/>
          <w:bCs/>
          <w:szCs w:val="22"/>
        </w:rPr>
        <w:t>(b)</w:t>
      </w:r>
      <w:r>
        <w:rPr>
          <w:rFonts w:cs="Arial"/>
          <w:bCs/>
          <w:szCs w:val="22"/>
        </w:rPr>
        <w:tab/>
      </w:r>
      <w:r w:rsidR="001312C0">
        <w:rPr>
          <w:rFonts w:cs="Arial"/>
          <w:bCs/>
          <w:szCs w:val="22"/>
        </w:rPr>
        <w:t>Identify the type(s) of intermolecular force</w:t>
      </w:r>
      <w:r w:rsidR="009D64BF">
        <w:rPr>
          <w:rFonts w:cs="Arial"/>
          <w:bCs/>
          <w:szCs w:val="22"/>
        </w:rPr>
        <w:t>(</w:t>
      </w:r>
      <w:r w:rsidR="001312C0">
        <w:rPr>
          <w:rFonts w:cs="Arial"/>
          <w:bCs/>
          <w:szCs w:val="22"/>
        </w:rPr>
        <w:t>s</w:t>
      </w:r>
      <w:r w:rsidR="009D64BF">
        <w:rPr>
          <w:rFonts w:cs="Arial"/>
          <w:bCs/>
          <w:szCs w:val="22"/>
        </w:rPr>
        <w:t>)</w:t>
      </w:r>
      <w:r w:rsidR="001312C0">
        <w:rPr>
          <w:rFonts w:cs="Arial"/>
          <w:bCs/>
          <w:szCs w:val="22"/>
        </w:rPr>
        <w:t xml:space="preserve"> that would exist within a sample of PVC</w:t>
      </w:r>
      <w:r>
        <w:rPr>
          <w:rFonts w:cs="Arial"/>
          <w:bCs/>
          <w:szCs w:val="22"/>
        </w:rPr>
        <w:t>.</w:t>
      </w:r>
      <w:r>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sidR="001312C0">
        <w:rPr>
          <w:rFonts w:cs="Arial"/>
          <w:bCs/>
          <w:szCs w:val="22"/>
        </w:rPr>
        <w:tab/>
      </w:r>
      <w:r>
        <w:rPr>
          <w:rFonts w:cs="Arial"/>
          <w:bCs/>
          <w:szCs w:val="22"/>
        </w:rPr>
        <w:t>(</w:t>
      </w:r>
      <w:r w:rsidR="001312C0">
        <w:rPr>
          <w:rFonts w:cs="Arial"/>
          <w:bCs/>
          <w:szCs w:val="22"/>
        </w:rPr>
        <w:t>1</w:t>
      </w:r>
      <w:r>
        <w:rPr>
          <w:rFonts w:cs="Arial"/>
          <w:bCs/>
          <w:szCs w:val="22"/>
        </w:rPr>
        <w:t xml:space="preserve"> mark)</w:t>
      </w:r>
    </w:p>
    <w:p w:rsidR="005E58F2" w:rsidP="00FE46EB" w:rsidRDefault="005E58F2" w14:paraId="0E6E70A6" w14:textId="77777777">
      <w:pPr>
        <w:ind w:left="720" w:hanging="720"/>
        <w:rPr>
          <w:rFonts w:cs="Arial"/>
          <w:bCs/>
          <w:szCs w:val="22"/>
        </w:rPr>
      </w:pPr>
    </w:p>
    <w:p w:rsidR="001312C0" w:rsidP="001312C0" w:rsidRDefault="001312C0" w14:paraId="1A4CF4A4" w14:textId="77777777">
      <w:pPr>
        <w:rPr>
          <w:rFonts w:cs="Arial"/>
          <w:szCs w:val="22"/>
        </w:rPr>
      </w:pPr>
      <w:r>
        <w:rPr>
          <w:rFonts w:cs="Arial"/>
          <w:szCs w:val="22"/>
        </w:rPr>
        <w:tab/>
      </w:r>
      <w:r>
        <w:rPr>
          <w:rFonts w:cs="Arial"/>
          <w:szCs w:val="22"/>
        </w:rPr>
        <w:t>________________________________________________________________________</w:t>
      </w:r>
    </w:p>
    <w:p w:rsidR="005E58F2" w:rsidP="00FE46EB" w:rsidRDefault="005E58F2" w14:paraId="69111115" w14:textId="6392C10E">
      <w:pPr>
        <w:rPr>
          <w:rFonts w:cs="Arial"/>
          <w:szCs w:val="22"/>
        </w:rPr>
      </w:pPr>
    </w:p>
    <w:p w:rsidR="001312C0" w:rsidP="001312C0" w:rsidRDefault="001312C0" w14:paraId="30FDFDB5" w14:textId="77777777">
      <w:pPr>
        <w:rPr>
          <w:rFonts w:cs="Arial"/>
          <w:szCs w:val="22"/>
        </w:rPr>
      </w:pPr>
      <w:r>
        <w:rPr>
          <w:rFonts w:cs="Arial"/>
          <w:szCs w:val="22"/>
        </w:rPr>
        <w:tab/>
      </w:r>
      <w:r>
        <w:rPr>
          <w:rFonts w:cs="Arial"/>
          <w:szCs w:val="22"/>
        </w:rPr>
        <w:t>________________________________________________________________________</w:t>
      </w:r>
    </w:p>
    <w:p w:rsidR="001312C0" w:rsidP="00FE46EB" w:rsidRDefault="001312C0" w14:paraId="100528E1" w14:textId="1AFAC48D">
      <w:pPr>
        <w:rPr>
          <w:rFonts w:cs="Arial"/>
          <w:szCs w:val="22"/>
        </w:rPr>
      </w:pPr>
    </w:p>
    <w:p w:rsidR="001312C0" w:rsidP="00FE46EB" w:rsidRDefault="001312C0" w14:paraId="215306C1" w14:textId="0936D011">
      <w:pPr>
        <w:rPr>
          <w:rFonts w:cs="Arial"/>
          <w:szCs w:val="22"/>
        </w:rPr>
      </w:pPr>
    </w:p>
    <w:p w:rsidRPr="001312C0" w:rsidR="001312C0" w:rsidP="00FE46EB" w:rsidRDefault="001312C0" w14:paraId="16D8C743" w14:textId="5524874F">
      <w:pPr>
        <w:rPr>
          <w:rFonts w:cs="Arial"/>
          <w:szCs w:val="22"/>
        </w:rPr>
      </w:pPr>
      <w:r>
        <w:rPr>
          <w:rFonts w:cs="Arial"/>
          <w:szCs w:val="22"/>
        </w:rPr>
        <w:t xml:space="preserve">Consider </w:t>
      </w:r>
      <w:r>
        <w:rPr>
          <w:rFonts w:cs="Arial"/>
          <w:b/>
          <w:bCs/>
          <w:szCs w:val="22"/>
        </w:rPr>
        <w:t>Pathway B</w:t>
      </w:r>
      <w:r>
        <w:rPr>
          <w:rFonts w:cs="Arial"/>
          <w:szCs w:val="22"/>
        </w:rPr>
        <w:t xml:space="preserve"> which illustrates the formation of styrene. Styrene can be polymerised to form polystyrene.</w:t>
      </w:r>
    </w:p>
    <w:p w:rsidR="005E58F2" w:rsidP="00FE46EB" w:rsidRDefault="005E58F2" w14:paraId="5DB3ADB6" w14:textId="1E981F76">
      <w:pPr>
        <w:rPr>
          <w:rFonts w:cs="Arial"/>
          <w:bCs/>
          <w:szCs w:val="22"/>
        </w:rPr>
      </w:pPr>
    </w:p>
    <w:p w:rsidR="005E58F2" w:rsidP="00FE46EB" w:rsidRDefault="005E58F2" w14:paraId="511BFAD4" w14:textId="183E1CC7">
      <w:pPr>
        <w:ind w:left="720" w:hanging="720"/>
        <w:rPr>
          <w:rFonts w:cs="Arial"/>
          <w:bCs/>
          <w:szCs w:val="22"/>
        </w:rPr>
      </w:pPr>
      <w:r>
        <w:rPr>
          <w:rFonts w:cs="Arial"/>
          <w:bCs/>
          <w:szCs w:val="22"/>
        </w:rPr>
        <w:t>(c)</w:t>
      </w:r>
      <w:r>
        <w:rPr>
          <w:rFonts w:cs="Arial"/>
          <w:bCs/>
          <w:szCs w:val="22"/>
        </w:rPr>
        <w:tab/>
      </w:r>
      <w:r w:rsidR="001312C0">
        <w:rPr>
          <w:rFonts w:cs="Arial"/>
          <w:bCs/>
          <w:szCs w:val="22"/>
        </w:rPr>
        <w:t>Draw a structural diagram showing three (3) repeating units of polystyrene</w:t>
      </w:r>
      <w:r>
        <w:rPr>
          <w:rFonts w:cs="Arial"/>
          <w:bCs/>
          <w:szCs w:val="22"/>
        </w:rPr>
        <w:t>.</w:t>
      </w:r>
      <w:r w:rsidR="004B2169">
        <w:rPr>
          <w:rFonts w:cs="Arial"/>
          <w:bCs/>
          <w:szCs w:val="22"/>
        </w:rPr>
        <w:tab/>
      </w:r>
      <w:r>
        <w:rPr>
          <w:rFonts w:cs="Arial"/>
          <w:bCs/>
          <w:szCs w:val="22"/>
        </w:rPr>
        <w:t>(</w:t>
      </w:r>
      <w:r w:rsidR="004B2169">
        <w:rPr>
          <w:rFonts w:cs="Arial"/>
          <w:bCs/>
          <w:szCs w:val="22"/>
        </w:rPr>
        <w:t xml:space="preserve">2 </w:t>
      </w:r>
      <w:r>
        <w:rPr>
          <w:rFonts w:cs="Arial"/>
          <w:bCs/>
          <w:szCs w:val="22"/>
        </w:rPr>
        <w:t>marks)</w:t>
      </w:r>
    </w:p>
    <w:p w:rsidR="001312C0" w:rsidP="001312C0" w:rsidRDefault="001312C0" w14:paraId="38C2BBC1" w14:textId="77777777">
      <w:pPr>
        <w:rPr>
          <w:rFonts w:cs="Arial"/>
          <w:szCs w:val="22"/>
        </w:rPr>
      </w:pPr>
    </w:p>
    <w:tbl>
      <w:tblPr>
        <w:tblStyle w:val="TableGrid"/>
        <w:tblW w:w="0" w:type="auto"/>
        <w:tblInd w:w="704" w:type="dxa"/>
        <w:tblLook w:val="04A0" w:firstRow="1" w:lastRow="0" w:firstColumn="1" w:lastColumn="0" w:noHBand="0" w:noVBand="1"/>
      </w:tblPr>
      <w:tblGrid>
        <w:gridCol w:w="8789"/>
      </w:tblGrid>
      <w:tr w:rsidR="001312C0" w:rsidTr="002F253E" w14:paraId="07C63859" w14:textId="77777777">
        <w:trPr>
          <w:trHeight w:val="3118"/>
        </w:trPr>
        <w:tc>
          <w:tcPr>
            <w:tcW w:w="8789" w:type="dxa"/>
            <w:tcBorders>
              <w:bottom w:val="single" w:color="auto" w:sz="4" w:space="0"/>
            </w:tcBorders>
            <w:vAlign w:val="center"/>
          </w:tcPr>
          <w:p w:rsidR="001312C0" w:rsidP="002F253E" w:rsidRDefault="001312C0" w14:paraId="21A9BD0C" w14:textId="77777777">
            <w:pPr>
              <w:rPr>
                <w:rFonts w:cs="Arial"/>
                <w:szCs w:val="22"/>
              </w:rPr>
            </w:pPr>
          </w:p>
        </w:tc>
      </w:tr>
    </w:tbl>
    <w:p w:rsidR="004B2169" w:rsidP="00FE46EB" w:rsidRDefault="004B2169" w14:paraId="05384245" w14:textId="54C19B32">
      <w:pPr>
        <w:rPr>
          <w:rFonts w:cs="Arial"/>
          <w:bCs/>
          <w:szCs w:val="22"/>
        </w:rPr>
      </w:pPr>
    </w:p>
    <w:p w:rsidR="002D75B4" w:rsidP="00FE46EB" w:rsidRDefault="002D75B4" w14:paraId="226BC294" w14:textId="0C46913E">
      <w:pPr>
        <w:rPr>
          <w:rFonts w:cs="Arial"/>
          <w:bCs/>
          <w:szCs w:val="22"/>
        </w:rPr>
      </w:pPr>
    </w:p>
    <w:p w:rsidR="002D75B4" w:rsidRDefault="002D75B4" w14:paraId="4D51BBD6" w14:textId="77777777">
      <w:pPr>
        <w:rPr>
          <w:rFonts w:cs="Arial"/>
          <w:bCs/>
          <w:szCs w:val="22"/>
        </w:rPr>
      </w:pPr>
      <w:r>
        <w:rPr>
          <w:rFonts w:cs="Arial"/>
          <w:bCs/>
          <w:szCs w:val="22"/>
        </w:rPr>
        <w:br w:type="page"/>
      </w:r>
    </w:p>
    <w:p w:rsidR="002D75B4" w:rsidP="00FE46EB" w:rsidRDefault="002D75B4" w14:paraId="0A3EA54F" w14:textId="54654D42">
      <w:pPr>
        <w:rPr>
          <w:rFonts w:cs="Arial"/>
          <w:bCs/>
          <w:szCs w:val="22"/>
        </w:rPr>
      </w:pPr>
      <w:r>
        <w:rPr>
          <w:rFonts w:cs="Arial"/>
          <w:bCs/>
          <w:szCs w:val="22"/>
        </w:rPr>
        <w:t xml:space="preserve">Over half the global supply of ethene is converted to polyethene, as shown in </w:t>
      </w:r>
      <w:r>
        <w:rPr>
          <w:rFonts w:cs="Arial"/>
          <w:b/>
          <w:szCs w:val="22"/>
        </w:rPr>
        <w:t>Pathway C</w:t>
      </w:r>
      <w:r>
        <w:rPr>
          <w:rFonts w:cs="Arial"/>
          <w:bCs/>
          <w:szCs w:val="22"/>
        </w:rPr>
        <w:t>.</w:t>
      </w:r>
    </w:p>
    <w:p w:rsidR="002D75B4" w:rsidP="00FE46EB" w:rsidRDefault="002D75B4" w14:paraId="5D261C82" w14:textId="1A2097B2">
      <w:pPr>
        <w:rPr>
          <w:rFonts w:cs="Arial"/>
          <w:bCs/>
          <w:szCs w:val="22"/>
        </w:rPr>
      </w:pPr>
    </w:p>
    <w:p w:rsidR="002D75B4" w:rsidP="00FE46EB" w:rsidRDefault="002D75B4" w14:paraId="6F6853CA" w14:textId="537C93A7">
      <w:pPr>
        <w:rPr>
          <w:rFonts w:cs="Arial"/>
          <w:bCs/>
          <w:szCs w:val="22"/>
        </w:rPr>
      </w:pPr>
      <w:r>
        <w:rPr>
          <w:rFonts w:cs="Arial"/>
          <w:bCs/>
          <w:szCs w:val="22"/>
        </w:rPr>
        <w:t>Several different forms of polyethene exist, and these generally vary in terms of the chain length and degree of branching. One such form is ‘linear low density polyethene’ (LLDPE), which is produced by the polymerisation of ethene with a co-monomer.</w:t>
      </w:r>
    </w:p>
    <w:p w:rsidR="002D75B4" w:rsidP="00FE46EB" w:rsidRDefault="002D75B4" w14:paraId="70F8B1CF" w14:textId="0FCA47EA">
      <w:pPr>
        <w:rPr>
          <w:rFonts w:cs="Arial"/>
          <w:bCs/>
          <w:szCs w:val="22"/>
        </w:rPr>
      </w:pPr>
    </w:p>
    <w:p w:rsidR="002D75B4" w:rsidP="00FE46EB" w:rsidRDefault="002D75B4" w14:paraId="5E359D45" w14:textId="59DDF4F0">
      <w:pPr>
        <w:rPr>
          <w:rFonts w:cs="Arial"/>
          <w:bCs/>
          <w:szCs w:val="22"/>
        </w:rPr>
      </w:pPr>
      <w:r>
        <w:rPr>
          <w:rFonts w:cs="Arial"/>
          <w:bCs/>
          <w:szCs w:val="22"/>
        </w:rPr>
        <w:t>A diagram showing the structure of LLDPE is given below.</w:t>
      </w:r>
    </w:p>
    <w:p w:rsidR="002D75B4" w:rsidP="00FE46EB" w:rsidRDefault="002D75B4" w14:paraId="7A9DA16B" w14:textId="72533F34">
      <w:pPr>
        <w:rPr>
          <w:rFonts w:cs="Arial"/>
          <w:bCs/>
          <w:szCs w:val="22"/>
        </w:rPr>
      </w:pPr>
    </w:p>
    <w:p w:rsidR="00D04828" w:rsidP="00FE46EB" w:rsidRDefault="00D04828" w14:paraId="7EACA53F" w14:textId="77777777">
      <w:pPr>
        <w:rPr>
          <w:rFonts w:cs="Arial"/>
          <w:bCs/>
          <w:szCs w:val="22"/>
        </w:rPr>
      </w:pPr>
    </w:p>
    <w:p w:rsidR="002D75B4" w:rsidP="1EB77BD1" w:rsidRDefault="00D04828" w14:paraId="36521AA6" w14:textId="4DBDE842">
      <w:pPr>
        <w:rPr>
          <w:rFonts w:cs="Arial"/>
        </w:rPr>
      </w:pPr>
      <w:r w:rsidRPr="00D04828">
        <w:rPr>
          <w:rFonts w:cs="Arial"/>
          <w:bCs/>
          <w:noProof/>
          <w:szCs w:val="22"/>
        </w:rPr>
        <w:drawing>
          <wp:inline distT="0" distB="0" distL="0" distR="0" wp14:anchorId="098403A5" wp14:editId="76DF4108">
            <wp:extent cx="6120765" cy="1884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765" cy="1884045"/>
                    </a:xfrm>
                    <a:prstGeom prst="rect">
                      <a:avLst/>
                    </a:prstGeom>
                  </pic:spPr>
                </pic:pic>
              </a:graphicData>
            </a:graphic>
          </wp:inline>
        </w:drawing>
      </w:r>
    </w:p>
    <w:p w:rsidR="002D75B4" w:rsidP="00FE46EB" w:rsidRDefault="002D75B4" w14:paraId="7EE401EA" w14:textId="404C6FBA">
      <w:pPr>
        <w:rPr>
          <w:rFonts w:cs="Arial"/>
          <w:bCs/>
          <w:szCs w:val="22"/>
        </w:rPr>
      </w:pPr>
    </w:p>
    <w:p w:rsidR="00D04828" w:rsidP="00FE46EB" w:rsidRDefault="00D04828" w14:paraId="4F670690" w14:textId="77777777">
      <w:pPr>
        <w:rPr>
          <w:rFonts w:cs="Arial"/>
          <w:bCs/>
          <w:szCs w:val="22"/>
        </w:rPr>
      </w:pPr>
    </w:p>
    <w:p w:rsidR="005E58F2" w:rsidP="00FE46EB" w:rsidRDefault="005E58F2" w14:paraId="26752658" w14:textId="6D3954EB">
      <w:pPr>
        <w:ind w:left="720" w:hanging="720"/>
        <w:rPr>
          <w:rFonts w:cs="Arial"/>
          <w:bCs/>
          <w:szCs w:val="22"/>
        </w:rPr>
      </w:pPr>
      <w:r>
        <w:rPr>
          <w:rFonts w:cs="Arial"/>
          <w:bCs/>
          <w:szCs w:val="22"/>
        </w:rPr>
        <w:t>(d)</w:t>
      </w:r>
      <w:r>
        <w:rPr>
          <w:rFonts w:cs="Arial"/>
          <w:bCs/>
          <w:szCs w:val="22"/>
        </w:rPr>
        <w:tab/>
      </w:r>
      <w:r w:rsidR="002D75B4">
        <w:rPr>
          <w:rFonts w:cs="Arial"/>
          <w:bCs/>
          <w:szCs w:val="22"/>
        </w:rPr>
        <w:t>Name the co-monomer used in the production of LLDPE</w:t>
      </w:r>
      <w:r w:rsidR="004B2169">
        <w:rPr>
          <w:rFonts w:cs="Arial"/>
          <w:bCs/>
          <w:szCs w:val="22"/>
        </w:rPr>
        <w:t>.</w:t>
      </w:r>
      <w:r>
        <w:rPr>
          <w:rFonts w:cs="Arial"/>
          <w:bCs/>
          <w:szCs w:val="22"/>
        </w:rPr>
        <w:tab/>
      </w:r>
      <w:r>
        <w:rPr>
          <w:rFonts w:cs="Arial"/>
          <w:bCs/>
          <w:szCs w:val="22"/>
        </w:rPr>
        <w:tab/>
      </w:r>
      <w:r w:rsidR="004B2169">
        <w:rPr>
          <w:rFonts w:cs="Arial"/>
          <w:bCs/>
          <w:szCs w:val="22"/>
        </w:rPr>
        <w:tab/>
      </w:r>
      <w:r>
        <w:rPr>
          <w:rFonts w:cs="Arial"/>
          <w:bCs/>
          <w:szCs w:val="22"/>
        </w:rPr>
        <w:tab/>
      </w:r>
      <w:r>
        <w:rPr>
          <w:rFonts w:cs="Arial"/>
          <w:bCs/>
          <w:szCs w:val="22"/>
        </w:rPr>
        <w:t>(</w:t>
      </w:r>
      <w:r w:rsidR="002D75B4">
        <w:rPr>
          <w:rFonts w:cs="Arial"/>
          <w:bCs/>
          <w:szCs w:val="22"/>
        </w:rPr>
        <w:t>1</w:t>
      </w:r>
      <w:r>
        <w:rPr>
          <w:rFonts w:cs="Arial"/>
          <w:bCs/>
          <w:szCs w:val="22"/>
        </w:rPr>
        <w:t xml:space="preserve"> mark)</w:t>
      </w:r>
    </w:p>
    <w:p w:rsidR="005E58F2" w:rsidP="00FE46EB" w:rsidRDefault="005E58F2" w14:paraId="774CBB55" w14:textId="77777777">
      <w:pPr>
        <w:ind w:left="720" w:hanging="720"/>
        <w:rPr>
          <w:rFonts w:cs="Arial"/>
          <w:bCs/>
          <w:szCs w:val="22"/>
        </w:rPr>
      </w:pPr>
    </w:p>
    <w:p w:rsidRPr="00F43BA1" w:rsidR="005E58F2" w:rsidP="00FE46EB" w:rsidRDefault="005E58F2" w14:paraId="55BBA30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2012A5" w:rsidP="00356C8B" w:rsidRDefault="002012A5" w14:paraId="388D145A" w14:textId="77777777">
      <w:pPr>
        <w:spacing w:line="360" w:lineRule="auto"/>
        <w:rPr>
          <w:rFonts w:cs="Arial"/>
          <w:bCs/>
          <w:szCs w:val="22"/>
        </w:rPr>
      </w:pPr>
    </w:p>
    <w:p w:rsidR="002D75B4" w:rsidP="00FE46EB" w:rsidRDefault="002D75B4" w14:paraId="54105536" w14:textId="576A7E2F">
      <w:pPr>
        <w:ind w:left="720" w:hanging="720"/>
        <w:rPr>
          <w:rFonts w:cs="Arial"/>
          <w:bCs/>
          <w:szCs w:val="22"/>
        </w:rPr>
      </w:pPr>
      <w:r>
        <w:rPr>
          <w:rFonts w:cs="Arial"/>
          <w:bCs/>
          <w:szCs w:val="22"/>
        </w:rPr>
        <w:t>Consider the effect of incorporating a greater amount of this co-monomer into the polymer.</w:t>
      </w:r>
    </w:p>
    <w:p w:rsidR="002D75B4" w:rsidP="00FE46EB" w:rsidRDefault="002D75B4" w14:paraId="2B77B0FC" w14:textId="29CD7A35">
      <w:pPr>
        <w:ind w:left="720" w:hanging="720"/>
        <w:rPr>
          <w:rFonts w:cs="Arial"/>
          <w:bCs/>
          <w:szCs w:val="22"/>
        </w:rPr>
      </w:pPr>
    </w:p>
    <w:p w:rsidR="002D75B4" w:rsidP="00FE46EB" w:rsidRDefault="002D75B4" w14:paraId="4AD601BE" w14:textId="635C89E5">
      <w:pPr>
        <w:ind w:left="720" w:hanging="720"/>
        <w:rPr>
          <w:rFonts w:cs="Arial"/>
          <w:bCs/>
          <w:szCs w:val="22"/>
        </w:rPr>
      </w:pPr>
      <w:r>
        <w:rPr>
          <w:rFonts w:cs="Arial"/>
          <w:bCs/>
          <w:szCs w:val="22"/>
        </w:rPr>
        <w:t>(e)</w:t>
      </w:r>
      <w:r>
        <w:rPr>
          <w:rFonts w:cs="Arial"/>
          <w:bCs/>
          <w:szCs w:val="22"/>
        </w:rPr>
        <w:tab/>
      </w:r>
      <w:r>
        <w:rPr>
          <w:rFonts w:cs="Arial"/>
          <w:bCs/>
          <w:szCs w:val="22"/>
        </w:rPr>
        <w:t>State the effect this would have on the melting point of the LLDPE, and justify your answer by referring to</w:t>
      </w:r>
      <w:r w:rsidR="002012A5">
        <w:rPr>
          <w:rFonts w:cs="Arial"/>
          <w:bCs/>
          <w:szCs w:val="22"/>
        </w:rPr>
        <w:t xml:space="preserve"> the role of</w:t>
      </w:r>
      <w:r>
        <w:rPr>
          <w:rFonts w:cs="Arial"/>
          <w:bCs/>
          <w:szCs w:val="22"/>
        </w:rPr>
        <w:t xml:space="preserve"> intermolecular forces</w:t>
      </w:r>
      <w:r w:rsidR="00987733">
        <w:rPr>
          <w:rFonts w:cs="Arial"/>
          <w:bCs/>
          <w:szCs w:val="22"/>
        </w:rPr>
        <w:t xml:space="preserve"> present in the polymer</w:t>
      </w:r>
      <w:r>
        <w:rPr>
          <w:rFonts w:cs="Arial"/>
          <w:bCs/>
          <w:szCs w:val="22"/>
        </w:rPr>
        <w:t>.</w:t>
      </w:r>
      <w:r>
        <w:rPr>
          <w:rFonts w:cs="Arial"/>
          <w:bCs/>
          <w:szCs w:val="22"/>
        </w:rPr>
        <w:tab/>
      </w:r>
      <w:r>
        <w:rPr>
          <w:rFonts w:cs="Arial"/>
          <w:bCs/>
          <w:szCs w:val="22"/>
        </w:rPr>
        <w:tab/>
      </w:r>
      <w:r>
        <w:rPr>
          <w:rFonts w:cs="Arial"/>
          <w:bCs/>
          <w:szCs w:val="22"/>
        </w:rPr>
        <w:t>(3 marks)</w:t>
      </w:r>
    </w:p>
    <w:p w:rsidR="002D75B4" w:rsidP="00FE46EB" w:rsidRDefault="002D75B4" w14:paraId="48C23514" w14:textId="77777777">
      <w:pPr>
        <w:ind w:left="720" w:hanging="720"/>
        <w:rPr>
          <w:rFonts w:cs="Arial"/>
          <w:bCs/>
          <w:szCs w:val="22"/>
        </w:rPr>
      </w:pPr>
    </w:p>
    <w:p w:rsidRPr="00F43BA1" w:rsidR="005E58F2" w:rsidP="00FE46EB" w:rsidRDefault="005E58F2" w14:paraId="61A2DD55"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FE46EB" w:rsidRDefault="005E58F2" w14:paraId="4011EB42" w14:textId="00F6A323">
      <w:pPr>
        <w:ind w:left="720" w:hanging="720"/>
        <w:rPr>
          <w:rFonts w:cs="Arial"/>
          <w:bCs/>
          <w:szCs w:val="22"/>
        </w:rPr>
      </w:pPr>
    </w:p>
    <w:p w:rsidRPr="00F43BA1" w:rsidR="004B2169" w:rsidP="00FE46EB" w:rsidRDefault="004B2169" w14:paraId="0EA1D89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10DD2359" w14:textId="71FDD960">
      <w:pPr>
        <w:ind w:left="720" w:hanging="720"/>
        <w:rPr>
          <w:rFonts w:cs="Arial"/>
          <w:bCs/>
          <w:szCs w:val="22"/>
        </w:rPr>
      </w:pPr>
    </w:p>
    <w:p w:rsidRPr="00F43BA1" w:rsidR="004B2169" w:rsidP="00FE46EB" w:rsidRDefault="004B2169" w14:paraId="514C862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32891DE4" w14:textId="7FC437B9">
      <w:pPr>
        <w:ind w:left="720" w:hanging="720"/>
        <w:rPr>
          <w:rFonts w:cs="Arial"/>
          <w:bCs/>
          <w:szCs w:val="22"/>
        </w:rPr>
      </w:pPr>
    </w:p>
    <w:p w:rsidRPr="00F43BA1" w:rsidR="004B2169" w:rsidP="00FE46EB" w:rsidRDefault="004B2169" w14:paraId="397B43B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259AAA12" w14:textId="48E28346">
      <w:pPr>
        <w:ind w:left="720" w:hanging="720"/>
        <w:rPr>
          <w:rFonts w:cs="Arial"/>
          <w:bCs/>
          <w:szCs w:val="22"/>
        </w:rPr>
      </w:pPr>
    </w:p>
    <w:p w:rsidRPr="00F43BA1" w:rsidR="004B2169" w:rsidP="00FE46EB" w:rsidRDefault="004B2169" w14:paraId="1C700EB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34D2F790" w14:textId="11F0DC7F">
      <w:pPr>
        <w:ind w:left="720" w:hanging="720"/>
        <w:rPr>
          <w:rFonts w:cs="Arial"/>
          <w:bCs/>
          <w:szCs w:val="22"/>
        </w:rPr>
      </w:pPr>
    </w:p>
    <w:p w:rsidRPr="00F43BA1" w:rsidR="004B2169" w:rsidP="00FE46EB" w:rsidRDefault="004B2169" w14:paraId="376EE9C9"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6047A417" w14:textId="350B9F48">
      <w:pPr>
        <w:ind w:left="720" w:hanging="720"/>
        <w:rPr>
          <w:rFonts w:cs="Arial"/>
          <w:bCs/>
          <w:szCs w:val="22"/>
        </w:rPr>
      </w:pPr>
    </w:p>
    <w:p w:rsidRPr="00F43BA1" w:rsidR="004B2169" w:rsidP="00FE46EB" w:rsidRDefault="004B2169" w14:paraId="51DCC688"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19EA7024" w14:textId="1DB924C1">
      <w:pPr>
        <w:ind w:left="720" w:hanging="720"/>
        <w:rPr>
          <w:rFonts w:cs="Arial"/>
          <w:bCs/>
          <w:szCs w:val="22"/>
        </w:rPr>
      </w:pPr>
    </w:p>
    <w:p w:rsidRPr="00F43BA1" w:rsidR="004B2169" w:rsidP="00FE46EB" w:rsidRDefault="004B2169" w14:paraId="0829A0E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62C3AF51" w14:textId="17528BDA">
      <w:pPr>
        <w:ind w:left="720" w:hanging="720"/>
        <w:rPr>
          <w:rFonts w:cs="Arial"/>
          <w:bCs/>
          <w:szCs w:val="22"/>
        </w:rPr>
      </w:pPr>
    </w:p>
    <w:p w:rsidR="002012A5" w:rsidP="00FE46EB" w:rsidRDefault="002012A5" w14:paraId="54CBE4CA" w14:textId="2D14F4DF">
      <w:pPr>
        <w:ind w:left="720" w:hanging="720"/>
        <w:rPr>
          <w:rFonts w:cs="Arial"/>
          <w:bCs/>
          <w:szCs w:val="22"/>
        </w:rPr>
      </w:pPr>
    </w:p>
    <w:p w:rsidR="002012A5" w:rsidRDefault="002012A5" w14:paraId="47F1BA73" w14:textId="77777777">
      <w:pPr>
        <w:rPr>
          <w:rFonts w:cs="Arial"/>
          <w:b/>
          <w:szCs w:val="22"/>
        </w:rPr>
      </w:pPr>
      <w:r>
        <w:rPr>
          <w:rFonts w:cs="Arial"/>
          <w:b/>
          <w:szCs w:val="22"/>
        </w:rPr>
        <w:br w:type="page"/>
      </w:r>
    </w:p>
    <w:p w:rsidR="002012A5" w:rsidP="002012A5" w:rsidRDefault="002012A5" w14:paraId="1802E089" w14:textId="30D92204">
      <w:pPr>
        <w:rPr>
          <w:rFonts w:cs="Arial"/>
          <w:bCs/>
          <w:szCs w:val="22"/>
        </w:rPr>
      </w:pPr>
      <w:r>
        <w:rPr>
          <w:rFonts w:cs="Arial"/>
          <w:b/>
          <w:szCs w:val="22"/>
        </w:rPr>
        <w:t>Pathway D</w:t>
      </w:r>
      <w:r>
        <w:rPr>
          <w:rFonts w:cs="Arial"/>
          <w:bCs/>
          <w:szCs w:val="22"/>
        </w:rPr>
        <w:t xml:space="preserve"> represents the production of ethylene glycol, which is used in the production of </w:t>
      </w:r>
      <w:r w:rsidR="00184ECE">
        <w:rPr>
          <w:rFonts w:cs="Arial"/>
          <w:bCs/>
          <w:szCs w:val="22"/>
        </w:rPr>
        <w:t>polyethylene terephthalate (PET)</w:t>
      </w:r>
      <w:r>
        <w:rPr>
          <w:rFonts w:cs="Arial"/>
          <w:bCs/>
          <w:szCs w:val="22"/>
        </w:rPr>
        <w:t xml:space="preserve">. The following diagram illustrates the structure of </w:t>
      </w:r>
      <w:r w:rsidR="00184ECE">
        <w:rPr>
          <w:rFonts w:cs="Arial"/>
          <w:bCs/>
          <w:szCs w:val="22"/>
        </w:rPr>
        <w:t>PET</w:t>
      </w:r>
      <w:r>
        <w:rPr>
          <w:rFonts w:cs="Arial"/>
          <w:bCs/>
          <w:szCs w:val="22"/>
        </w:rPr>
        <w:t>.</w:t>
      </w:r>
    </w:p>
    <w:p w:rsidR="002012A5" w:rsidP="00FE46EB" w:rsidRDefault="002012A5" w14:paraId="14F8C989" w14:textId="6BFD04F1">
      <w:pPr>
        <w:ind w:left="720" w:hanging="720"/>
        <w:rPr>
          <w:rFonts w:cs="Arial"/>
          <w:bCs/>
          <w:szCs w:val="22"/>
        </w:rPr>
      </w:pPr>
    </w:p>
    <w:p w:rsidR="00C55872" w:rsidP="00FE46EB" w:rsidRDefault="00C55872" w14:paraId="64B3908D" w14:textId="77777777">
      <w:pPr>
        <w:ind w:left="720" w:hanging="720"/>
        <w:rPr>
          <w:rFonts w:cs="Arial"/>
          <w:bCs/>
          <w:szCs w:val="22"/>
        </w:rPr>
      </w:pPr>
    </w:p>
    <w:p w:rsidR="002012A5" w:rsidP="1EB77BD1" w:rsidRDefault="00C55872" w14:paraId="23C35BCA" w14:textId="3645AAE6">
      <w:pPr>
        <w:ind w:left="720" w:hanging="720"/>
        <w:rPr>
          <w:rFonts w:cs="Arial"/>
        </w:rPr>
      </w:pPr>
      <w:r w:rsidRPr="00C55872">
        <w:rPr>
          <w:rFonts w:cs="Arial"/>
          <w:bCs/>
          <w:noProof/>
          <w:szCs w:val="22"/>
        </w:rPr>
        <w:drawing>
          <wp:inline distT="0" distB="0" distL="0" distR="0" wp14:anchorId="29B9FF64" wp14:editId="6DCEC731">
            <wp:extent cx="6120765" cy="80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765" cy="807085"/>
                    </a:xfrm>
                    <a:prstGeom prst="rect">
                      <a:avLst/>
                    </a:prstGeom>
                  </pic:spPr>
                </pic:pic>
              </a:graphicData>
            </a:graphic>
          </wp:inline>
        </w:drawing>
      </w:r>
    </w:p>
    <w:p w:rsidR="002012A5" w:rsidP="00FE46EB" w:rsidRDefault="002012A5" w14:paraId="123905E9" w14:textId="57BD6CEE">
      <w:pPr>
        <w:ind w:left="720" w:hanging="720"/>
        <w:rPr>
          <w:rFonts w:cs="Arial"/>
          <w:bCs/>
          <w:szCs w:val="22"/>
        </w:rPr>
      </w:pPr>
    </w:p>
    <w:p w:rsidR="00C55872" w:rsidP="00FE46EB" w:rsidRDefault="00C55872" w14:paraId="1908BC08" w14:textId="77777777">
      <w:pPr>
        <w:ind w:left="720" w:hanging="720"/>
        <w:rPr>
          <w:rFonts w:cs="Arial"/>
          <w:bCs/>
          <w:szCs w:val="22"/>
        </w:rPr>
      </w:pPr>
    </w:p>
    <w:p w:rsidR="003D62B3" w:rsidP="003D62B3" w:rsidRDefault="002012A5" w14:paraId="32B7594E" w14:textId="77777777">
      <w:pPr>
        <w:spacing w:line="288" w:lineRule="auto"/>
        <w:ind w:left="720" w:hanging="720"/>
        <w:rPr>
          <w:rFonts w:cs="Arial"/>
          <w:bCs/>
          <w:szCs w:val="22"/>
        </w:rPr>
      </w:pPr>
      <w:r>
        <w:rPr>
          <w:rFonts w:cs="Arial"/>
          <w:bCs/>
          <w:szCs w:val="22"/>
        </w:rPr>
        <w:t>(f)</w:t>
      </w:r>
      <w:r>
        <w:rPr>
          <w:rFonts w:cs="Arial"/>
          <w:bCs/>
          <w:szCs w:val="22"/>
        </w:rPr>
        <w:tab/>
      </w:r>
      <w:r>
        <w:rPr>
          <w:rFonts w:cs="Arial"/>
          <w:bCs/>
          <w:szCs w:val="22"/>
        </w:rPr>
        <w:t>Complete the table below by</w:t>
      </w:r>
      <w:r w:rsidR="003D62B3">
        <w:rPr>
          <w:rFonts w:cs="Arial"/>
          <w:bCs/>
          <w:szCs w:val="22"/>
        </w:rPr>
        <w:t>;</w:t>
      </w:r>
    </w:p>
    <w:p w:rsidR="003D62B3" w:rsidP="003D62B3" w:rsidRDefault="003D62B3" w14:paraId="66C5B884" w14:textId="0F4AD97C">
      <w:pPr>
        <w:spacing w:line="288" w:lineRule="auto"/>
        <w:ind w:left="720"/>
        <w:rPr>
          <w:rFonts w:cs="Arial"/>
          <w:bCs/>
          <w:szCs w:val="22"/>
        </w:rPr>
      </w:pPr>
      <w:r>
        <w:rPr>
          <w:rFonts w:cs="Arial"/>
          <w:bCs/>
          <w:szCs w:val="22"/>
        </w:rPr>
        <w:t>(</w:t>
      </w:r>
      <w:proofErr w:type="spellStart"/>
      <w:r>
        <w:rPr>
          <w:rFonts w:cs="Arial"/>
          <w:bCs/>
          <w:szCs w:val="22"/>
        </w:rPr>
        <w:t>i</w:t>
      </w:r>
      <w:proofErr w:type="spellEnd"/>
      <w:r>
        <w:rPr>
          <w:rFonts w:cs="Arial"/>
          <w:bCs/>
          <w:szCs w:val="22"/>
        </w:rPr>
        <w:t>)</w:t>
      </w:r>
      <w:r w:rsidR="002012A5">
        <w:rPr>
          <w:rFonts w:cs="Arial"/>
          <w:bCs/>
          <w:szCs w:val="22"/>
        </w:rPr>
        <w:t xml:space="preserve"> </w:t>
      </w:r>
      <w:r>
        <w:rPr>
          <w:rFonts w:cs="Arial"/>
          <w:bCs/>
          <w:szCs w:val="22"/>
        </w:rPr>
        <w:tab/>
      </w:r>
      <w:r w:rsidR="00356C8B">
        <w:rPr>
          <w:rFonts w:cs="Arial"/>
          <w:bCs/>
          <w:szCs w:val="22"/>
        </w:rPr>
        <w:t>drawing the structure of</w:t>
      </w:r>
      <w:r w:rsidR="002012A5">
        <w:rPr>
          <w:rFonts w:cs="Arial"/>
          <w:bCs/>
          <w:szCs w:val="22"/>
        </w:rPr>
        <w:t xml:space="preserve"> the other monomer required, and </w:t>
      </w:r>
    </w:p>
    <w:p w:rsidR="002012A5" w:rsidP="003D62B3" w:rsidRDefault="003D62B3" w14:paraId="635AADA6" w14:textId="5469D834">
      <w:pPr>
        <w:spacing w:line="288" w:lineRule="auto"/>
        <w:ind w:left="720"/>
        <w:rPr>
          <w:rFonts w:cs="Arial"/>
          <w:bCs/>
          <w:szCs w:val="22"/>
        </w:rPr>
      </w:pPr>
      <w:r>
        <w:rPr>
          <w:rFonts w:cs="Arial"/>
          <w:bCs/>
          <w:szCs w:val="22"/>
        </w:rPr>
        <w:t>(ii)</w:t>
      </w:r>
      <w:r>
        <w:rPr>
          <w:rFonts w:cs="Arial"/>
          <w:bCs/>
          <w:szCs w:val="22"/>
        </w:rPr>
        <w:tab/>
      </w:r>
      <w:r w:rsidR="002012A5">
        <w:rPr>
          <w:rFonts w:cs="Arial"/>
          <w:bCs/>
          <w:szCs w:val="22"/>
        </w:rPr>
        <w:t xml:space="preserve">naming the type of </w:t>
      </w:r>
      <w:r w:rsidR="00E6225F">
        <w:rPr>
          <w:rFonts w:cs="Arial"/>
          <w:bCs/>
          <w:szCs w:val="22"/>
        </w:rPr>
        <w:t xml:space="preserve">polymerisation </w:t>
      </w:r>
      <w:r w:rsidR="002012A5">
        <w:rPr>
          <w:rFonts w:cs="Arial"/>
          <w:bCs/>
          <w:szCs w:val="22"/>
        </w:rPr>
        <w:t xml:space="preserve">reaction occurring </w:t>
      </w:r>
      <w:r w:rsidR="009172AD">
        <w:rPr>
          <w:rFonts w:cs="Arial"/>
          <w:bCs/>
          <w:szCs w:val="22"/>
        </w:rPr>
        <w:t>to produce PET</w:t>
      </w:r>
      <w:r w:rsidR="002012A5">
        <w:rPr>
          <w:rFonts w:cs="Arial"/>
          <w:bCs/>
          <w:szCs w:val="22"/>
        </w:rPr>
        <w:t>.</w:t>
      </w:r>
      <w:r w:rsidR="002012A5">
        <w:rPr>
          <w:rFonts w:cs="Arial"/>
          <w:bCs/>
          <w:szCs w:val="22"/>
        </w:rPr>
        <w:tab/>
      </w:r>
      <w:r w:rsidR="002012A5">
        <w:rPr>
          <w:rFonts w:cs="Arial"/>
          <w:bCs/>
          <w:szCs w:val="22"/>
        </w:rPr>
        <w:t>(2 marks)</w:t>
      </w:r>
    </w:p>
    <w:p w:rsidR="002012A5" w:rsidP="002012A5" w:rsidRDefault="002012A5" w14:paraId="28C4AEA5" w14:textId="77777777">
      <w:pPr>
        <w:rPr>
          <w:rFonts w:cs="Arial"/>
          <w:bCs/>
          <w:szCs w:val="22"/>
        </w:rPr>
      </w:pPr>
    </w:p>
    <w:tbl>
      <w:tblPr>
        <w:tblStyle w:val="TableGrid"/>
        <w:tblW w:w="0" w:type="auto"/>
        <w:tblInd w:w="704" w:type="dxa"/>
        <w:tblLook w:val="04A0" w:firstRow="1" w:lastRow="0" w:firstColumn="1" w:lastColumn="0" w:noHBand="0" w:noVBand="1"/>
      </w:tblPr>
      <w:tblGrid>
        <w:gridCol w:w="2693"/>
        <w:gridCol w:w="6119"/>
      </w:tblGrid>
      <w:tr w:rsidR="002012A5" w:rsidTr="008E6255" w14:paraId="72DEFDBC" w14:textId="77777777">
        <w:trPr>
          <w:trHeight w:val="2835"/>
        </w:trPr>
        <w:tc>
          <w:tcPr>
            <w:tcW w:w="2693" w:type="dxa"/>
            <w:tcBorders>
              <w:bottom w:val="single" w:color="auto" w:sz="4" w:space="0"/>
            </w:tcBorders>
            <w:vAlign w:val="center"/>
          </w:tcPr>
          <w:p w:rsidRPr="00A01DE3" w:rsidR="002012A5" w:rsidP="002F253E" w:rsidRDefault="002012A5" w14:paraId="1C6CB4A7" w14:textId="78DBC919">
            <w:pPr>
              <w:jc w:val="center"/>
              <w:rPr>
                <w:rFonts w:cs="Arial"/>
                <w:szCs w:val="22"/>
              </w:rPr>
            </w:pPr>
            <w:r>
              <w:rPr>
                <w:rFonts w:cs="Arial"/>
                <w:szCs w:val="22"/>
              </w:rPr>
              <w:t>Structural diagram of other monomer required</w:t>
            </w:r>
          </w:p>
        </w:tc>
        <w:tc>
          <w:tcPr>
            <w:tcW w:w="6119" w:type="dxa"/>
            <w:tcBorders>
              <w:bottom w:val="single" w:color="auto" w:sz="4" w:space="0"/>
            </w:tcBorders>
            <w:vAlign w:val="center"/>
          </w:tcPr>
          <w:p w:rsidRPr="00A01DE3" w:rsidR="002012A5" w:rsidP="002F253E" w:rsidRDefault="002012A5" w14:paraId="115B33CD" w14:textId="77777777">
            <w:pPr>
              <w:ind w:left="880" w:hanging="851"/>
              <w:rPr>
                <w:rFonts w:cs="Arial"/>
                <w:szCs w:val="22"/>
              </w:rPr>
            </w:pPr>
          </w:p>
        </w:tc>
      </w:tr>
      <w:tr w:rsidR="002012A5" w:rsidTr="008E6255" w14:paraId="3F91AF5C" w14:textId="77777777">
        <w:trPr>
          <w:trHeight w:val="1417"/>
        </w:trPr>
        <w:tc>
          <w:tcPr>
            <w:tcW w:w="2693" w:type="dxa"/>
            <w:tcBorders>
              <w:bottom w:val="single" w:color="auto" w:sz="4" w:space="0"/>
            </w:tcBorders>
            <w:vAlign w:val="center"/>
          </w:tcPr>
          <w:p w:rsidRPr="00A01DE3" w:rsidR="002012A5" w:rsidP="002F253E" w:rsidRDefault="002012A5" w14:paraId="6FB91353" w14:textId="07978A7F">
            <w:pPr>
              <w:jc w:val="center"/>
              <w:rPr>
                <w:rFonts w:cs="Arial"/>
                <w:szCs w:val="22"/>
              </w:rPr>
            </w:pPr>
            <w:r>
              <w:rPr>
                <w:rFonts w:cs="Arial"/>
                <w:szCs w:val="22"/>
              </w:rPr>
              <w:t>Type of</w:t>
            </w:r>
            <w:r w:rsidR="00E6225F">
              <w:rPr>
                <w:rFonts w:cs="Arial"/>
                <w:szCs w:val="22"/>
              </w:rPr>
              <w:t xml:space="preserve"> polymerisation </w:t>
            </w:r>
            <w:r>
              <w:rPr>
                <w:rFonts w:cs="Arial"/>
                <w:szCs w:val="22"/>
              </w:rPr>
              <w:t>reaction occurring</w:t>
            </w:r>
          </w:p>
        </w:tc>
        <w:tc>
          <w:tcPr>
            <w:tcW w:w="6119" w:type="dxa"/>
            <w:tcBorders>
              <w:bottom w:val="single" w:color="auto" w:sz="4" w:space="0"/>
            </w:tcBorders>
            <w:vAlign w:val="center"/>
          </w:tcPr>
          <w:p w:rsidRPr="00A01DE3" w:rsidR="002012A5" w:rsidP="002F253E" w:rsidRDefault="002012A5" w14:paraId="2A274513" w14:textId="77777777">
            <w:pPr>
              <w:ind w:left="880" w:hanging="851"/>
              <w:rPr>
                <w:rFonts w:cs="Arial"/>
                <w:szCs w:val="22"/>
              </w:rPr>
            </w:pPr>
          </w:p>
        </w:tc>
      </w:tr>
    </w:tbl>
    <w:p w:rsidR="002012A5" w:rsidP="002012A5" w:rsidRDefault="002012A5" w14:paraId="530144DF" w14:textId="47ECEA99">
      <w:pPr>
        <w:rPr>
          <w:rFonts w:cs="Arial"/>
          <w:bCs/>
          <w:szCs w:val="22"/>
        </w:rPr>
      </w:pPr>
    </w:p>
    <w:p w:rsidR="008E6255" w:rsidRDefault="008E6255" w14:paraId="0E25E6B0" w14:textId="77777777">
      <w:pPr>
        <w:rPr>
          <w:rFonts w:cs="Arial"/>
          <w:bCs/>
          <w:szCs w:val="22"/>
        </w:rPr>
      </w:pPr>
      <w:r>
        <w:rPr>
          <w:rFonts w:cs="Arial"/>
          <w:bCs/>
          <w:szCs w:val="22"/>
        </w:rPr>
        <w:br w:type="page"/>
      </w:r>
    </w:p>
    <w:p w:rsidR="00356C8B" w:rsidP="002012A5" w:rsidRDefault="00356C8B" w14:paraId="66F0BC62" w14:textId="55064E47">
      <w:pPr>
        <w:rPr>
          <w:rFonts w:cs="Arial"/>
          <w:bCs/>
          <w:szCs w:val="22"/>
        </w:rPr>
      </w:pPr>
      <w:r>
        <w:rPr>
          <w:rFonts w:cs="Arial"/>
          <w:bCs/>
          <w:szCs w:val="22"/>
        </w:rPr>
        <w:t>As shown in this pathway, the manufacture of ethylene glycol first requires production of the intermediate ethylene oxide</w:t>
      </w:r>
      <w:r w:rsidR="00532BE1">
        <w:rPr>
          <w:rFonts w:cs="Arial"/>
          <w:bCs/>
          <w:szCs w:val="22"/>
        </w:rPr>
        <w:t>, CH</w:t>
      </w:r>
      <w:r w:rsidR="00532BE1">
        <w:rPr>
          <w:rFonts w:cs="Arial"/>
          <w:bCs/>
          <w:szCs w:val="22"/>
          <w:vertAlign w:val="subscript"/>
        </w:rPr>
        <w:t>2</w:t>
      </w:r>
      <w:r w:rsidR="00532BE1">
        <w:rPr>
          <w:rFonts w:cs="Arial"/>
          <w:bCs/>
          <w:szCs w:val="22"/>
        </w:rPr>
        <w:t>CH</w:t>
      </w:r>
      <w:r w:rsidR="00532BE1">
        <w:rPr>
          <w:rFonts w:cs="Arial"/>
          <w:bCs/>
          <w:szCs w:val="22"/>
          <w:vertAlign w:val="subscript"/>
        </w:rPr>
        <w:t>2</w:t>
      </w:r>
      <w:r w:rsidR="00532BE1">
        <w:rPr>
          <w:rFonts w:cs="Arial"/>
          <w:bCs/>
          <w:szCs w:val="22"/>
        </w:rPr>
        <w:t>O(g)</w:t>
      </w:r>
      <w:r>
        <w:rPr>
          <w:rFonts w:cs="Arial"/>
          <w:bCs/>
          <w:szCs w:val="22"/>
        </w:rPr>
        <w:t>.</w:t>
      </w:r>
    </w:p>
    <w:p w:rsidR="00356C8B" w:rsidP="002012A5" w:rsidRDefault="00356C8B" w14:paraId="237F4073" w14:textId="63D84AD3">
      <w:pPr>
        <w:rPr>
          <w:rFonts w:cs="Arial"/>
          <w:bCs/>
          <w:szCs w:val="22"/>
        </w:rPr>
      </w:pPr>
    </w:p>
    <w:p w:rsidR="00356C8B" w:rsidP="002012A5" w:rsidRDefault="00356C8B" w14:paraId="7BBB72B1" w14:textId="3396D818">
      <w:pPr>
        <w:rPr>
          <w:rFonts w:cs="Arial"/>
          <w:bCs/>
          <w:szCs w:val="22"/>
        </w:rPr>
      </w:pPr>
      <w:r>
        <w:rPr>
          <w:rFonts w:cs="Arial"/>
          <w:bCs/>
          <w:szCs w:val="22"/>
        </w:rPr>
        <w:t>This process involves reacting ethene gas with ‘enriched oxygen’, which is a gaseous solution containing 95.0% O</w:t>
      </w:r>
      <w:r>
        <w:rPr>
          <w:rFonts w:cs="Arial"/>
          <w:bCs/>
          <w:szCs w:val="22"/>
          <w:vertAlign w:val="subscript"/>
        </w:rPr>
        <w:t>2</w:t>
      </w:r>
      <w:r>
        <w:rPr>
          <w:rFonts w:cs="Arial"/>
          <w:bCs/>
          <w:szCs w:val="22"/>
        </w:rPr>
        <w:t>(g). This reaction takes place in the presence of silver, as shown in the chemical equation below.</w:t>
      </w:r>
    </w:p>
    <w:p w:rsidR="00356C8B" w:rsidP="002012A5" w:rsidRDefault="00356C8B" w14:paraId="37571F69" w14:textId="245CD637">
      <w:pPr>
        <w:rPr>
          <w:rFonts w:cs="Arial"/>
          <w:bCs/>
          <w:szCs w:val="22"/>
        </w:rPr>
      </w:pPr>
    </w:p>
    <w:p w:rsidRPr="00806FB3" w:rsidR="00356C8B" w:rsidP="00806FB3" w:rsidRDefault="00806FB3" w14:paraId="1892B202" w14:textId="4BB5B318">
      <w:pPr>
        <w:jc w:val="center"/>
        <w:rPr>
          <w:rFonts w:cs="Arial"/>
          <w:bCs/>
          <w:szCs w:val="22"/>
        </w:rPr>
      </w:pPr>
      <w:r>
        <w:rPr>
          <w:rFonts w:cs="Arial"/>
          <w:bCs/>
          <w:szCs w:val="22"/>
        </w:rPr>
        <w:t>7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(g)   +   6 O</w:t>
      </w:r>
      <w:r>
        <w:rPr>
          <w:rFonts w:cs="Arial"/>
          <w:bCs/>
          <w:szCs w:val="22"/>
          <w:vertAlign w:val="subscript"/>
        </w:rPr>
        <w:t>2</w:t>
      </w:r>
      <w:r>
        <w:rPr>
          <w:rFonts w:cs="Arial"/>
          <w:bCs/>
          <w:szCs w:val="22"/>
        </w:rPr>
        <w:t xml:space="preserve">(g) </w:t>
      </w:r>
      <w:r w:rsidR="00184ECE">
        <w:rPr>
          <w:rFonts w:cs="Arial"/>
          <w:bCs/>
          <w:szCs w:val="22"/>
        </w:rPr>
        <w:t xml:space="preserve"> </w:t>
      </w:r>
      <w:r>
        <w:rPr>
          <w:rFonts w:cs="Arial"/>
          <w:bCs/>
          <w:szCs w:val="22"/>
        </w:rPr>
        <w:t xml:space="preserve">  </w:t>
      </w:r>
      <m:oMath>
        <m:box>
          <m:boxPr>
            <m:opEmu m:val="1"/>
            <m:ctrlPr>
              <w:rPr>
                <w:rFonts w:ascii="Cambria Math" w:hAnsi="Cambria Math"/>
                <w:i/>
                <w:sz w:val="28"/>
                <w:szCs w:val="28"/>
              </w:rPr>
            </m:ctrlPr>
          </m:boxPr>
          <m:e>
            <m:groupChr>
              <m:groupChrPr>
                <m:chr m:val="→"/>
                <m:vertJc m:val="bot"/>
                <m:ctrlPr>
                  <w:rPr>
                    <w:rFonts w:ascii="Cambria Math" w:hAnsi="Cambria Math"/>
                    <w:i/>
                    <w:sz w:val="28"/>
                    <w:szCs w:val="28"/>
                  </w:rPr>
                </m:ctrlPr>
              </m:groupChrPr>
              <m:e>
                <m:r>
                  <m:rPr>
                    <m:nor/>
                  </m:rPr>
                  <w:rPr>
                    <w:rFonts w:cs="Arial"/>
                    <w:sz w:val="28"/>
                    <w:szCs w:val="28"/>
                  </w:rPr>
                  <m:t>Ag</m:t>
                </m:r>
              </m:e>
            </m:groupChr>
          </m:e>
        </m:box>
      </m:oMath>
      <w:r>
        <w:rPr>
          <w:rFonts w:cs="Arial"/>
          <w:bCs/>
          <w:szCs w:val="22"/>
        </w:rPr>
        <w:t xml:space="preserve">   </w:t>
      </w:r>
      <w:r w:rsidR="00184ECE">
        <w:rPr>
          <w:rFonts w:cs="Arial"/>
          <w:bCs/>
          <w:szCs w:val="22"/>
        </w:rPr>
        <w:t xml:space="preserve"> </w:t>
      </w:r>
      <w:r>
        <w:rPr>
          <w:rFonts w:cs="Arial"/>
          <w:bCs/>
          <w:szCs w:val="22"/>
        </w:rPr>
        <w:t>6 CH</w:t>
      </w:r>
      <w:r>
        <w:rPr>
          <w:rFonts w:cs="Arial"/>
          <w:bCs/>
          <w:szCs w:val="22"/>
          <w:vertAlign w:val="subscript"/>
        </w:rPr>
        <w:t>2</w:t>
      </w:r>
      <w:r>
        <w:rPr>
          <w:rFonts w:cs="Arial"/>
          <w:bCs/>
          <w:szCs w:val="22"/>
        </w:rPr>
        <w:t>CH</w:t>
      </w:r>
      <w:r>
        <w:rPr>
          <w:rFonts w:cs="Arial"/>
          <w:bCs/>
          <w:szCs w:val="22"/>
          <w:vertAlign w:val="subscript"/>
        </w:rPr>
        <w:t>2</w:t>
      </w:r>
      <w:r>
        <w:rPr>
          <w:rFonts w:cs="Arial"/>
          <w:bCs/>
          <w:szCs w:val="22"/>
        </w:rPr>
        <w:t>O(g)   +   2 CO</w:t>
      </w:r>
      <w:r>
        <w:rPr>
          <w:rFonts w:cs="Arial"/>
          <w:bCs/>
          <w:szCs w:val="22"/>
          <w:vertAlign w:val="subscript"/>
        </w:rPr>
        <w:t>2</w:t>
      </w:r>
      <w:r>
        <w:rPr>
          <w:rFonts w:cs="Arial"/>
          <w:bCs/>
          <w:szCs w:val="22"/>
        </w:rPr>
        <w:t xml:space="preserve">(g)   +   </w:t>
      </w:r>
      <w:r w:rsidR="00987733">
        <w:rPr>
          <w:rFonts w:cs="Arial"/>
          <w:bCs/>
          <w:szCs w:val="22"/>
        </w:rPr>
        <w:t xml:space="preserve">2 </w:t>
      </w:r>
      <w:r>
        <w:rPr>
          <w:rFonts w:cs="Arial"/>
          <w:bCs/>
          <w:szCs w:val="22"/>
        </w:rPr>
        <w:t>H</w:t>
      </w:r>
      <w:r>
        <w:rPr>
          <w:rFonts w:cs="Arial"/>
          <w:bCs/>
          <w:szCs w:val="22"/>
          <w:vertAlign w:val="subscript"/>
        </w:rPr>
        <w:t>2</w:t>
      </w:r>
      <w:r>
        <w:rPr>
          <w:rFonts w:cs="Arial"/>
          <w:bCs/>
          <w:szCs w:val="22"/>
        </w:rPr>
        <w:t>O(g)</w:t>
      </w:r>
    </w:p>
    <w:p w:rsidR="00356C8B" w:rsidP="008E6255" w:rsidRDefault="00356C8B" w14:paraId="432EC105" w14:textId="73AFB7C7">
      <w:pPr>
        <w:spacing w:line="360" w:lineRule="auto"/>
        <w:rPr>
          <w:rFonts w:cs="Arial"/>
          <w:bCs/>
          <w:szCs w:val="22"/>
        </w:rPr>
      </w:pPr>
    </w:p>
    <w:p w:rsidR="00356C8B" w:rsidP="002012A5" w:rsidRDefault="00356C8B" w14:paraId="372A3AC4" w14:textId="4A34ACD2">
      <w:pPr>
        <w:rPr>
          <w:rFonts w:cs="Arial"/>
          <w:bCs/>
          <w:szCs w:val="22"/>
        </w:rPr>
      </w:pPr>
      <w:r>
        <w:rPr>
          <w:rFonts w:cs="Arial"/>
          <w:bCs/>
          <w:szCs w:val="22"/>
        </w:rPr>
        <w:t xml:space="preserve">A particular reaction chamber contained 13.6 </w:t>
      </w:r>
      <w:proofErr w:type="spellStart"/>
      <w:r>
        <w:rPr>
          <w:rFonts w:cs="Arial"/>
          <w:bCs/>
          <w:szCs w:val="22"/>
        </w:rPr>
        <w:t>kL</w:t>
      </w:r>
      <w:proofErr w:type="spellEnd"/>
      <w:r>
        <w:rPr>
          <w:rFonts w:cs="Arial"/>
          <w:bCs/>
          <w:szCs w:val="22"/>
        </w:rPr>
        <w:t xml:space="preserve"> of ‘enriched oxygen’. The temperature and pressure within the chamber were 260 </w:t>
      </w:r>
      <w:r w:rsidR="00532BE1">
        <w:rPr>
          <w:rFonts w:ascii="Symbol" w:hAnsi="Symbol" w:eastAsia="Symbol" w:cs="Symbol"/>
          <w:szCs w:val="22"/>
        </w:rPr>
        <w:t>°</w:t>
      </w:r>
      <w:r>
        <w:rPr>
          <w:rFonts w:cs="Arial"/>
          <w:bCs/>
          <w:szCs w:val="22"/>
        </w:rPr>
        <w:t>C and 2500 kPa respectively.</w:t>
      </w:r>
    </w:p>
    <w:p w:rsidR="00356C8B" w:rsidP="002012A5" w:rsidRDefault="00356C8B" w14:paraId="61383BD1" w14:textId="455BB97C">
      <w:pPr>
        <w:rPr>
          <w:rFonts w:cs="Arial"/>
          <w:bCs/>
          <w:szCs w:val="22"/>
        </w:rPr>
      </w:pPr>
    </w:p>
    <w:p w:rsidR="00356C8B" w:rsidP="002012A5" w:rsidRDefault="00356C8B" w14:paraId="6AE7ADD9" w14:textId="2A0E3EDB">
      <w:pPr>
        <w:rPr>
          <w:rFonts w:cs="Arial"/>
          <w:bCs/>
          <w:szCs w:val="22"/>
        </w:rPr>
      </w:pPr>
      <w:r>
        <w:rPr>
          <w:rFonts w:cs="Arial"/>
          <w:bCs/>
          <w:szCs w:val="22"/>
        </w:rPr>
        <w:t>A 228 kg quantity of ethene was then added to the chamber, and the reaction allowed to proceed.</w:t>
      </w:r>
    </w:p>
    <w:p w:rsidR="00356C8B" w:rsidP="00532BE1" w:rsidRDefault="00356C8B" w14:paraId="4A7E6F9B" w14:textId="6F8C717C">
      <w:pPr>
        <w:spacing w:line="360" w:lineRule="auto"/>
        <w:rPr>
          <w:rFonts w:cs="Arial"/>
          <w:bCs/>
          <w:szCs w:val="22"/>
        </w:rPr>
      </w:pPr>
    </w:p>
    <w:p w:rsidRPr="00356C8B" w:rsidR="00356C8B" w:rsidP="002012A5" w:rsidRDefault="00356C8B" w14:paraId="79EA9CA0" w14:textId="0DED01D4">
      <w:pPr>
        <w:rPr>
          <w:rFonts w:cs="Arial"/>
          <w:bCs/>
          <w:szCs w:val="22"/>
        </w:rPr>
      </w:pPr>
      <w:r>
        <w:rPr>
          <w:rFonts w:cs="Arial"/>
          <w:bCs/>
          <w:szCs w:val="22"/>
        </w:rPr>
        <w:t>(g)</w:t>
      </w:r>
      <w:r>
        <w:rPr>
          <w:rFonts w:cs="Arial"/>
          <w:bCs/>
          <w:szCs w:val="22"/>
        </w:rPr>
        <w:tab/>
      </w:r>
      <w:r>
        <w:rPr>
          <w:rFonts w:cs="Arial"/>
          <w:bCs/>
          <w:szCs w:val="22"/>
        </w:rPr>
        <w:t>Determine the limiting reagent</w:t>
      </w:r>
      <w:r w:rsidR="008E6255">
        <w:rPr>
          <w:rFonts w:cs="Arial"/>
          <w:bCs/>
          <w:szCs w:val="22"/>
        </w:rPr>
        <w:t>. Show all workings.</w:t>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ab/>
      </w:r>
      <w:r w:rsidR="008E6255">
        <w:rPr>
          <w:rFonts w:cs="Arial"/>
          <w:bCs/>
          <w:szCs w:val="22"/>
        </w:rPr>
        <w:t>(6 marks)</w:t>
      </w:r>
    </w:p>
    <w:p w:rsidRPr="002012A5" w:rsidR="002012A5" w:rsidP="008E6255" w:rsidRDefault="002012A5" w14:paraId="59104EF6" w14:textId="77777777">
      <w:pPr>
        <w:rPr>
          <w:rFonts w:cs="Arial"/>
          <w:bCs/>
          <w:szCs w:val="22"/>
        </w:rPr>
      </w:pPr>
    </w:p>
    <w:p w:rsidRPr="00F43BA1" w:rsidR="004B2169" w:rsidP="00FE46EB" w:rsidRDefault="004B2169" w14:paraId="6BEBB9F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05C4D9FF" w14:textId="4D493621">
      <w:pPr>
        <w:ind w:left="720" w:hanging="720"/>
        <w:rPr>
          <w:rFonts w:cs="Arial"/>
          <w:bCs/>
          <w:szCs w:val="22"/>
        </w:rPr>
      </w:pPr>
    </w:p>
    <w:p w:rsidRPr="00F43BA1" w:rsidR="004B2169" w:rsidP="00FE46EB" w:rsidRDefault="004B2169" w14:paraId="1C6EE10D"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0CAE7944" w14:textId="64BC5DCD">
      <w:pPr>
        <w:ind w:left="720" w:hanging="720"/>
        <w:rPr>
          <w:rFonts w:cs="Arial"/>
          <w:bCs/>
          <w:szCs w:val="22"/>
        </w:rPr>
      </w:pPr>
    </w:p>
    <w:p w:rsidRPr="00F43BA1" w:rsidR="004B2169" w:rsidP="00FE46EB" w:rsidRDefault="004B2169" w14:paraId="013A4EC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29677683" w14:textId="34ED7500">
      <w:pPr>
        <w:ind w:left="720" w:hanging="720"/>
        <w:rPr>
          <w:rFonts w:cs="Arial"/>
          <w:bCs/>
          <w:szCs w:val="22"/>
        </w:rPr>
      </w:pPr>
    </w:p>
    <w:p w:rsidRPr="00F43BA1" w:rsidR="004B2169" w:rsidP="00FE46EB" w:rsidRDefault="004B2169" w14:paraId="7B84797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14AE3DC5" w14:textId="24345941">
      <w:pPr>
        <w:ind w:left="720" w:hanging="720"/>
        <w:rPr>
          <w:rFonts w:cs="Arial"/>
          <w:bCs/>
          <w:szCs w:val="22"/>
        </w:rPr>
      </w:pPr>
    </w:p>
    <w:p w:rsidRPr="00F43BA1" w:rsidR="004B2169" w:rsidP="00FE46EB" w:rsidRDefault="004B2169" w14:paraId="4618F4F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0750E975" w14:textId="467B4C53">
      <w:pPr>
        <w:ind w:left="720" w:hanging="720"/>
        <w:rPr>
          <w:rFonts w:cs="Arial"/>
          <w:bCs/>
          <w:szCs w:val="22"/>
        </w:rPr>
      </w:pPr>
    </w:p>
    <w:p w:rsidRPr="00F43BA1" w:rsidR="004B2169" w:rsidP="00FE46EB" w:rsidRDefault="004B2169" w14:paraId="47E65EA4"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032BF1C2" w14:textId="6BC99823">
      <w:pPr>
        <w:ind w:left="720" w:hanging="720"/>
        <w:rPr>
          <w:rFonts w:cs="Arial"/>
          <w:bCs/>
          <w:szCs w:val="22"/>
        </w:rPr>
      </w:pPr>
    </w:p>
    <w:p w:rsidRPr="00F43BA1" w:rsidR="004B2169" w:rsidP="00FE46EB" w:rsidRDefault="004B2169" w14:paraId="038AD24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4B2169" w:rsidP="00FE46EB" w:rsidRDefault="004B2169" w14:paraId="2FDE7066" w14:textId="77777777">
      <w:pPr>
        <w:ind w:left="720" w:hanging="720"/>
        <w:rPr>
          <w:rFonts w:cs="Arial"/>
          <w:bCs/>
          <w:szCs w:val="22"/>
        </w:rPr>
      </w:pPr>
    </w:p>
    <w:p w:rsidRPr="00F43BA1" w:rsidR="005E58F2" w:rsidP="00FE46EB" w:rsidRDefault="005E58F2" w14:paraId="0A7B139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FE46EB" w:rsidRDefault="005E58F2" w14:paraId="2EABBF82" w14:textId="76C424C3">
      <w:pPr>
        <w:ind w:left="720" w:hanging="720"/>
        <w:rPr>
          <w:rFonts w:cs="Arial"/>
          <w:bCs/>
          <w:szCs w:val="22"/>
        </w:rPr>
      </w:pPr>
    </w:p>
    <w:p w:rsidRPr="00F43BA1" w:rsidR="008E6255" w:rsidP="008E6255" w:rsidRDefault="008E6255" w14:paraId="2692463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FE46EB" w:rsidRDefault="008E6255" w14:paraId="5DC3409A" w14:textId="549C5F88">
      <w:pPr>
        <w:ind w:left="720" w:hanging="720"/>
        <w:rPr>
          <w:rFonts w:cs="Arial"/>
          <w:bCs/>
          <w:szCs w:val="22"/>
        </w:rPr>
      </w:pPr>
    </w:p>
    <w:p w:rsidRPr="00F43BA1" w:rsidR="008E6255" w:rsidP="008E6255" w:rsidRDefault="008E6255" w14:paraId="26A64AA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FE46EB" w:rsidRDefault="008E6255" w14:paraId="0E09BD0D" w14:textId="5489D116">
      <w:pPr>
        <w:ind w:left="720" w:hanging="720"/>
        <w:rPr>
          <w:rFonts w:cs="Arial"/>
          <w:bCs/>
          <w:szCs w:val="22"/>
        </w:rPr>
      </w:pPr>
    </w:p>
    <w:p w:rsidRPr="00F43BA1" w:rsidR="008E6255" w:rsidP="008E6255" w:rsidRDefault="008E6255" w14:paraId="6726833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FE46EB" w:rsidRDefault="008E6255" w14:paraId="46272796" w14:textId="4B852AD3">
      <w:pPr>
        <w:ind w:left="720" w:hanging="720"/>
        <w:rPr>
          <w:rFonts w:cs="Arial"/>
          <w:bCs/>
          <w:szCs w:val="22"/>
        </w:rPr>
      </w:pPr>
    </w:p>
    <w:p w:rsidRPr="00F43BA1" w:rsidR="008E6255" w:rsidP="008E6255" w:rsidRDefault="008E6255" w14:paraId="07F76ACF"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FE46EB" w:rsidRDefault="008E6255" w14:paraId="4EC8C9ED" w14:textId="39C93548">
      <w:pPr>
        <w:ind w:left="720" w:hanging="720"/>
        <w:rPr>
          <w:rFonts w:cs="Arial"/>
          <w:bCs/>
          <w:szCs w:val="22"/>
        </w:rPr>
      </w:pPr>
    </w:p>
    <w:p w:rsidRPr="00F43BA1" w:rsidR="008E6255" w:rsidP="008E6255" w:rsidRDefault="008E6255" w14:paraId="696A8F93"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FE46EB" w:rsidRDefault="008E6255" w14:paraId="770DD9D4" w14:textId="56F81EED">
      <w:pPr>
        <w:ind w:left="720" w:hanging="720"/>
        <w:rPr>
          <w:rFonts w:cs="Arial"/>
          <w:bCs/>
          <w:szCs w:val="22"/>
        </w:rPr>
      </w:pPr>
    </w:p>
    <w:p w:rsidRPr="00F43BA1" w:rsidR="00806FB3" w:rsidP="00806FB3" w:rsidRDefault="00806FB3" w14:paraId="01978A99"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06FB3" w:rsidP="00FE46EB" w:rsidRDefault="00806FB3" w14:paraId="07C73DB9" w14:textId="2DACBF63">
      <w:pPr>
        <w:ind w:left="720" w:hanging="720"/>
        <w:rPr>
          <w:rFonts w:cs="Arial"/>
          <w:bCs/>
          <w:szCs w:val="22"/>
        </w:rPr>
      </w:pPr>
    </w:p>
    <w:p w:rsidRPr="00F43BA1" w:rsidR="00806FB3" w:rsidP="00806FB3" w:rsidRDefault="00806FB3" w14:paraId="76328D8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06FB3" w:rsidP="00FE46EB" w:rsidRDefault="00806FB3" w14:paraId="57370E75" w14:textId="77777777">
      <w:pPr>
        <w:ind w:left="720" w:hanging="720"/>
        <w:rPr>
          <w:rFonts w:cs="Arial"/>
          <w:bCs/>
          <w:szCs w:val="22"/>
        </w:rPr>
      </w:pPr>
    </w:p>
    <w:p w:rsidRPr="00F43BA1" w:rsidR="005E58F2" w:rsidP="00FE46EB" w:rsidRDefault="005E58F2" w14:paraId="0DDE996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FE46EB" w:rsidRDefault="005E58F2" w14:paraId="2FB08ABE" w14:textId="77777777">
      <w:pPr>
        <w:rPr>
          <w:rFonts w:cs="Arial"/>
          <w:bCs/>
          <w:szCs w:val="22"/>
        </w:rPr>
      </w:pPr>
    </w:p>
    <w:p w:rsidR="008E6255" w:rsidRDefault="008E6255" w14:paraId="22C771F1" w14:textId="0C3B1EF7">
      <w:pPr>
        <w:rPr>
          <w:rFonts w:cs="Arial"/>
          <w:bCs/>
          <w:szCs w:val="22"/>
        </w:rPr>
      </w:pPr>
      <w:r>
        <w:rPr>
          <w:rFonts w:cs="Arial"/>
          <w:bCs/>
          <w:szCs w:val="22"/>
        </w:rPr>
        <w:br w:type="page"/>
      </w:r>
    </w:p>
    <w:p w:rsidR="00987733" w:rsidP="00987733" w:rsidRDefault="00987733" w14:paraId="0974F0FC" w14:textId="73AB32EA">
      <w:pPr>
        <w:spacing w:line="360" w:lineRule="auto"/>
        <w:rPr>
          <w:rFonts w:cs="Arial"/>
          <w:bCs/>
          <w:szCs w:val="22"/>
        </w:rPr>
      </w:pPr>
      <w:r>
        <w:rPr>
          <w:rFonts w:cs="Arial"/>
          <w:bCs/>
          <w:szCs w:val="22"/>
        </w:rPr>
        <w:t>Upon completion of the reaction, 279 kg of ethylene oxide was recovered.</w:t>
      </w:r>
    </w:p>
    <w:p w:rsidR="00987733" w:rsidP="008E6255" w:rsidRDefault="00987733" w14:paraId="14E4B828" w14:textId="77777777">
      <w:pPr>
        <w:rPr>
          <w:rFonts w:cs="Arial"/>
          <w:bCs/>
          <w:szCs w:val="22"/>
        </w:rPr>
      </w:pPr>
    </w:p>
    <w:p w:rsidRPr="00356C8B" w:rsidR="008E6255" w:rsidP="008E6255" w:rsidRDefault="008E6255" w14:paraId="7DEA76EA" w14:textId="7F8E197E">
      <w:pPr>
        <w:rPr>
          <w:rFonts w:cs="Arial"/>
          <w:bCs/>
          <w:szCs w:val="22"/>
        </w:rPr>
      </w:pPr>
      <w:r>
        <w:rPr>
          <w:rFonts w:cs="Arial"/>
          <w:bCs/>
          <w:szCs w:val="22"/>
        </w:rPr>
        <w:t>(h)</w:t>
      </w:r>
      <w:r>
        <w:rPr>
          <w:rFonts w:cs="Arial"/>
          <w:bCs/>
          <w:szCs w:val="22"/>
        </w:rPr>
        <w:tab/>
      </w:r>
      <w:r>
        <w:rPr>
          <w:rFonts w:cs="Arial"/>
          <w:bCs/>
          <w:szCs w:val="22"/>
        </w:rPr>
        <w:t>Calculate the percent yield of this process.</w:t>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r>
      <w:r>
        <w:rPr>
          <w:rFonts w:cs="Arial"/>
          <w:bCs/>
          <w:szCs w:val="22"/>
        </w:rPr>
        <w:tab/>
      </w:r>
      <w:r>
        <w:rPr>
          <w:rFonts w:cs="Arial"/>
          <w:bCs/>
          <w:szCs w:val="22"/>
        </w:rPr>
        <w:t>(3 marks)</w:t>
      </w:r>
    </w:p>
    <w:p w:rsidRPr="002012A5" w:rsidR="008E6255" w:rsidP="008E6255" w:rsidRDefault="008E6255" w14:paraId="26E0F3C8" w14:textId="77777777">
      <w:pPr>
        <w:rPr>
          <w:rFonts w:cs="Arial"/>
          <w:bCs/>
          <w:szCs w:val="22"/>
        </w:rPr>
      </w:pPr>
    </w:p>
    <w:p w:rsidRPr="00F43BA1" w:rsidR="008E6255" w:rsidP="008E6255" w:rsidRDefault="008E6255" w14:paraId="1EF51467"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3B1C779A" w14:textId="77777777">
      <w:pPr>
        <w:ind w:left="720" w:hanging="720"/>
        <w:rPr>
          <w:rFonts w:cs="Arial"/>
          <w:bCs/>
          <w:szCs w:val="22"/>
        </w:rPr>
      </w:pPr>
    </w:p>
    <w:p w:rsidRPr="00F43BA1" w:rsidR="008E6255" w:rsidP="008E6255" w:rsidRDefault="008E6255" w14:paraId="4E25340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0449A54C" w14:textId="77777777">
      <w:pPr>
        <w:ind w:left="720" w:hanging="720"/>
        <w:rPr>
          <w:rFonts w:cs="Arial"/>
          <w:bCs/>
          <w:szCs w:val="22"/>
        </w:rPr>
      </w:pPr>
    </w:p>
    <w:p w:rsidRPr="00F43BA1" w:rsidR="008E6255" w:rsidP="008E6255" w:rsidRDefault="008E6255" w14:paraId="1857034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5D260DF0" w14:textId="77777777">
      <w:pPr>
        <w:ind w:left="720" w:hanging="720"/>
        <w:rPr>
          <w:rFonts w:cs="Arial"/>
          <w:bCs/>
          <w:szCs w:val="22"/>
        </w:rPr>
      </w:pPr>
    </w:p>
    <w:p w:rsidRPr="00F43BA1" w:rsidR="008E6255" w:rsidP="008E6255" w:rsidRDefault="008E6255" w14:paraId="17F1AB26"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2D3F870E" w14:textId="77777777">
      <w:pPr>
        <w:ind w:left="720" w:hanging="720"/>
        <w:rPr>
          <w:rFonts w:cs="Arial"/>
          <w:bCs/>
          <w:szCs w:val="22"/>
        </w:rPr>
      </w:pPr>
    </w:p>
    <w:p w:rsidRPr="00F43BA1" w:rsidR="008E6255" w:rsidP="008E6255" w:rsidRDefault="008E6255" w14:paraId="792CEB0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4B41DF5C" w14:textId="77777777">
      <w:pPr>
        <w:ind w:left="720" w:hanging="720"/>
        <w:rPr>
          <w:rFonts w:cs="Arial"/>
          <w:bCs/>
          <w:szCs w:val="22"/>
        </w:rPr>
      </w:pPr>
    </w:p>
    <w:p w:rsidRPr="00F43BA1" w:rsidR="008E6255" w:rsidP="008E6255" w:rsidRDefault="008E6255" w14:paraId="3922A8A9"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01AD25E1" w14:textId="77777777">
      <w:pPr>
        <w:ind w:left="720" w:hanging="720"/>
        <w:rPr>
          <w:rFonts w:cs="Arial"/>
          <w:bCs/>
          <w:szCs w:val="22"/>
        </w:rPr>
      </w:pPr>
    </w:p>
    <w:p w:rsidRPr="00F43BA1" w:rsidR="008E6255" w:rsidP="008E6255" w:rsidRDefault="008E6255" w14:paraId="6A92CAFA"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1C81D967" w14:textId="77777777">
      <w:pPr>
        <w:ind w:left="720" w:hanging="720"/>
        <w:rPr>
          <w:rFonts w:cs="Arial"/>
          <w:bCs/>
          <w:szCs w:val="22"/>
        </w:rPr>
      </w:pPr>
    </w:p>
    <w:p w:rsidRPr="00F43BA1" w:rsidR="008E6255" w:rsidP="008E6255" w:rsidRDefault="008E6255" w14:paraId="3C7E0335"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8E6255" w:rsidP="008E6255" w:rsidRDefault="008E6255" w14:paraId="494DEA56" w14:textId="77777777">
      <w:pPr>
        <w:ind w:left="720" w:hanging="720"/>
        <w:rPr>
          <w:rFonts w:cs="Arial"/>
          <w:bCs/>
          <w:szCs w:val="22"/>
        </w:rPr>
      </w:pPr>
    </w:p>
    <w:p w:rsidR="005E58F2" w:rsidP="00FE46EB" w:rsidRDefault="005E58F2" w14:paraId="531F96D6" w14:textId="77777777">
      <w:pPr>
        <w:rPr>
          <w:rFonts w:cs="Arial"/>
          <w:bCs/>
          <w:szCs w:val="22"/>
        </w:rPr>
      </w:pPr>
    </w:p>
    <w:p w:rsidRPr="005A0FE2" w:rsidR="005E58F2" w:rsidP="005E58F2" w:rsidRDefault="005E58F2" w14:paraId="576F5CA3" w14:textId="2CF70AAB">
      <w:pPr>
        <w:rPr>
          <w:rFonts w:cs="Arial"/>
          <w:b/>
          <w:szCs w:val="22"/>
        </w:rPr>
      </w:pPr>
      <w:r>
        <w:rPr>
          <w:rFonts w:cs="Arial"/>
          <w:b/>
          <w:szCs w:val="22"/>
        </w:rPr>
        <w:br w:type="page"/>
      </w:r>
    </w:p>
    <w:p w:rsidRPr="001B4713" w:rsidR="005E58F2" w:rsidP="005E58F2" w:rsidRDefault="005E58F2" w14:paraId="6641BB4B" w14:textId="699A29A4">
      <w:pPr>
        <w:jc w:val="center"/>
        <w:rPr>
          <w:rFonts w:cs="Arial"/>
          <w:b/>
          <w:szCs w:val="22"/>
        </w:rPr>
      </w:pPr>
      <w:r>
        <w:rPr>
          <w:rFonts w:cs="Arial"/>
          <w:b/>
          <w:szCs w:val="22"/>
        </w:rPr>
        <w:t>Question 39</w:t>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sidRPr="00003068">
        <w:rPr>
          <w:rFonts w:cs="Arial"/>
          <w:b/>
          <w:szCs w:val="22"/>
        </w:rPr>
        <w:tab/>
      </w:r>
      <w:r>
        <w:rPr>
          <w:rFonts w:cs="Arial"/>
          <w:b/>
          <w:szCs w:val="22"/>
        </w:rPr>
        <w:t xml:space="preserve">          (1</w:t>
      </w:r>
      <w:r w:rsidR="00853C92">
        <w:rPr>
          <w:rFonts w:cs="Arial"/>
          <w:b/>
          <w:szCs w:val="22"/>
        </w:rPr>
        <w:t>4</w:t>
      </w:r>
      <w:r w:rsidRPr="00003068">
        <w:rPr>
          <w:rFonts w:cs="Arial"/>
          <w:b/>
          <w:szCs w:val="22"/>
        </w:rPr>
        <w:t xml:space="preserve"> marks)</w:t>
      </w:r>
    </w:p>
    <w:p w:rsidR="005E58F2" w:rsidP="005E58F2" w:rsidRDefault="005E58F2" w14:paraId="02BB2389" w14:textId="132C1B38">
      <w:pPr>
        <w:rPr>
          <w:rFonts w:cs="Arial"/>
          <w:szCs w:val="22"/>
        </w:rPr>
      </w:pPr>
    </w:p>
    <w:p w:rsidR="005E58F2" w:rsidP="002D0AE7" w:rsidRDefault="00532BE1" w14:paraId="595A7209" w14:textId="2F36B4F1">
      <w:pPr>
        <w:rPr>
          <w:rFonts w:cs="Arial"/>
          <w:szCs w:val="22"/>
        </w:rPr>
      </w:pPr>
      <w:r>
        <w:rPr>
          <w:rFonts w:cs="Arial"/>
          <w:szCs w:val="22"/>
        </w:rPr>
        <w:t xml:space="preserve">Corrosion is a major issue that </w:t>
      </w:r>
      <w:r w:rsidR="00184ECE">
        <w:rPr>
          <w:rFonts w:cs="Arial"/>
          <w:szCs w:val="22"/>
        </w:rPr>
        <w:t>a</w:t>
      </w:r>
      <w:r>
        <w:rPr>
          <w:rFonts w:cs="Arial"/>
          <w:szCs w:val="22"/>
        </w:rPr>
        <w:t>ffects any iron-based structure submerged in seawater</w:t>
      </w:r>
      <w:r w:rsidR="00853C92">
        <w:rPr>
          <w:rFonts w:cs="Arial"/>
          <w:szCs w:val="22"/>
        </w:rPr>
        <w:t>.</w:t>
      </w:r>
      <w:r>
        <w:rPr>
          <w:rFonts w:cs="Arial"/>
          <w:szCs w:val="22"/>
        </w:rPr>
        <w:t xml:space="preserve"> Ships, offshore drilling rigs, subsea equipment and harbours are all highly susceptible to corrosion.</w:t>
      </w:r>
    </w:p>
    <w:p w:rsidR="00532BE1" w:rsidP="002D0AE7" w:rsidRDefault="00532BE1" w14:paraId="22C0E3B4" w14:textId="506562B3">
      <w:pPr>
        <w:rPr>
          <w:rFonts w:cs="Arial"/>
          <w:szCs w:val="22"/>
        </w:rPr>
      </w:pPr>
    </w:p>
    <w:p w:rsidR="002D0AE7" w:rsidP="002D0AE7" w:rsidRDefault="00532BE1" w14:paraId="1BD86CAD" w14:textId="34081B4C">
      <w:pPr>
        <w:rPr>
          <w:rFonts w:cs="Arial"/>
          <w:szCs w:val="22"/>
        </w:rPr>
      </w:pPr>
      <w:r>
        <w:rPr>
          <w:rFonts w:cs="Arial"/>
          <w:szCs w:val="22"/>
        </w:rPr>
        <w:t>The diagram below illustrates the formation of rust, Fe</w:t>
      </w:r>
      <w:r>
        <w:rPr>
          <w:rFonts w:cs="Arial"/>
          <w:szCs w:val="22"/>
          <w:vertAlign w:val="subscript"/>
        </w:rPr>
        <w:t>2</w:t>
      </w:r>
      <w:r>
        <w:rPr>
          <w:rFonts w:cs="Arial"/>
          <w:szCs w:val="22"/>
        </w:rPr>
        <w:t>O</w:t>
      </w:r>
      <w:r>
        <w:rPr>
          <w:rFonts w:cs="Arial"/>
          <w:szCs w:val="22"/>
          <w:vertAlign w:val="subscript"/>
        </w:rPr>
        <w:t>3</w:t>
      </w:r>
      <w:r w:rsidR="005B3779">
        <w:rPr>
          <w:rFonts w:cs="Arial"/>
          <w:szCs w:val="22"/>
        </w:rPr>
        <w:t>(s),</w:t>
      </w:r>
      <w:r>
        <w:rPr>
          <w:rFonts w:cs="Arial"/>
          <w:szCs w:val="22"/>
        </w:rPr>
        <w:t xml:space="preserve"> on submerged stee</w:t>
      </w:r>
      <w:r w:rsidR="002D0AE7">
        <w:rPr>
          <w:rFonts w:cs="Arial"/>
          <w:szCs w:val="22"/>
        </w:rPr>
        <w:t>l.</w:t>
      </w:r>
    </w:p>
    <w:p w:rsidR="002D0AE7" w:rsidP="002D0AE7" w:rsidRDefault="002D0AE7" w14:paraId="5C9AA4B8" w14:textId="6D981F10">
      <w:pPr>
        <w:rPr>
          <w:rFonts w:cs="Arial"/>
          <w:szCs w:val="22"/>
        </w:rPr>
      </w:pPr>
    </w:p>
    <w:p w:rsidR="00280E72" w:rsidP="002D0AE7" w:rsidRDefault="00280E72" w14:paraId="0D362A31" w14:textId="28FD4EF3">
      <w:pPr>
        <w:rPr>
          <w:rFonts w:cs="Arial"/>
          <w:szCs w:val="22"/>
        </w:rPr>
      </w:pPr>
    </w:p>
    <w:p w:rsidR="005A0FE2" w:rsidP="0004191B" w:rsidRDefault="0004191B" w14:paraId="542A01A9" w14:textId="56165235">
      <w:pPr>
        <w:jc w:val="center"/>
        <w:rPr>
          <w:rFonts w:cs="Arial"/>
          <w:szCs w:val="22"/>
        </w:rPr>
      </w:pPr>
      <w:r>
        <w:rPr>
          <w:rFonts w:cs="Arial"/>
          <w:noProof/>
          <w:szCs w:val="22"/>
        </w:rPr>
        <mc:AlternateContent>
          <mc:Choice Requires="wpg">
            <w:drawing>
              <wp:inline distT="0" distB="0" distL="0" distR="0" wp14:anchorId="5CC137E3" wp14:editId="315C95B2">
                <wp:extent cx="5952426" cy="3476274"/>
                <wp:effectExtent l="0" t="0" r="17145" b="16510"/>
                <wp:docPr id="36" name="Group 36"/>
                <wp:cNvGraphicFramePr/>
                <a:graphic xmlns:a="http://schemas.openxmlformats.org/drawingml/2006/main">
                  <a:graphicData uri="http://schemas.microsoft.com/office/word/2010/wordprocessingGroup">
                    <wpg:wgp>
                      <wpg:cNvGrpSpPr/>
                      <wpg:grpSpPr>
                        <a:xfrm>
                          <a:off x="0" y="0"/>
                          <a:ext cx="5952426" cy="3476274"/>
                          <a:chOff x="0" y="0"/>
                          <a:chExt cx="5952426" cy="3476274"/>
                        </a:xfrm>
                      </wpg:grpSpPr>
                      <wps:wsp>
                        <wps:cNvPr id="3" name="Rectangle 3"/>
                        <wps:cNvSpPr/>
                        <wps:spPr>
                          <a:xfrm>
                            <a:off x="0" y="0"/>
                            <a:ext cx="5951912" cy="347472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reeform 5"/>
                        <wps:cNvSpPr/>
                        <wps:spPr>
                          <a:xfrm>
                            <a:off x="8312" y="2086494"/>
                            <a:ext cx="5944114" cy="1389780"/>
                          </a:xfrm>
                          <a:custGeom>
                            <a:avLst/>
                            <a:gdLst>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24191 h 413587"/>
                              <a:gd name="connsiteX1" fmla="*/ 1504604 w 5943600"/>
                              <a:gd name="connsiteY1" fmla="*/ 15878 h 413587"/>
                              <a:gd name="connsiteX2" fmla="*/ 1704109 w 5943600"/>
                              <a:gd name="connsiteY2" fmla="*/ 207071 h 413587"/>
                              <a:gd name="connsiteX3" fmla="*/ 1837113 w 5943600"/>
                              <a:gd name="connsiteY3" fmla="*/ 381638 h 413587"/>
                              <a:gd name="connsiteX4" fmla="*/ 2044931 w 5943600"/>
                              <a:gd name="connsiteY4" fmla="*/ 398264 h 413587"/>
                              <a:gd name="connsiteX5" fmla="*/ 2202873 w 5943600"/>
                              <a:gd name="connsiteY5" fmla="*/ 215384 h 413587"/>
                              <a:gd name="connsiteX6" fmla="*/ 2261062 w 5943600"/>
                              <a:gd name="connsiteY6" fmla="*/ 32504 h 413587"/>
                              <a:gd name="connsiteX7" fmla="*/ 5943600 w 5943600"/>
                              <a:gd name="connsiteY7" fmla="*/ 32504 h 413587"/>
                              <a:gd name="connsiteX0" fmla="*/ 0 w 5943600"/>
                              <a:gd name="connsiteY0" fmla="*/ 36120 h 425516"/>
                              <a:gd name="connsiteX1" fmla="*/ 1554480 w 5943600"/>
                              <a:gd name="connsiteY1" fmla="*/ 11929 h 425516"/>
                              <a:gd name="connsiteX2" fmla="*/ 1704109 w 5943600"/>
                              <a:gd name="connsiteY2" fmla="*/ 219000 h 425516"/>
                              <a:gd name="connsiteX3" fmla="*/ 1837113 w 5943600"/>
                              <a:gd name="connsiteY3" fmla="*/ 393567 h 425516"/>
                              <a:gd name="connsiteX4" fmla="*/ 2044931 w 5943600"/>
                              <a:gd name="connsiteY4" fmla="*/ 410193 h 425516"/>
                              <a:gd name="connsiteX5" fmla="*/ 2202873 w 5943600"/>
                              <a:gd name="connsiteY5" fmla="*/ 227313 h 425516"/>
                              <a:gd name="connsiteX6" fmla="*/ 2261062 w 5943600"/>
                              <a:gd name="connsiteY6" fmla="*/ 44433 h 425516"/>
                              <a:gd name="connsiteX7" fmla="*/ 5943600 w 5943600"/>
                              <a:gd name="connsiteY7" fmla="*/ 44433 h 425516"/>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38541 h 426511"/>
                              <a:gd name="connsiteX1" fmla="*/ 1554480 w 5943600"/>
                              <a:gd name="connsiteY1" fmla="*/ 14350 h 426511"/>
                              <a:gd name="connsiteX2" fmla="*/ 1645920 w 5943600"/>
                              <a:gd name="connsiteY2" fmla="*/ 254677 h 426511"/>
                              <a:gd name="connsiteX3" fmla="*/ 1837113 w 5943600"/>
                              <a:gd name="connsiteY3" fmla="*/ 395988 h 426511"/>
                              <a:gd name="connsiteX4" fmla="*/ 2044931 w 5943600"/>
                              <a:gd name="connsiteY4" fmla="*/ 412614 h 426511"/>
                              <a:gd name="connsiteX5" fmla="*/ 2202873 w 5943600"/>
                              <a:gd name="connsiteY5" fmla="*/ 229734 h 426511"/>
                              <a:gd name="connsiteX6" fmla="*/ 2261062 w 5943600"/>
                              <a:gd name="connsiteY6" fmla="*/ 46854 h 426511"/>
                              <a:gd name="connsiteX7" fmla="*/ 5943600 w 5943600"/>
                              <a:gd name="connsiteY7" fmla="*/ 46854 h 42651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24191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1062 w 5943600"/>
                              <a:gd name="connsiteY6" fmla="*/ 32504 h 412161"/>
                              <a:gd name="connsiteX7" fmla="*/ 5943600 w 5943600"/>
                              <a:gd name="connsiteY7" fmla="*/ 32504 h 412161"/>
                              <a:gd name="connsiteX0" fmla="*/ 0 w 5943600"/>
                              <a:gd name="connsiteY0" fmla="*/ 0 h 412161"/>
                              <a:gd name="connsiteX1" fmla="*/ 1554480 w 5943600"/>
                              <a:gd name="connsiteY1" fmla="*/ 0 h 412161"/>
                              <a:gd name="connsiteX2" fmla="*/ 1645920 w 5943600"/>
                              <a:gd name="connsiteY2" fmla="*/ 240327 h 412161"/>
                              <a:gd name="connsiteX3" fmla="*/ 1837113 w 5943600"/>
                              <a:gd name="connsiteY3" fmla="*/ 381638 h 412161"/>
                              <a:gd name="connsiteX4" fmla="*/ 2044931 w 5943600"/>
                              <a:gd name="connsiteY4" fmla="*/ 398264 h 412161"/>
                              <a:gd name="connsiteX5" fmla="*/ 2202873 w 5943600"/>
                              <a:gd name="connsiteY5" fmla="*/ 215384 h 412161"/>
                              <a:gd name="connsiteX6" fmla="*/ 2269375 w 5943600"/>
                              <a:gd name="connsiteY6" fmla="*/ 0 h 412161"/>
                              <a:gd name="connsiteX7" fmla="*/ 5943600 w 5943600"/>
                              <a:gd name="connsiteY7" fmla="*/ 32504 h 412161"/>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28115"/>
                              <a:gd name="connsiteX1" fmla="*/ 1554480 w 5943600"/>
                              <a:gd name="connsiteY1" fmla="*/ 15954 h 428115"/>
                              <a:gd name="connsiteX2" fmla="*/ 1645920 w 5943600"/>
                              <a:gd name="connsiteY2" fmla="*/ 256281 h 428115"/>
                              <a:gd name="connsiteX3" fmla="*/ 1837113 w 5943600"/>
                              <a:gd name="connsiteY3" fmla="*/ 397592 h 428115"/>
                              <a:gd name="connsiteX4" fmla="*/ 2044931 w 5943600"/>
                              <a:gd name="connsiteY4" fmla="*/ 414218 h 428115"/>
                              <a:gd name="connsiteX5" fmla="*/ 2202873 w 5943600"/>
                              <a:gd name="connsiteY5" fmla="*/ 231338 h 428115"/>
                              <a:gd name="connsiteX6" fmla="*/ 2269375 w 5943600"/>
                              <a:gd name="connsiteY6" fmla="*/ 15954 h 428115"/>
                              <a:gd name="connsiteX7" fmla="*/ 5943600 w 5943600"/>
                              <a:gd name="connsiteY7" fmla="*/ 15954 h 428115"/>
                              <a:gd name="connsiteX0" fmla="*/ 0 w 5943600"/>
                              <a:gd name="connsiteY0" fmla="*/ 15954 h 408769"/>
                              <a:gd name="connsiteX1" fmla="*/ 1554480 w 5943600"/>
                              <a:gd name="connsiteY1" fmla="*/ 15954 h 408769"/>
                              <a:gd name="connsiteX2" fmla="*/ 1645920 w 5943600"/>
                              <a:gd name="connsiteY2" fmla="*/ 256281 h 408769"/>
                              <a:gd name="connsiteX3" fmla="*/ 1837113 w 5943600"/>
                              <a:gd name="connsiteY3" fmla="*/ 397592 h 408769"/>
                              <a:gd name="connsiteX4" fmla="*/ 2094807 w 5943600"/>
                              <a:gd name="connsiteY4" fmla="*/ 380957 h 408769"/>
                              <a:gd name="connsiteX5" fmla="*/ 2202873 w 5943600"/>
                              <a:gd name="connsiteY5" fmla="*/ 231338 h 408769"/>
                              <a:gd name="connsiteX6" fmla="*/ 2269375 w 5943600"/>
                              <a:gd name="connsiteY6" fmla="*/ 15954 h 408769"/>
                              <a:gd name="connsiteX7" fmla="*/ 5943600 w 5943600"/>
                              <a:gd name="connsiteY7" fmla="*/ 15954 h 408769"/>
                              <a:gd name="connsiteX0" fmla="*/ 0 w 5943600"/>
                              <a:gd name="connsiteY0" fmla="*/ 28613 h 421428"/>
                              <a:gd name="connsiteX1" fmla="*/ 1554480 w 5943600"/>
                              <a:gd name="connsiteY1" fmla="*/ 28613 h 421428"/>
                              <a:gd name="connsiteX2" fmla="*/ 1645920 w 5943600"/>
                              <a:gd name="connsiteY2" fmla="*/ 268940 h 421428"/>
                              <a:gd name="connsiteX3" fmla="*/ 1837113 w 5943600"/>
                              <a:gd name="connsiteY3" fmla="*/ 410251 h 421428"/>
                              <a:gd name="connsiteX4" fmla="*/ 2094807 w 5943600"/>
                              <a:gd name="connsiteY4" fmla="*/ 393616 h 421428"/>
                              <a:gd name="connsiteX5" fmla="*/ 2202873 w 5943600"/>
                              <a:gd name="connsiteY5" fmla="*/ 243997 h 421428"/>
                              <a:gd name="connsiteX6" fmla="*/ 2360815 w 5943600"/>
                              <a:gd name="connsiteY6" fmla="*/ 12659 h 421428"/>
                              <a:gd name="connsiteX7" fmla="*/ 5943600 w 5943600"/>
                              <a:gd name="connsiteY7" fmla="*/ 28613 h 421428"/>
                              <a:gd name="connsiteX0" fmla="*/ 0 w 5943600"/>
                              <a:gd name="connsiteY0" fmla="*/ 28613 h 420098"/>
                              <a:gd name="connsiteX1" fmla="*/ 1554480 w 5943600"/>
                              <a:gd name="connsiteY1" fmla="*/ 28613 h 420098"/>
                              <a:gd name="connsiteX2" fmla="*/ 1645920 w 5943600"/>
                              <a:gd name="connsiteY2" fmla="*/ 268940 h 420098"/>
                              <a:gd name="connsiteX3" fmla="*/ 1837113 w 5943600"/>
                              <a:gd name="connsiteY3" fmla="*/ 410251 h 420098"/>
                              <a:gd name="connsiteX4" fmla="*/ 2094807 w 5943600"/>
                              <a:gd name="connsiteY4" fmla="*/ 393616 h 420098"/>
                              <a:gd name="connsiteX5" fmla="*/ 2261062 w 5943600"/>
                              <a:gd name="connsiteY5" fmla="*/ 277281 h 420098"/>
                              <a:gd name="connsiteX6" fmla="*/ 2360815 w 5943600"/>
                              <a:gd name="connsiteY6" fmla="*/ 12659 h 420098"/>
                              <a:gd name="connsiteX7" fmla="*/ 5943600 w 5943600"/>
                              <a:gd name="connsiteY7" fmla="*/ 28613 h 420098"/>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15954 h 407439"/>
                              <a:gd name="connsiteX0" fmla="*/ 0 w 5943600"/>
                              <a:gd name="connsiteY0" fmla="*/ 15954 h 407439"/>
                              <a:gd name="connsiteX1" fmla="*/ 1554480 w 5943600"/>
                              <a:gd name="connsiteY1" fmla="*/ 15954 h 407439"/>
                              <a:gd name="connsiteX2" fmla="*/ 1645920 w 5943600"/>
                              <a:gd name="connsiteY2" fmla="*/ 256281 h 407439"/>
                              <a:gd name="connsiteX3" fmla="*/ 1837113 w 5943600"/>
                              <a:gd name="connsiteY3" fmla="*/ 397592 h 407439"/>
                              <a:gd name="connsiteX4" fmla="*/ 2094807 w 5943600"/>
                              <a:gd name="connsiteY4" fmla="*/ 380957 h 407439"/>
                              <a:gd name="connsiteX5" fmla="*/ 2261062 w 5943600"/>
                              <a:gd name="connsiteY5" fmla="*/ 264622 h 407439"/>
                              <a:gd name="connsiteX6" fmla="*/ 2360815 w 5943600"/>
                              <a:gd name="connsiteY6" fmla="*/ 0 h 407439"/>
                              <a:gd name="connsiteX7" fmla="*/ 5943600 w 5943600"/>
                              <a:gd name="connsiteY7" fmla="*/ 0 h 407439"/>
                              <a:gd name="connsiteX0" fmla="*/ 0 w 6208991"/>
                              <a:gd name="connsiteY0" fmla="*/ 24267 h 415752"/>
                              <a:gd name="connsiteX1" fmla="*/ 1554480 w 6208991"/>
                              <a:gd name="connsiteY1" fmla="*/ 24267 h 415752"/>
                              <a:gd name="connsiteX2" fmla="*/ 1645920 w 6208991"/>
                              <a:gd name="connsiteY2" fmla="*/ 264594 h 415752"/>
                              <a:gd name="connsiteX3" fmla="*/ 1837113 w 6208991"/>
                              <a:gd name="connsiteY3" fmla="*/ 405905 h 415752"/>
                              <a:gd name="connsiteX4" fmla="*/ 2094807 w 6208991"/>
                              <a:gd name="connsiteY4" fmla="*/ 389270 h 415752"/>
                              <a:gd name="connsiteX5" fmla="*/ 2261062 w 6208991"/>
                              <a:gd name="connsiteY5" fmla="*/ 272935 h 415752"/>
                              <a:gd name="connsiteX6" fmla="*/ 2360815 w 6208991"/>
                              <a:gd name="connsiteY6" fmla="*/ 8313 h 415752"/>
                              <a:gd name="connsiteX7" fmla="*/ 5943600 w 6208991"/>
                              <a:gd name="connsiteY7" fmla="*/ 8313 h 415752"/>
                              <a:gd name="connsiteX8" fmla="*/ 5943600 w 6208991"/>
                              <a:gd name="connsiteY8" fmla="*/ 0 h 415752"/>
                              <a:gd name="connsiteX0" fmla="*/ 0 w 6209124"/>
                              <a:gd name="connsiteY0" fmla="*/ 15956 h 1389783"/>
                              <a:gd name="connsiteX1" fmla="*/ 1554480 w 6209124"/>
                              <a:gd name="connsiteY1" fmla="*/ 15956 h 1389783"/>
                              <a:gd name="connsiteX2" fmla="*/ 1645920 w 6209124"/>
                              <a:gd name="connsiteY2" fmla="*/ 256283 h 1389783"/>
                              <a:gd name="connsiteX3" fmla="*/ 1837113 w 6209124"/>
                              <a:gd name="connsiteY3" fmla="*/ 397594 h 1389783"/>
                              <a:gd name="connsiteX4" fmla="*/ 2094807 w 6209124"/>
                              <a:gd name="connsiteY4" fmla="*/ 380959 h 1389783"/>
                              <a:gd name="connsiteX5" fmla="*/ 2261062 w 6209124"/>
                              <a:gd name="connsiteY5" fmla="*/ 264624 h 1389783"/>
                              <a:gd name="connsiteX6" fmla="*/ 2360815 w 6209124"/>
                              <a:gd name="connsiteY6" fmla="*/ 2 h 1389783"/>
                              <a:gd name="connsiteX7" fmla="*/ 5943600 w 6209124"/>
                              <a:gd name="connsiteY7" fmla="*/ 2 h 1389783"/>
                              <a:gd name="connsiteX8" fmla="*/ 5944114 w 6209124"/>
                              <a:gd name="connsiteY8" fmla="*/ 1389782 h 1389783"/>
                              <a:gd name="connsiteX0" fmla="*/ 0 w 6209124"/>
                              <a:gd name="connsiteY0" fmla="*/ 15956 h 1494689"/>
                              <a:gd name="connsiteX1" fmla="*/ 1554480 w 6209124"/>
                              <a:gd name="connsiteY1" fmla="*/ 15956 h 1494689"/>
                              <a:gd name="connsiteX2" fmla="*/ 1645920 w 6209124"/>
                              <a:gd name="connsiteY2" fmla="*/ 256283 h 1494689"/>
                              <a:gd name="connsiteX3" fmla="*/ 1837113 w 6209124"/>
                              <a:gd name="connsiteY3" fmla="*/ 397594 h 1494689"/>
                              <a:gd name="connsiteX4" fmla="*/ 2094807 w 6209124"/>
                              <a:gd name="connsiteY4" fmla="*/ 380959 h 1494689"/>
                              <a:gd name="connsiteX5" fmla="*/ 2261062 w 6209124"/>
                              <a:gd name="connsiteY5" fmla="*/ 264624 h 1494689"/>
                              <a:gd name="connsiteX6" fmla="*/ 2360815 w 6209124"/>
                              <a:gd name="connsiteY6" fmla="*/ 2 h 1494689"/>
                              <a:gd name="connsiteX7" fmla="*/ 5943600 w 6209124"/>
                              <a:gd name="connsiteY7" fmla="*/ 2 h 1494689"/>
                              <a:gd name="connsiteX8" fmla="*/ 5944114 w 6209124"/>
                              <a:gd name="connsiteY8" fmla="*/ 1389782 h 1494689"/>
                              <a:gd name="connsiteX9" fmla="*/ 5943600 w 6209124"/>
                              <a:gd name="connsiteY9" fmla="*/ 1396538 h 1494689"/>
                              <a:gd name="connsiteX0" fmla="*/ 0 w 6209124"/>
                              <a:gd name="connsiteY0" fmla="*/ 15956 h 1529223"/>
                              <a:gd name="connsiteX1" fmla="*/ 1554480 w 6209124"/>
                              <a:gd name="connsiteY1" fmla="*/ 15956 h 1529223"/>
                              <a:gd name="connsiteX2" fmla="*/ 1645920 w 6209124"/>
                              <a:gd name="connsiteY2" fmla="*/ 256283 h 1529223"/>
                              <a:gd name="connsiteX3" fmla="*/ 1837113 w 6209124"/>
                              <a:gd name="connsiteY3" fmla="*/ 397594 h 1529223"/>
                              <a:gd name="connsiteX4" fmla="*/ 2094807 w 6209124"/>
                              <a:gd name="connsiteY4" fmla="*/ 380959 h 1529223"/>
                              <a:gd name="connsiteX5" fmla="*/ 2261062 w 6209124"/>
                              <a:gd name="connsiteY5" fmla="*/ 264624 h 1529223"/>
                              <a:gd name="connsiteX6" fmla="*/ 2360815 w 6209124"/>
                              <a:gd name="connsiteY6" fmla="*/ 2 h 1529223"/>
                              <a:gd name="connsiteX7" fmla="*/ 5943600 w 6209124"/>
                              <a:gd name="connsiteY7" fmla="*/ 2 h 1529223"/>
                              <a:gd name="connsiteX8" fmla="*/ 5944114 w 6209124"/>
                              <a:gd name="connsiteY8" fmla="*/ 1389782 h 1529223"/>
                              <a:gd name="connsiteX9" fmla="*/ 2319196 w 6209124"/>
                              <a:gd name="connsiteY9" fmla="*/ 1494689 h 1529223"/>
                              <a:gd name="connsiteX0" fmla="*/ 0 w 6209124"/>
                              <a:gd name="connsiteY0" fmla="*/ 15956 h 1492550"/>
                              <a:gd name="connsiteX1" fmla="*/ 1554480 w 6209124"/>
                              <a:gd name="connsiteY1" fmla="*/ 15956 h 1492550"/>
                              <a:gd name="connsiteX2" fmla="*/ 1645920 w 6209124"/>
                              <a:gd name="connsiteY2" fmla="*/ 256283 h 1492550"/>
                              <a:gd name="connsiteX3" fmla="*/ 1837113 w 6209124"/>
                              <a:gd name="connsiteY3" fmla="*/ 397594 h 1492550"/>
                              <a:gd name="connsiteX4" fmla="*/ 2094807 w 6209124"/>
                              <a:gd name="connsiteY4" fmla="*/ 380959 h 1492550"/>
                              <a:gd name="connsiteX5" fmla="*/ 2261062 w 6209124"/>
                              <a:gd name="connsiteY5" fmla="*/ 264624 h 1492550"/>
                              <a:gd name="connsiteX6" fmla="*/ 2360815 w 6209124"/>
                              <a:gd name="connsiteY6" fmla="*/ 2 h 1492550"/>
                              <a:gd name="connsiteX7" fmla="*/ 5943600 w 6209124"/>
                              <a:gd name="connsiteY7" fmla="*/ 2 h 1492550"/>
                              <a:gd name="connsiteX8" fmla="*/ 5944114 w 6209124"/>
                              <a:gd name="connsiteY8" fmla="*/ 1389782 h 1492550"/>
                              <a:gd name="connsiteX9" fmla="*/ 0 w 6209124"/>
                              <a:gd name="connsiteY9" fmla="*/ 1388356 h 1492550"/>
                              <a:gd name="connsiteX0" fmla="*/ 440304 w 6649428"/>
                              <a:gd name="connsiteY0" fmla="*/ 15956 h 1492550"/>
                              <a:gd name="connsiteX1" fmla="*/ 1994784 w 6649428"/>
                              <a:gd name="connsiteY1" fmla="*/ 15956 h 1492550"/>
                              <a:gd name="connsiteX2" fmla="*/ 2086224 w 6649428"/>
                              <a:gd name="connsiteY2" fmla="*/ 256283 h 1492550"/>
                              <a:gd name="connsiteX3" fmla="*/ 2277417 w 6649428"/>
                              <a:gd name="connsiteY3" fmla="*/ 397594 h 1492550"/>
                              <a:gd name="connsiteX4" fmla="*/ 2535111 w 6649428"/>
                              <a:gd name="connsiteY4" fmla="*/ 380959 h 1492550"/>
                              <a:gd name="connsiteX5" fmla="*/ 2701366 w 6649428"/>
                              <a:gd name="connsiteY5" fmla="*/ 264624 h 1492550"/>
                              <a:gd name="connsiteX6" fmla="*/ 2801119 w 6649428"/>
                              <a:gd name="connsiteY6" fmla="*/ 2 h 1492550"/>
                              <a:gd name="connsiteX7" fmla="*/ 6383904 w 6649428"/>
                              <a:gd name="connsiteY7" fmla="*/ 2 h 1492550"/>
                              <a:gd name="connsiteX8" fmla="*/ 6384418 w 6649428"/>
                              <a:gd name="connsiteY8" fmla="*/ 1389782 h 1492550"/>
                              <a:gd name="connsiteX9" fmla="*/ 440304 w 6649428"/>
                              <a:gd name="connsiteY9" fmla="*/ 1388356 h 1492550"/>
                              <a:gd name="connsiteX10" fmla="*/ 440304 w 6649428"/>
                              <a:gd name="connsiteY10" fmla="*/ 1396538 h 1492550"/>
                              <a:gd name="connsiteX0" fmla="*/ 442393 w 6651517"/>
                              <a:gd name="connsiteY0" fmla="*/ 15957 h 1492551"/>
                              <a:gd name="connsiteX1" fmla="*/ 1996873 w 6651517"/>
                              <a:gd name="connsiteY1" fmla="*/ 15957 h 1492551"/>
                              <a:gd name="connsiteX2" fmla="*/ 2088313 w 6651517"/>
                              <a:gd name="connsiteY2" fmla="*/ 256284 h 1492551"/>
                              <a:gd name="connsiteX3" fmla="*/ 2279506 w 6651517"/>
                              <a:gd name="connsiteY3" fmla="*/ 397595 h 1492551"/>
                              <a:gd name="connsiteX4" fmla="*/ 2537200 w 6651517"/>
                              <a:gd name="connsiteY4" fmla="*/ 380960 h 1492551"/>
                              <a:gd name="connsiteX5" fmla="*/ 2703455 w 6651517"/>
                              <a:gd name="connsiteY5" fmla="*/ 264625 h 1492551"/>
                              <a:gd name="connsiteX6" fmla="*/ 2803208 w 6651517"/>
                              <a:gd name="connsiteY6" fmla="*/ 3 h 1492551"/>
                              <a:gd name="connsiteX7" fmla="*/ 6385993 w 6651517"/>
                              <a:gd name="connsiteY7" fmla="*/ 3 h 1492551"/>
                              <a:gd name="connsiteX8" fmla="*/ 6386507 w 6651517"/>
                              <a:gd name="connsiteY8" fmla="*/ 1389783 h 1492551"/>
                              <a:gd name="connsiteX9" fmla="*/ 442393 w 6651517"/>
                              <a:gd name="connsiteY9" fmla="*/ 1388357 h 1492551"/>
                              <a:gd name="connsiteX10" fmla="*/ 434373 w 6651517"/>
                              <a:gd name="connsiteY10" fmla="*/ 1 h 1492551"/>
                              <a:gd name="connsiteX0" fmla="*/ 442937 w 6652061"/>
                              <a:gd name="connsiteY0" fmla="*/ 15958 h 1492552"/>
                              <a:gd name="connsiteX1" fmla="*/ 1997417 w 6652061"/>
                              <a:gd name="connsiteY1" fmla="*/ 15958 h 1492552"/>
                              <a:gd name="connsiteX2" fmla="*/ 2088857 w 6652061"/>
                              <a:gd name="connsiteY2" fmla="*/ 256285 h 1492552"/>
                              <a:gd name="connsiteX3" fmla="*/ 2280050 w 6652061"/>
                              <a:gd name="connsiteY3" fmla="*/ 397596 h 1492552"/>
                              <a:gd name="connsiteX4" fmla="*/ 2537744 w 6652061"/>
                              <a:gd name="connsiteY4" fmla="*/ 380961 h 1492552"/>
                              <a:gd name="connsiteX5" fmla="*/ 2703999 w 6652061"/>
                              <a:gd name="connsiteY5" fmla="*/ 264626 h 1492552"/>
                              <a:gd name="connsiteX6" fmla="*/ 2803752 w 6652061"/>
                              <a:gd name="connsiteY6" fmla="*/ 4 h 1492552"/>
                              <a:gd name="connsiteX7" fmla="*/ 6386537 w 6652061"/>
                              <a:gd name="connsiteY7" fmla="*/ 4 h 1492552"/>
                              <a:gd name="connsiteX8" fmla="*/ 6387051 w 6652061"/>
                              <a:gd name="connsiteY8" fmla="*/ 1389784 h 1492552"/>
                              <a:gd name="connsiteX9" fmla="*/ 442937 w 6652061"/>
                              <a:gd name="connsiteY9" fmla="*/ 1388358 h 1492552"/>
                              <a:gd name="connsiteX10" fmla="*/ 432840 w 6652061"/>
                              <a:gd name="connsiteY10" fmla="*/ 1 h 1492552"/>
                              <a:gd name="connsiteX0" fmla="*/ 10097 w 6219221"/>
                              <a:gd name="connsiteY0" fmla="*/ 15957 h 1492551"/>
                              <a:gd name="connsiteX1" fmla="*/ 1564577 w 6219221"/>
                              <a:gd name="connsiteY1" fmla="*/ 15957 h 1492551"/>
                              <a:gd name="connsiteX2" fmla="*/ 1656017 w 6219221"/>
                              <a:gd name="connsiteY2" fmla="*/ 256284 h 1492551"/>
                              <a:gd name="connsiteX3" fmla="*/ 1847210 w 6219221"/>
                              <a:gd name="connsiteY3" fmla="*/ 397595 h 1492551"/>
                              <a:gd name="connsiteX4" fmla="*/ 2104904 w 6219221"/>
                              <a:gd name="connsiteY4" fmla="*/ 380960 h 1492551"/>
                              <a:gd name="connsiteX5" fmla="*/ 2271159 w 6219221"/>
                              <a:gd name="connsiteY5" fmla="*/ 264625 h 1492551"/>
                              <a:gd name="connsiteX6" fmla="*/ 2370912 w 6219221"/>
                              <a:gd name="connsiteY6" fmla="*/ 3 h 1492551"/>
                              <a:gd name="connsiteX7" fmla="*/ 5953697 w 6219221"/>
                              <a:gd name="connsiteY7" fmla="*/ 3 h 1492551"/>
                              <a:gd name="connsiteX8" fmla="*/ 5954211 w 6219221"/>
                              <a:gd name="connsiteY8" fmla="*/ 1389783 h 1492551"/>
                              <a:gd name="connsiteX9" fmla="*/ 10097 w 6219221"/>
                              <a:gd name="connsiteY9" fmla="*/ 1388357 h 1492551"/>
                              <a:gd name="connsiteX10" fmla="*/ 0 w 6219221"/>
                              <a:gd name="connsiteY10" fmla="*/ 0 h 1492551"/>
                              <a:gd name="connsiteX0" fmla="*/ 10097 w 6219221"/>
                              <a:gd name="connsiteY0" fmla="*/ 15957 h 1389784"/>
                              <a:gd name="connsiteX1" fmla="*/ 1564577 w 6219221"/>
                              <a:gd name="connsiteY1" fmla="*/ 15957 h 1389784"/>
                              <a:gd name="connsiteX2" fmla="*/ 1656017 w 6219221"/>
                              <a:gd name="connsiteY2" fmla="*/ 256284 h 1389784"/>
                              <a:gd name="connsiteX3" fmla="*/ 1847210 w 6219221"/>
                              <a:gd name="connsiteY3" fmla="*/ 397595 h 1389784"/>
                              <a:gd name="connsiteX4" fmla="*/ 2104904 w 6219221"/>
                              <a:gd name="connsiteY4" fmla="*/ 380960 h 1389784"/>
                              <a:gd name="connsiteX5" fmla="*/ 2271159 w 6219221"/>
                              <a:gd name="connsiteY5" fmla="*/ 264625 h 1389784"/>
                              <a:gd name="connsiteX6" fmla="*/ 2370912 w 6219221"/>
                              <a:gd name="connsiteY6" fmla="*/ 3 h 1389784"/>
                              <a:gd name="connsiteX7" fmla="*/ 5953697 w 6219221"/>
                              <a:gd name="connsiteY7" fmla="*/ 3 h 1389784"/>
                              <a:gd name="connsiteX8" fmla="*/ 5954211 w 6219221"/>
                              <a:gd name="connsiteY8" fmla="*/ 1389783 h 1389784"/>
                              <a:gd name="connsiteX9" fmla="*/ 10097 w 6219221"/>
                              <a:gd name="connsiteY9" fmla="*/ 1388357 h 1389784"/>
                              <a:gd name="connsiteX10" fmla="*/ 0 w 6219221"/>
                              <a:gd name="connsiteY10" fmla="*/ 0 h 1389784"/>
                              <a:gd name="connsiteX0" fmla="*/ 10097 w 5954211"/>
                              <a:gd name="connsiteY0" fmla="*/ 15957 h 1389783"/>
                              <a:gd name="connsiteX1" fmla="*/ 1564577 w 5954211"/>
                              <a:gd name="connsiteY1" fmla="*/ 15957 h 1389783"/>
                              <a:gd name="connsiteX2" fmla="*/ 1656017 w 5954211"/>
                              <a:gd name="connsiteY2" fmla="*/ 256284 h 1389783"/>
                              <a:gd name="connsiteX3" fmla="*/ 1847210 w 5954211"/>
                              <a:gd name="connsiteY3" fmla="*/ 397595 h 1389783"/>
                              <a:gd name="connsiteX4" fmla="*/ 2104904 w 5954211"/>
                              <a:gd name="connsiteY4" fmla="*/ 380960 h 1389783"/>
                              <a:gd name="connsiteX5" fmla="*/ 2271159 w 5954211"/>
                              <a:gd name="connsiteY5" fmla="*/ 264625 h 1389783"/>
                              <a:gd name="connsiteX6" fmla="*/ 2370912 w 5954211"/>
                              <a:gd name="connsiteY6" fmla="*/ 3 h 1389783"/>
                              <a:gd name="connsiteX7" fmla="*/ 5953697 w 5954211"/>
                              <a:gd name="connsiteY7" fmla="*/ 3 h 1389783"/>
                              <a:gd name="connsiteX8" fmla="*/ 5954211 w 5954211"/>
                              <a:gd name="connsiteY8" fmla="*/ 1389783 h 1389783"/>
                              <a:gd name="connsiteX9" fmla="*/ 10097 w 5954211"/>
                              <a:gd name="connsiteY9" fmla="*/ 1388357 h 1389783"/>
                              <a:gd name="connsiteX10" fmla="*/ 0 w 5954211"/>
                              <a:gd name="connsiteY10" fmla="*/ 0 h 1389783"/>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0" fmla="*/ 0 w 5944114"/>
                              <a:gd name="connsiteY0" fmla="*/ 15954 h 1389780"/>
                              <a:gd name="connsiteX1" fmla="*/ 1554480 w 5944114"/>
                              <a:gd name="connsiteY1" fmla="*/ 15954 h 1389780"/>
                              <a:gd name="connsiteX2" fmla="*/ 1645920 w 5944114"/>
                              <a:gd name="connsiteY2" fmla="*/ 256281 h 1389780"/>
                              <a:gd name="connsiteX3" fmla="*/ 1837113 w 5944114"/>
                              <a:gd name="connsiteY3" fmla="*/ 397592 h 1389780"/>
                              <a:gd name="connsiteX4" fmla="*/ 2094807 w 5944114"/>
                              <a:gd name="connsiteY4" fmla="*/ 380957 h 1389780"/>
                              <a:gd name="connsiteX5" fmla="*/ 2261062 w 5944114"/>
                              <a:gd name="connsiteY5" fmla="*/ 264622 h 1389780"/>
                              <a:gd name="connsiteX6" fmla="*/ 2360815 w 5944114"/>
                              <a:gd name="connsiteY6" fmla="*/ 0 h 1389780"/>
                              <a:gd name="connsiteX7" fmla="*/ 5943600 w 5944114"/>
                              <a:gd name="connsiteY7" fmla="*/ 0 h 1389780"/>
                              <a:gd name="connsiteX8" fmla="*/ 5944114 w 5944114"/>
                              <a:gd name="connsiteY8" fmla="*/ 1389780 h 1389780"/>
                              <a:gd name="connsiteX9" fmla="*/ 0 w 5944114"/>
                              <a:gd name="connsiteY9" fmla="*/ 1388354 h 1389780"/>
                              <a:gd name="connsiteX10" fmla="*/ 0 w 5944114"/>
                              <a:gd name="connsiteY10" fmla="*/ 15954 h 1389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44114" h="1389780">
                                <a:moveTo>
                                  <a:pt x="0" y="15954"/>
                                </a:moveTo>
                                <a:lnTo>
                                  <a:pt x="1554480" y="15954"/>
                                </a:lnTo>
                                <a:cubicBezTo>
                                  <a:pt x="1604356" y="126866"/>
                                  <a:pt x="1598815" y="192675"/>
                                  <a:pt x="1645920" y="256281"/>
                                </a:cubicBezTo>
                                <a:cubicBezTo>
                                  <a:pt x="1693026" y="319887"/>
                                  <a:pt x="1762299" y="376813"/>
                                  <a:pt x="1837113" y="397592"/>
                                </a:cubicBezTo>
                                <a:cubicBezTo>
                                  <a:pt x="1911927" y="418371"/>
                                  <a:pt x="2024149" y="403119"/>
                                  <a:pt x="2094807" y="380957"/>
                                </a:cubicBezTo>
                                <a:cubicBezTo>
                                  <a:pt x="2165465" y="358795"/>
                                  <a:pt x="2216727" y="328115"/>
                                  <a:pt x="2261062" y="264622"/>
                                </a:cubicBezTo>
                                <a:cubicBezTo>
                                  <a:pt x="2305397" y="201129"/>
                                  <a:pt x="2344190" y="127364"/>
                                  <a:pt x="2360815" y="0"/>
                                </a:cubicBezTo>
                                <a:lnTo>
                                  <a:pt x="5943600" y="0"/>
                                </a:lnTo>
                                <a:cubicBezTo>
                                  <a:pt x="5943771" y="463260"/>
                                  <a:pt x="5943943" y="926520"/>
                                  <a:pt x="5944114" y="1389780"/>
                                </a:cubicBezTo>
                                <a:lnTo>
                                  <a:pt x="0" y="1388354"/>
                                </a:lnTo>
                                <a:lnTo>
                                  <a:pt x="0" y="15954"/>
                                </a:lnTo>
                                <a:close/>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556952" y="681643"/>
                            <a:ext cx="216131" cy="21613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4588267" y="366109"/>
                            <a:ext cx="324139" cy="324139"/>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2502130" y="307571"/>
                            <a:ext cx="174221" cy="174221"/>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784290" y="573930"/>
                            <a:ext cx="107720" cy="107720"/>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5181073" y="1027130"/>
                            <a:ext cx="157942" cy="157942"/>
                          </a:xfrm>
                          <a:prstGeom prst="ellipse">
                            <a:avLst/>
                          </a:prstGeom>
                          <a:solidFill>
                            <a:schemeClr val="bg2"/>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1932940" y="1687945"/>
                            <a:ext cx="99601" cy="581429"/>
                          </a:xfrm>
                          <a:custGeom>
                            <a:avLst/>
                            <a:gdLst>
                              <a:gd name="connsiteX0" fmla="*/ 2981 w 94421"/>
                              <a:gd name="connsiteY0" fmla="*/ 498764 h 498764"/>
                              <a:gd name="connsiteX1" fmla="*/ 11294 w 94421"/>
                              <a:gd name="connsiteY1" fmla="*/ 216131 h 498764"/>
                              <a:gd name="connsiteX2" fmla="*/ 94421 w 94421"/>
                              <a:gd name="connsiteY2" fmla="*/ 0 h 498764"/>
                              <a:gd name="connsiteX0" fmla="*/ 2113 w 96534"/>
                              <a:gd name="connsiteY0" fmla="*/ 631845 h 631845"/>
                              <a:gd name="connsiteX1" fmla="*/ 13407 w 96534"/>
                              <a:gd name="connsiteY1" fmla="*/ 216131 h 631845"/>
                              <a:gd name="connsiteX2" fmla="*/ 96534 w 96534"/>
                              <a:gd name="connsiteY2" fmla="*/ 0 h 631845"/>
                              <a:gd name="connsiteX0" fmla="*/ 1673 w 98207"/>
                              <a:gd name="connsiteY0" fmla="*/ 631845 h 631845"/>
                              <a:gd name="connsiteX1" fmla="*/ 15080 w 98207"/>
                              <a:gd name="connsiteY1" fmla="*/ 216131 h 631845"/>
                              <a:gd name="connsiteX2" fmla="*/ 98207 w 98207"/>
                              <a:gd name="connsiteY2" fmla="*/ 0 h 631845"/>
                              <a:gd name="connsiteX0" fmla="*/ 1408 w 99615"/>
                              <a:gd name="connsiteY0" fmla="*/ 581447 h 581447"/>
                              <a:gd name="connsiteX1" fmla="*/ 16488 w 99615"/>
                              <a:gd name="connsiteY1" fmla="*/ 216131 h 581447"/>
                              <a:gd name="connsiteX2" fmla="*/ 99615 w 99615"/>
                              <a:gd name="connsiteY2" fmla="*/ 0 h 581447"/>
                            </a:gdLst>
                            <a:ahLst/>
                            <a:cxnLst>
                              <a:cxn ang="0">
                                <a:pos x="connsiteX0" y="connsiteY0"/>
                              </a:cxn>
                              <a:cxn ang="0">
                                <a:pos x="connsiteX1" y="connsiteY1"/>
                              </a:cxn>
                              <a:cxn ang="0">
                                <a:pos x="connsiteX2" y="connsiteY2"/>
                              </a:cxn>
                            </a:cxnLst>
                            <a:rect l="l" t="t" r="r" b="b"/>
                            <a:pathLst>
                              <a:path w="99615" h="581447">
                                <a:moveTo>
                                  <a:pt x="1408" y="581447"/>
                                </a:moveTo>
                                <a:cubicBezTo>
                                  <a:pt x="-2056" y="481694"/>
                                  <a:pt x="120" y="313039"/>
                                  <a:pt x="16488" y="216131"/>
                                </a:cubicBezTo>
                                <a:cubicBezTo>
                                  <a:pt x="32856" y="119223"/>
                                  <a:pt x="65671" y="66502"/>
                                  <a:pt x="99615"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23"/>
                        <wps:cNvSpPr/>
                        <wps:spPr>
                          <a:xfrm>
                            <a:off x="2277687" y="1272771"/>
                            <a:ext cx="374073" cy="182880"/>
                          </a:xfrm>
                          <a:custGeom>
                            <a:avLst/>
                            <a:gdLst>
                              <a:gd name="connsiteX0" fmla="*/ 0 w 374073"/>
                              <a:gd name="connsiteY0" fmla="*/ 182880 h 182880"/>
                              <a:gd name="connsiteX1" fmla="*/ 199505 w 374073"/>
                              <a:gd name="connsiteY1" fmla="*/ 49876 h 182880"/>
                              <a:gd name="connsiteX2" fmla="*/ 374073 w 374073"/>
                              <a:gd name="connsiteY2" fmla="*/ 0 h 182880"/>
                            </a:gdLst>
                            <a:ahLst/>
                            <a:cxnLst>
                              <a:cxn ang="0">
                                <a:pos x="connsiteX0" y="connsiteY0"/>
                              </a:cxn>
                              <a:cxn ang="0">
                                <a:pos x="connsiteX1" y="connsiteY1"/>
                              </a:cxn>
                              <a:cxn ang="0">
                                <a:pos x="connsiteX2" y="connsiteY2"/>
                              </a:cxn>
                            </a:cxnLst>
                            <a:rect l="l" t="t" r="r" b="b"/>
                            <a:pathLst>
                              <a:path w="374073" h="182880">
                                <a:moveTo>
                                  <a:pt x="0" y="182880"/>
                                </a:moveTo>
                                <a:cubicBezTo>
                                  <a:pt x="68579" y="131618"/>
                                  <a:pt x="137159" y="80356"/>
                                  <a:pt x="199505" y="49876"/>
                                </a:cubicBezTo>
                                <a:cubicBezTo>
                                  <a:pt x="261851" y="19396"/>
                                  <a:pt x="317962" y="9698"/>
                                  <a:pt x="374073"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reeform 25"/>
                        <wps:cNvSpPr/>
                        <wps:spPr>
                          <a:xfrm>
                            <a:off x="4785129" y="897774"/>
                            <a:ext cx="274320" cy="1063625"/>
                          </a:xfrm>
                          <a:custGeom>
                            <a:avLst/>
                            <a:gdLst>
                              <a:gd name="connsiteX0" fmla="*/ 274320 w 274320"/>
                              <a:gd name="connsiteY0" fmla="*/ 0 h 1064029"/>
                              <a:gd name="connsiteX1" fmla="*/ 49876 w 274320"/>
                              <a:gd name="connsiteY1" fmla="*/ 440574 h 1064029"/>
                              <a:gd name="connsiteX2" fmla="*/ 0 w 274320"/>
                              <a:gd name="connsiteY2" fmla="*/ 1064029 h 1064029"/>
                            </a:gdLst>
                            <a:ahLst/>
                            <a:cxnLst>
                              <a:cxn ang="0">
                                <a:pos x="connsiteX0" y="connsiteY0"/>
                              </a:cxn>
                              <a:cxn ang="0">
                                <a:pos x="connsiteX1" y="connsiteY1"/>
                              </a:cxn>
                              <a:cxn ang="0">
                                <a:pos x="connsiteX2" y="connsiteY2"/>
                              </a:cxn>
                            </a:cxnLst>
                            <a:rect l="l" t="t" r="r" b="b"/>
                            <a:pathLst>
                              <a:path w="274320" h="1064029">
                                <a:moveTo>
                                  <a:pt x="274320" y="0"/>
                                </a:moveTo>
                                <a:cubicBezTo>
                                  <a:pt x="184958" y="131618"/>
                                  <a:pt x="95596" y="263236"/>
                                  <a:pt x="49876" y="440574"/>
                                </a:cubicBezTo>
                                <a:cubicBezTo>
                                  <a:pt x="4156" y="617912"/>
                                  <a:pt x="2078" y="840970"/>
                                  <a:pt x="0" y="1064029"/>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27"/>
                        <wps:cNvSpPr/>
                        <wps:spPr>
                          <a:xfrm>
                            <a:off x="4081549" y="1301634"/>
                            <a:ext cx="506730" cy="664845"/>
                          </a:xfrm>
                          <a:custGeom>
                            <a:avLst/>
                            <a:gdLst>
                              <a:gd name="connsiteX0" fmla="*/ 507077 w 507077"/>
                              <a:gd name="connsiteY0" fmla="*/ 665018 h 665018"/>
                              <a:gd name="connsiteX1" fmla="*/ 349135 w 507077"/>
                              <a:gd name="connsiteY1" fmla="*/ 133004 h 665018"/>
                              <a:gd name="connsiteX2" fmla="*/ 0 w 507077"/>
                              <a:gd name="connsiteY2" fmla="*/ 0 h 665018"/>
                              <a:gd name="connsiteX0" fmla="*/ 507077 w 507077"/>
                              <a:gd name="connsiteY0" fmla="*/ 665018 h 665018"/>
                              <a:gd name="connsiteX1" fmla="*/ 382409 w 507077"/>
                              <a:gd name="connsiteY1" fmla="*/ 266041 h 665018"/>
                              <a:gd name="connsiteX2" fmla="*/ 0 w 507077"/>
                              <a:gd name="connsiteY2" fmla="*/ 0 h 665018"/>
                            </a:gdLst>
                            <a:ahLst/>
                            <a:cxnLst>
                              <a:cxn ang="0">
                                <a:pos x="connsiteX0" y="connsiteY0"/>
                              </a:cxn>
                              <a:cxn ang="0">
                                <a:pos x="connsiteX1" y="connsiteY1"/>
                              </a:cxn>
                              <a:cxn ang="0">
                                <a:pos x="connsiteX2" y="connsiteY2"/>
                              </a:cxn>
                            </a:cxnLst>
                            <a:rect l="l" t="t" r="r" b="b"/>
                            <a:pathLst>
                              <a:path w="507077" h="665018">
                                <a:moveTo>
                                  <a:pt x="507077" y="665018"/>
                                </a:moveTo>
                                <a:cubicBezTo>
                                  <a:pt x="470362" y="454429"/>
                                  <a:pt x="466922" y="376877"/>
                                  <a:pt x="382409" y="266041"/>
                                </a:cubicBezTo>
                                <a:cubicBezTo>
                                  <a:pt x="297896" y="155205"/>
                                  <a:pt x="132311" y="11084"/>
                                  <a:pt x="0" y="0"/>
                                </a:cubicBezTo>
                              </a:path>
                            </a:pathLst>
                          </a:custGeom>
                          <a:noFill/>
                          <a:ln>
                            <a:solidFill>
                              <a:schemeClr val="tx1"/>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reeform 28"/>
                        <wps:cNvSpPr/>
                        <wps:spPr>
                          <a:xfrm>
                            <a:off x="2913841" y="1787236"/>
                            <a:ext cx="853036" cy="299716"/>
                          </a:xfrm>
                          <a:custGeom>
                            <a:avLst/>
                            <a:gdLst>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0" fmla="*/ 0 w 853036"/>
                              <a:gd name="connsiteY0" fmla="*/ 291184 h 307810"/>
                              <a:gd name="connsiteX1" fmla="*/ 33251 w 853036"/>
                              <a:gd name="connsiteY1" fmla="*/ 141555 h 307810"/>
                              <a:gd name="connsiteX2" fmla="*/ 124691 w 853036"/>
                              <a:gd name="connsiteY2" fmla="*/ 75054 h 307810"/>
                              <a:gd name="connsiteX3" fmla="*/ 249382 w 853036"/>
                              <a:gd name="connsiteY3" fmla="*/ 16864 h 307810"/>
                              <a:gd name="connsiteX4" fmla="*/ 448887 w 853036"/>
                              <a:gd name="connsiteY4" fmla="*/ 50115 h 307810"/>
                              <a:gd name="connsiteX5" fmla="*/ 556953 w 853036"/>
                              <a:gd name="connsiteY5" fmla="*/ 239 h 307810"/>
                              <a:gd name="connsiteX6" fmla="*/ 706582 w 853036"/>
                              <a:gd name="connsiteY6" fmla="*/ 75054 h 307810"/>
                              <a:gd name="connsiteX7" fmla="*/ 847898 w 853036"/>
                              <a:gd name="connsiteY7" fmla="*/ 124930 h 307810"/>
                              <a:gd name="connsiteX8" fmla="*/ 822960 w 853036"/>
                              <a:gd name="connsiteY8" fmla="*/ 249621 h 307810"/>
                              <a:gd name="connsiteX9" fmla="*/ 831273 w 853036"/>
                              <a:gd name="connsiteY9" fmla="*/ 307810 h 307810"/>
                              <a:gd name="connsiteX10" fmla="*/ 0 w 853036"/>
                              <a:gd name="connsiteY10" fmla="*/ 291184 h 307810"/>
                              <a:gd name="connsiteX0" fmla="*/ 0 w 853036"/>
                              <a:gd name="connsiteY0" fmla="*/ 291184 h 299716"/>
                              <a:gd name="connsiteX1" fmla="*/ 33251 w 853036"/>
                              <a:gd name="connsiteY1" fmla="*/ 141555 h 299716"/>
                              <a:gd name="connsiteX2" fmla="*/ 124691 w 853036"/>
                              <a:gd name="connsiteY2" fmla="*/ 75054 h 299716"/>
                              <a:gd name="connsiteX3" fmla="*/ 249382 w 853036"/>
                              <a:gd name="connsiteY3" fmla="*/ 16864 h 299716"/>
                              <a:gd name="connsiteX4" fmla="*/ 448887 w 853036"/>
                              <a:gd name="connsiteY4" fmla="*/ 50115 h 299716"/>
                              <a:gd name="connsiteX5" fmla="*/ 556953 w 853036"/>
                              <a:gd name="connsiteY5" fmla="*/ 239 h 299716"/>
                              <a:gd name="connsiteX6" fmla="*/ 706582 w 853036"/>
                              <a:gd name="connsiteY6" fmla="*/ 75054 h 299716"/>
                              <a:gd name="connsiteX7" fmla="*/ 847898 w 853036"/>
                              <a:gd name="connsiteY7" fmla="*/ 124930 h 299716"/>
                              <a:gd name="connsiteX8" fmla="*/ 822960 w 853036"/>
                              <a:gd name="connsiteY8" fmla="*/ 249621 h 299716"/>
                              <a:gd name="connsiteX9" fmla="*/ 853036 w 853036"/>
                              <a:gd name="connsiteY9" fmla="*/ 299716 h 299716"/>
                              <a:gd name="connsiteX10" fmla="*/ 0 w 853036"/>
                              <a:gd name="connsiteY10" fmla="*/ 291184 h 299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853036" h="299716">
                                <a:moveTo>
                                  <a:pt x="0" y="291184"/>
                                </a:moveTo>
                                <a:cubicBezTo>
                                  <a:pt x="6234" y="234380"/>
                                  <a:pt x="12469" y="177577"/>
                                  <a:pt x="33251" y="141555"/>
                                </a:cubicBezTo>
                                <a:cubicBezTo>
                                  <a:pt x="54033" y="105533"/>
                                  <a:pt x="88669" y="95836"/>
                                  <a:pt x="124691" y="75054"/>
                                </a:cubicBezTo>
                                <a:cubicBezTo>
                                  <a:pt x="160713" y="54272"/>
                                  <a:pt x="195349" y="21020"/>
                                  <a:pt x="249382" y="16864"/>
                                </a:cubicBezTo>
                                <a:cubicBezTo>
                                  <a:pt x="303415" y="12708"/>
                                  <a:pt x="397625" y="52886"/>
                                  <a:pt x="448887" y="50115"/>
                                </a:cubicBezTo>
                                <a:cubicBezTo>
                                  <a:pt x="500149" y="47344"/>
                                  <a:pt x="514004" y="-3917"/>
                                  <a:pt x="556953" y="239"/>
                                </a:cubicBezTo>
                                <a:cubicBezTo>
                                  <a:pt x="599902" y="4395"/>
                                  <a:pt x="658091" y="54272"/>
                                  <a:pt x="706582" y="75054"/>
                                </a:cubicBezTo>
                                <a:cubicBezTo>
                                  <a:pt x="755073" y="95836"/>
                                  <a:pt x="828502" y="95836"/>
                                  <a:pt x="847898" y="124930"/>
                                </a:cubicBezTo>
                                <a:cubicBezTo>
                                  <a:pt x="867294" y="154024"/>
                                  <a:pt x="822104" y="220490"/>
                                  <a:pt x="822960" y="249621"/>
                                </a:cubicBezTo>
                                <a:cubicBezTo>
                                  <a:pt x="823816" y="278752"/>
                                  <a:pt x="847494" y="285861"/>
                                  <a:pt x="853036" y="299716"/>
                                </a:cubicBezTo>
                                <a:lnTo>
                                  <a:pt x="0" y="291184"/>
                                </a:lnTo>
                                <a:close/>
                              </a:path>
                            </a:pathLst>
                          </a:cu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24443" y="166254"/>
                            <a:ext cx="856211" cy="315307"/>
                          </a:xfrm>
                          <a:prstGeom prst="rect">
                            <a:avLst/>
                          </a:prstGeom>
                          <a:noFill/>
                          <a:ln w="6350">
                            <a:noFill/>
                          </a:ln>
                        </wps:spPr>
                        <wps:txbx>
                          <w:txbxContent>
                            <w:p w:rsidR="00D722F3" w:rsidRDefault="00D722F3" w14:paraId="3334181A" w14:textId="26B45994">
                              <w:r>
                                <w:t>seawater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24443" y="2269374"/>
                            <a:ext cx="856211" cy="315307"/>
                          </a:xfrm>
                          <a:prstGeom prst="rect">
                            <a:avLst/>
                          </a:prstGeom>
                          <a:noFill/>
                          <a:ln w="6350">
                            <a:noFill/>
                          </a:ln>
                        </wps:spPr>
                        <wps:txbx>
                          <w:txbxContent>
                            <w:p w:rsidR="00D722F3" w:rsidP="00D722F3" w:rsidRDefault="00D722F3" w14:paraId="6187FB10" w14:textId="6F908024">
                              <w:r>
                                <w:t>steel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1978429" y="1454727"/>
                            <a:ext cx="856211" cy="315307"/>
                          </a:xfrm>
                          <a:prstGeom prst="rect">
                            <a:avLst/>
                          </a:prstGeom>
                          <a:noFill/>
                          <a:ln w="6350">
                            <a:noFill/>
                          </a:ln>
                        </wps:spPr>
                        <wps:txbx>
                          <w:txbxContent>
                            <w:p w:rsidRPr="00D722F3" w:rsidR="00D722F3" w:rsidP="00D722F3" w:rsidRDefault="00D722F3" w14:paraId="1590C810" w14:textId="543BBE7B">
                              <w:r>
                                <w:t>Fe</w:t>
                              </w:r>
                              <w:r>
                                <w:rPr>
                                  <w:vertAlign w:val="superscript"/>
                                </w:rPr>
                                <w:t>2+</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2585258" y="1122218"/>
                            <a:ext cx="856211" cy="315307"/>
                          </a:xfrm>
                          <a:prstGeom prst="rect">
                            <a:avLst/>
                          </a:prstGeom>
                          <a:noFill/>
                          <a:ln w="6350">
                            <a:noFill/>
                          </a:ln>
                        </wps:spPr>
                        <wps:txbx>
                          <w:txbxContent>
                            <w:p w:rsidRPr="00D722F3" w:rsidR="00D722F3" w:rsidP="00D722F3" w:rsidRDefault="00D722F3" w14:paraId="049DA859" w14:textId="5EF61AB9">
                              <w:r>
                                <w:t>Fe</w:t>
                              </w:r>
                              <w:r>
                                <w:rPr>
                                  <w:vertAlign w:val="superscript"/>
                                </w:rPr>
                                <w:t>3+</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995949" y="665018"/>
                            <a:ext cx="856211" cy="315307"/>
                          </a:xfrm>
                          <a:prstGeom prst="rect">
                            <a:avLst/>
                          </a:prstGeom>
                          <a:noFill/>
                          <a:ln w="6350">
                            <a:noFill/>
                          </a:ln>
                        </wps:spPr>
                        <wps:txbx>
                          <w:txbxContent>
                            <w:p w:rsidRPr="00D722F3" w:rsidR="00D722F3" w:rsidP="00D722F3" w:rsidRDefault="00D722F3" w14:paraId="226C0CD7" w14:textId="0417D6F7">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424843" y="1130531"/>
                            <a:ext cx="856211" cy="315307"/>
                          </a:xfrm>
                          <a:prstGeom prst="rect">
                            <a:avLst/>
                          </a:prstGeom>
                          <a:noFill/>
                          <a:ln w="6350">
                            <a:noFill/>
                          </a:ln>
                        </wps:spPr>
                        <wps:txbx>
                          <w:txbxContent>
                            <w:p w:rsidRPr="00D722F3" w:rsidR="00D722F3" w:rsidP="00D722F3" w:rsidRDefault="00D722F3" w14:paraId="219E7DC0" w14:textId="7B7F8DF7">
                              <w:r>
                                <w:t>OH</w:t>
                              </w:r>
                              <w:r>
                                <w:rPr>
                                  <w:vertAlign w:val="superscript"/>
                                </w:rPr>
                                <w:t>-</w:t>
                              </w:r>
                              <w:r>
                                <w:t>(</w:t>
                              </w:r>
                              <w:proofErr w:type="spellStart"/>
                              <w:r>
                                <w:t>aq</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017520" y="1571105"/>
                            <a:ext cx="856211" cy="315307"/>
                          </a:xfrm>
                          <a:prstGeom prst="rect">
                            <a:avLst/>
                          </a:prstGeom>
                          <a:noFill/>
                          <a:ln w="6350">
                            <a:noFill/>
                          </a:ln>
                        </wps:spPr>
                        <wps:txbx>
                          <w:txbxContent>
                            <w:p w:rsidRPr="00D722F3" w:rsidR="00D722F3" w:rsidP="00D722F3" w:rsidRDefault="00D722F3" w14:paraId="53D45F74" w14:textId="2758ED95">
                              <w:r>
                                <w:t>Fe</w:t>
                              </w:r>
                              <w:r>
                                <w:rPr>
                                  <w:vertAlign w:val="subscript"/>
                                </w:rPr>
                                <w:t>2</w:t>
                              </w:r>
                              <w:r>
                                <w:t>O</w:t>
                              </w:r>
                              <w:r>
                                <w:rPr>
                                  <w:vertAlign w:val="subscript"/>
                                </w:rPr>
                                <w:t>3</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42E53815">
              <v:group id="Group 36" style="width:468.7pt;height:273.7pt;mso-position-horizontal-relative:char;mso-position-vertical-relative:line" coordsize="59524,34762" o:spid="_x0000_s1223" w14:anchorId="5CC137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">
                <v:rect id="Rectangle 3" style="position:absolute;width:59519;height:34747;visibility:visible;mso-wrap-style:square;v-text-anchor:middle" o:spid="_x0000_s1224" fillcolor="#bfbfbf [24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"/>
                <v:shape id="Freeform 5" style="position:absolute;left:83;top:20864;width:59441;height:13898;visibility:visible;mso-wrap-style:square;v-text-anchor:middle" coordsize="5944114,1389780" o:spid="_x0000_s1225" fillcolor="white [3212]" strokecolor="black [3213]" strokeweight="1pt" path="m,15954r1554480,c1604356,126866,1598815,192675,1645920,256281v47106,63606,116379,120532,191193,141311c1911927,418371,2024149,403119,2094807,380957v70658,-22162,121920,-52842,166255,-116335c2305397,201129,2344190,127364,2360815,l5943600,v171,463260,343,926520,514,1389780l,1388354,,15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">
                  <v:stroke joinstyle="miter"/>
                  <v:path arrowok="t" o:connecttype="custom" o:connectlocs="0,15954;1554480,15954;1645920,256281;1837113,397592;2094807,380957;2261062,264622;2360815,0;5943600,0;5944114,1389780;0,1388354;0,15954" o:connectangles="0,0,0,0,0,0,0,0,0,0,0"/>
                </v:shape>
                <v:oval id="Oval 6" style="position:absolute;left:5569;top:6816;width:2161;height:2161;visibility:visible;mso-wrap-style:square;v-text-anchor:middle" o:spid="_x0000_s1226" fillcolor="#e7e6e6 [3214]"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">
                  <v:stroke joinstyle="miter"/>
                </v:oval>
                <v:oval id="Oval 7" style="position:absolute;left:45882;top:3661;width:3242;height:3241;visibility:visible;mso-wrap-style:square;v-text-anchor:middle" o:spid="_x0000_s1227" fillcolor="#e7e6e6 [3214]"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">
                  <v:stroke joinstyle="miter"/>
                </v:oval>
                <v:oval id="Oval 8" style="position:absolute;left:25021;top:3075;width:1742;height:1742;visibility:visible;mso-wrap-style:square;v-text-anchor:middle" o:spid="_x0000_s1228" fillcolor="#e7e6e6 [3214]"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">
                  <v:stroke joinstyle="miter"/>
                </v:oval>
                <v:oval id="Oval 9" style="position:absolute;left:27842;top:5739;width:1078;height:1077;visibility:visible;mso-wrap-style:square;v-text-anchor:middle" o:spid="_x0000_s1229" fillcolor="#e7e6e6 [3214]"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">
                  <v:stroke joinstyle="miter"/>
                </v:oval>
                <v:oval id="Oval 17" style="position:absolute;left:51810;top:10271;width:1580;height:1579;visibility:visible;mso-wrap-style:square;v-text-anchor:middle" o:spid="_x0000_s1230" fillcolor="#e7e6e6 [3214]"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">
                  <v:stroke joinstyle="miter"/>
                </v:oval>
                <v:shape id="Freeform 19" style="position:absolute;left:19329;top:16879;width:996;height:5814;visibility:visible;mso-wrap-style:square;v-text-anchor:middle" coordsize="99615,581447" o:spid="_x0000_s1231" filled="f" strokecolor="black [3213]" strokeweight="1pt" path="m1408,581447c-2056,481694,120,313039,16488,216131,32856,119223,65671,66502,996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">
                  <v:stroke joinstyle="miter" endarrow="block"/>
                  <v:path arrowok="t" o:connecttype="custom" o:connectlocs="1408,581429;16486,216124;99601,0" o:connectangles="0,0,0"/>
                </v:shape>
                <v:shape id="Freeform 23" style="position:absolute;left:22776;top:12727;width:3741;height:1829;visibility:visible;mso-wrap-style:square;v-text-anchor:middle" coordsize="374073,182880" o:spid="_x0000_s1232" filled="f" strokecolor="black [3213]" strokeweight="1pt" path="m,182880c68579,131618,137159,80356,199505,49876,261851,19396,317962,9698,37407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">
                  <v:stroke joinstyle="miter" endarrow="block"/>
                  <v:path arrowok="t" o:connecttype="custom" o:connectlocs="0,182880;199505,49876;374073,0" o:connectangles="0,0,0"/>
                </v:shape>
                <v:shape id="Freeform 25" style="position:absolute;left:47851;top:8977;width:2743;height:10636;visibility:visible;mso-wrap-style:square;v-text-anchor:middle" coordsize="274320,1064029" o:spid="_x0000_s1233" filled="f" strokecolor="black [3213]" strokeweight="1pt" path="m274320,c184958,131618,95596,263236,49876,440574,4156,617912,2078,840970,,10640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">
                  <v:stroke joinstyle="miter" endarrow="block"/>
                  <v:path arrowok="t" o:connecttype="custom" o:connectlocs="274320,0;49876,440407;0,1063625" o:connectangles="0,0,0"/>
                </v:shape>
                <v:shape id="Freeform 27" style="position:absolute;left:40815;top:13016;width:5067;height:6648;visibility:visible;mso-wrap-style:square;v-text-anchor:middle" coordsize="507077,665018" o:spid="_x0000_s1234" filled="f" strokecolor="black [3213]" strokeweight="1pt" path="m507077,665018c470362,454429,466922,376877,382409,266041,297896,155205,132311,110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">
                  <v:stroke joinstyle="miter" endarrow="block"/>
                  <v:path arrowok="t" o:connecttype="custom" o:connectlocs="506730,664845;382147,265972;0,0" o:connectangles="0,0,0"/>
                </v:shape>
                <v:shape id="Freeform 28" style="position:absolute;left:29138;top:17872;width:8530;height:2997;visibility:visible;mso-wrap-style:square;v-text-anchor:middle" coordsize="853036,299716" o:spid="_x0000_s1235" fillcolor="#404040 [2429]" strokecolor="black [3213]" strokeweight="1pt" path="m,291184c6234,234380,12469,177577,33251,141555,54033,105533,88669,95836,124691,75054,160713,54272,195349,21020,249382,16864v54033,-4156,148243,36022,199505,33251c500149,47344,514004,-3917,556953,239v42949,4156,101138,54033,149629,74815c755073,95836,828502,95836,847898,124930v19396,29094,-25794,95560,-24938,124691c823816,278752,847494,285861,853036,299716l,29118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">
                  <v:stroke joinstyle="miter"/>
                  <v:path arrowok="t" o:connecttype="custom" o:connectlocs="0,291184;33251,141555;124691,75054;249382,16864;448887,50115;556953,239;706582,75054;847898,124930;822960,249621;853036,299716;0,291184" o:connectangles="0,0,0,0,0,0,0,0,0,0,0"/>
                </v:shape>
                <v:shape id="Text Box 29" style="position:absolute;left:2244;top:1662;width:8562;height:3153;visibility:visible;mso-wrap-style:square;v-text-anchor:top" o:spid="_x0000_s123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v:textbox>
                    <w:txbxContent>
                      <w:p w:rsidR="00D722F3" w:rsidRDefault="00D722F3" w14:paraId="70DB6BF4" w14:textId="26B45994">
                        <w:r>
                          <w:t>seawater</w:t>
                        </w:r>
                      </w:p>
                    </w:txbxContent>
                  </v:textbox>
                </v:shape>
                <v:shape id="Text Box 30" style="position:absolute;left:2244;top:22693;width:8562;height:3153;visibility:visible;mso-wrap-style:square;v-text-anchor:top" o:spid="_x0000_s123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v:textbox>
                    <w:txbxContent>
                      <w:p w:rsidR="00D722F3" w:rsidP="00D722F3" w:rsidRDefault="00D722F3" w14:paraId="087D6929" w14:textId="6F908024">
                        <w:r>
                          <w:t>steel</w:t>
                        </w:r>
                      </w:p>
                    </w:txbxContent>
                  </v:textbox>
                </v:shape>
                <v:shape id="Text Box 31" style="position:absolute;left:19784;top:14547;width:8562;height:3153;visibility:visible;mso-wrap-style:square;v-text-anchor:top" o:spid="_x0000_s123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v:textbox>
                    <w:txbxContent>
                      <w:p w:rsidRPr="00D722F3" w:rsidR="00D722F3" w:rsidP="00D722F3" w:rsidRDefault="00D722F3" w14:paraId="7E5D96E1" w14:textId="543BBE7B">
                        <w:r>
                          <w:t>Fe</w:t>
                        </w:r>
                        <w:r>
                          <w:rPr>
                            <w:vertAlign w:val="superscript"/>
                          </w:rPr>
                          <w:t>2+</w:t>
                        </w:r>
                        <w:r>
                          <w:t>(aq)</w:t>
                        </w:r>
                      </w:p>
                    </w:txbxContent>
                  </v:textbox>
                </v:shape>
                <v:shape id="Text Box 32" style="position:absolute;left:25852;top:11222;width:8562;height:3153;visibility:visible;mso-wrap-style:square;v-text-anchor:top" o:spid="_x0000_s123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v:textbox>
                    <w:txbxContent>
                      <w:p w:rsidRPr="00D722F3" w:rsidR="00D722F3" w:rsidP="00D722F3" w:rsidRDefault="00D722F3" w14:paraId="2B4736EA" w14:textId="5EF61AB9">
                        <w:r>
                          <w:t>Fe</w:t>
                        </w:r>
                        <w:r>
                          <w:rPr>
                            <w:vertAlign w:val="superscript"/>
                          </w:rPr>
                          <w:t>3+</w:t>
                        </w:r>
                        <w:r>
                          <w:t>(aq)</w:t>
                        </w:r>
                      </w:p>
                    </w:txbxContent>
                  </v:textbox>
                </v:shape>
                <v:shape id="Text Box 33" style="position:absolute;left:49959;top:6650;width:8562;height:3153;visibility:visible;mso-wrap-style:square;v-text-anchor:top" o:spid="_x0000_s124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v:textbox>
                    <w:txbxContent>
                      <w:p w:rsidRPr="00D722F3" w:rsidR="00D722F3" w:rsidP="00D722F3" w:rsidRDefault="00D722F3" w14:paraId="0C9BB155" w14:textId="0417D6F7">
                        <w:r>
                          <w:t>O</w:t>
                        </w:r>
                        <w:r>
                          <w:rPr>
                            <w:vertAlign w:val="subscript"/>
                          </w:rPr>
                          <w:t>2</w:t>
                        </w:r>
                        <w:r>
                          <w:t>(g)</w:t>
                        </w:r>
                      </w:p>
                    </w:txbxContent>
                  </v:textbox>
                </v:shape>
                <v:shape id="Text Box 34" style="position:absolute;left:34248;top:11305;width:8562;height:3153;visibility:visible;mso-wrap-style:square;v-text-anchor:top" o:spid="_x0000_s124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v:textbox>
                    <w:txbxContent>
                      <w:p w:rsidRPr="00D722F3" w:rsidR="00D722F3" w:rsidP="00D722F3" w:rsidRDefault="00D722F3" w14:paraId="3AEC362B" w14:textId="7B7F8DF7">
                        <w:r>
                          <w:t>OH</w:t>
                        </w:r>
                        <w:r>
                          <w:rPr>
                            <w:vertAlign w:val="superscript"/>
                          </w:rPr>
                          <w:t>-</w:t>
                        </w:r>
                        <w:r>
                          <w:t>(aq)</w:t>
                        </w:r>
                      </w:p>
                    </w:txbxContent>
                  </v:textbox>
                </v:shape>
                <v:shape id="Text Box 35" style="position:absolute;left:30175;top:15711;width:8562;height:3153;visibility:visible;mso-wrap-style:square;v-text-anchor:top" o:spid="_x0000_s12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v:textbox>
                    <w:txbxContent>
                      <w:p w:rsidRPr="00D722F3" w:rsidR="00D722F3" w:rsidP="00D722F3" w:rsidRDefault="00D722F3" w14:paraId="5E883BE9" w14:textId="2758ED95">
                        <w:r>
                          <w:t>Fe</w:t>
                        </w:r>
                        <w:r>
                          <w:rPr>
                            <w:vertAlign w:val="subscript"/>
                          </w:rPr>
                          <w:t>2</w:t>
                        </w:r>
                        <w:r>
                          <w:t>O</w:t>
                        </w:r>
                        <w:r>
                          <w:rPr>
                            <w:vertAlign w:val="subscript"/>
                          </w:rPr>
                          <w:t>3</w:t>
                        </w:r>
                        <w:r>
                          <w:t>(s)</w:t>
                        </w:r>
                      </w:p>
                    </w:txbxContent>
                  </v:textbox>
                </v:shape>
                <w10:anchorlock/>
              </v:group>
            </w:pict>
          </mc:Fallback>
        </mc:AlternateContent>
      </w:r>
    </w:p>
    <w:p w:rsidR="005A0FE2" w:rsidP="002D0AE7" w:rsidRDefault="005A0FE2" w14:paraId="795431B9" w14:textId="4A9A1B25">
      <w:pPr>
        <w:rPr>
          <w:rFonts w:cs="Arial"/>
          <w:szCs w:val="22"/>
        </w:rPr>
      </w:pPr>
    </w:p>
    <w:p w:rsidR="00280E72" w:rsidP="002D0AE7" w:rsidRDefault="00280E72" w14:paraId="207B8C95" w14:textId="77777777">
      <w:pPr>
        <w:rPr>
          <w:rFonts w:cs="Arial"/>
          <w:szCs w:val="22"/>
        </w:rPr>
      </w:pPr>
    </w:p>
    <w:p w:rsidR="005E58F2" w:rsidP="002D0AE7" w:rsidRDefault="005E58F2" w14:paraId="4F43DA1E" w14:textId="12A82E2E">
      <w:pPr>
        <w:ind w:left="720" w:hanging="720"/>
        <w:rPr>
          <w:rFonts w:cs="Arial"/>
          <w:szCs w:val="22"/>
        </w:rPr>
      </w:pPr>
      <w:r>
        <w:rPr>
          <w:rFonts w:cs="Arial"/>
          <w:szCs w:val="22"/>
        </w:rPr>
        <w:t>(a)</w:t>
      </w:r>
      <w:r>
        <w:rPr>
          <w:rFonts w:cs="Arial"/>
          <w:szCs w:val="22"/>
        </w:rPr>
        <w:tab/>
      </w:r>
      <w:r w:rsidR="002D0AE7">
        <w:rPr>
          <w:rFonts w:cs="Arial"/>
          <w:szCs w:val="22"/>
        </w:rPr>
        <w:t xml:space="preserve">Write balanced half-equations for the </w:t>
      </w:r>
      <w:r w:rsidRPr="0004191B" w:rsidR="002D0AE7">
        <w:rPr>
          <w:rFonts w:cs="Arial"/>
          <w:b/>
          <w:bCs/>
          <w:szCs w:val="22"/>
        </w:rPr>
        <w:t>initial</w:t>
      </w:r>
      <w:r w:rsidR="002D0AE7">
        <w:rPr>
          <w:rFonts w:cs="Arial"/>
          <w:b/>
          <w:bCs/>
          <w:szCs w:val="22"/>
        </w:rPr>
        <w:t xml:space="preserve"> </w:t>
      </w:r>
      <w:r w:rsidR="002D0AE7">
        <w:rPr>
          <w:rFonts w:cs="Arial"/>
          <w:szCs w:val="22"/>
        </w:rPr>
        <w:t xml:space="preserve">reactions </w:t>
      </w:r>
      <w:r w:rsidR="0004191B">
        <w:rPr>
          <w:rFonts w:cs="Arial"/>
          <w:szCs w:val="22"/>
        </w:rPr>
        <w:t>that occur during</w:t>
      </w:r>
      <w:r w:rsidR="002D0AE7">
        <w:rPr>
          <w:rFonts w:cs="Arial"/>
          <w:szCs w:val="22"/>
        </w:rPr>
        <w:t xml:space="preserve"> </w:t>
      </w:r>
      <w:r w:rsidR="0004191B">
        <w:rPr>
          <w:rFonts w:cs="Arial"/>
          <w:szCs w:val="22"/>
        </w:rPr>
        <w:t>the</w:t>
      </w:r>
      <w:r w:rsidR="002D0AE7">
        <w:rPr>
          <w:rFonts w:cs="Arial"/>
          <w:szCs w:val="22"/>
        </w:rPr>
        <w:t xml:space="preserve"> electrochemical process</w:t>
      </w:r>
      <w:r w:rsidR="0004191B">
        <w:rPr>
          <w:rFonts w:cs="Arial"/>
          <w:szCs w:val="22"/>
        </w:rPr>
        <w:t xml:space="preserve"> of corrosion</w:t>
      </w:r>
      <w:r>
        <w:rPr>
          <w:rFonts w:cs="Arial"/>
          <w:szCs w:val="22"/>
        </w:rPr>
        <w:t>.</w:t>
      </w:r>
      <w:r>
        <w:rPr>
          <w:rFonts w:cs="Arial"/>
          <w:szCs w:val="22"/>
        </w:rPr>
        <w:tab/>
      </w:r>
      <w:r>
        <w:rPr>
          <w:rFonts w:cs="Arial"/>
          <w:szCs w:val="22"/>
        </w:rPr>
        <w:tab/>
      </w:r>
      <w:r>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sidR="002D0AE7">
        <w:rPr>
          <w:rFonts w:cs="Arial"/>
          <w:szCs w:val="22"/>
        </w:rPr>
        <w:tab/>
      </w:r>
      <w:r>
        <w:rPr>
          <w:rFonts w:cs="Arial"/>
          <w:szCs w:val="22"/>
        </w:rPr>
        <w:tab/>
      </w:r>
      <w:r>
        <w:rPr>
          <w:rFonts w:cs="Arial"/>
          <w:szCs w:val="22"/>
        </w:rPr>
        <w:t>(</w:t>
      </w:r>
      <w:r w:rsidR="00626F86">
        <w:rPr>
          <w:rFonts w:cs="Arial"/>
          <w:szCs w:val="22"/>
        </w:rPr>
        <w:t>3</w:t>
      </w:r>
      <w:r>
        <w:rPr>
          <w:rFonts w:cs="Arial"/>
          <w:szCs w:val="22"/>
        </w:rPr>
        <w:t xml:space="preserve"> marks)</w:t>
      </w:r>
    </w:p>
    <w:p w:rsidR="005E58F2" w:rsidP="005E58F2" w:rsidRDefault="005E58F2" w14:paraId="7913948D" w14:textId="77777777">
      <w:pPr>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9C3ECD" w:rsidTr="002F253E" w14:paraId="06E63C87" w14:textId="77777777">
        <w:trPr>
          <w:trHeight w:val="1417"/>
        </w:trPr>
        <w:tc>
          <w:tcPr>
            <w:tcW w:w="1305" w:type="dxa"/>
            <w:tcBorders>
              <w:bottom w:val="single" w:color="auto" w:sz="4" w:space="0"/>
            </w:tcBorders>
            <w:vAlign w:val="center"/>
          </w:tcPr>
          <w:p w:rsidRPr="00A01DE3" w:rsidR="009C3ECD" w:rsidP="002F253E" w:rsidRDefault="009C3ECD" w14:paraId="0C5D5BFD" w14:textId="373508D1">
            <w:pPr>
              <w:jc w:val="center"/>
              <w:rPr>
                <w:rFonts w:cs="Arial"/>
                <w:szCs w:val="22"/>
              </w:rPr>
            </w:pPr>
            <w:r>
              <w:rPr>
                <w:rFonts w:cs="Arial"/>
                <w:szCs w:val="22"/>
              </w:rPr>
              <w:t>anod</w:t>
            </w:r>
            <w:r w:rsidR="00987733">
              <w:rPr>
                <w:rFonts w:cs="Arial"/>
                <w:szCs w:val="22"/>
              </w:rPr>
              <w:t>ic region</w:t>
            </w:r>
          </w:p>
        </w:tc>
        <w:tc>
          <w:tcPr>
            <w:tcW w:w="7507" w:type="dxa"/>
            <w:tcBorders>
              <w:bottom w:val="single" w:color="auto" w:sz="4" w:space="0"/>
            </w:tcBorders>
            <w:vAlign w:val="center"/>
          </w:tcPr>
          <w:p w:rsidRPr="00A01DE3" w:rsidR="009C3ECD" w:rsidP="002F253E" w:rsidRDefault="009C3ECD" w14:paraId="749EB081" w14:textId="77777777">
            <w:pPr>
              <w:ind w:left="880" w:hanging="851"/>
              <w:rPr>
                <w:rFonts w:cs="Arial"/>
                <w:szCs w:val="22"/>
              </w:rPr>
            </w:pPr>
          </w:p>
        </w:tc>
      </w:tr>
      <w:tr w:rsidR="009C3ECD" w:rsidTr="002F253E" w14:paraId="0DEF8FB6" w14:textId="77777777">
        <w:trPr>
          <w:trHeight w:val="1417"/>
        </w:trPr>
        <w:tc>
          <w:tcPr>
            <w:tcW w:w="1305" w:type="dxa"/>
            <w:tcBorders>
              <w:bottom w:val="single" w:color="auto" w:sz="4" w:space="0"/>
            </w:tcBorders>
            <w:vAlign w:val="center"/>
          </w:tcPr>
          <w:p w:rsidRPr="00A01DE3" w:rsidR="009C3ECD" w:rsidP="002F253E" w:rsidRDefault="009C3ECD" w14:paraId="49ACBDAA" w14:textId="3FFDDD4C">
            <w:pPr>
              <w:jc w:val="center"/>
              <w:rPr>
                <w:rFonts w:cs="Arial"/>
                <w:szCs w:val="22"/>
              </w:rPr>
            </w:pPr>
            <w:r>
              <w:rPr>
                <w:rFonts w:cs="Arial"/>
                <w:szCs w:val="22"/>
              </w:rPr>
              <w:t>cathod</w:t>
            </w:r>
            <w:r w:rsidR="00987733">
              <w:rPr>
                <w:rFonts w:cs="Arial"/>
                <w:szCs w:val="22"/>
              </w:rPr>
              <w:t>ic region</w:t>
            </w:r>
          </w:p>
        </w:tc>
        <w:tc>
          <w:tcPr>
            <w:tcW w:w="7507" w:type="dxa"/>
            <w:tcBorders>
              <w:bottom w:val="single" w:color="auto" w:sz="4" w:space="0"/>
            </w:tcBorders>
            <w:vAlign w:val="center"/>
          </w:tcPr>
          <w:p w:rsidRPr="00A01DE3" w:rsidR="009C3ECD" w:rsidP="002F253E" w:rsidRDefault="009C3ECD" w14:paraId="02F50C90" w14:textId="77777777">
            <w:pPr>
              <w:ind w:left="880" w:hanging="851"/>
              <w:rPr>
                <w:rFonts w:cs="Arial"/>
                <w:szCs w:val="22"/>
              </w:rPr>
            </w:pPr>
          </w:p>
        </w:tc>
      </w:tr>
    </w:tbl>
    <w:p w:rsidR="00626F86" w:rsidP="00296370" w:rsidRDefault="00626F86" w14:paraId="55CDC4EF" w14:textId="77777777">
      <w:pPr>
        <w:spacing w:line="360" w:lineRule="auto"/>
        <w:rPr>
          <w:rFonts w:cs="Arial"/>
          <w:szCs w:val="22"/>
        </w:rPr>
      </w:pPr>
    </w:p>
    <w:p w:rsidR="005E58F2" w:rsidP="00626F86" w:rsidRDefault="005E58F2" w14:paraId="2F9B4616" w14:textId="072D3669">
      <w:pPr>
        <w:ind w:left="720" w:hanging="720"/>
        <w:rPr>
          <w:rFonts w:cs="Arial"/>
          <w:szCs w:val="22"/>
        </w:rPr>
      </w:pPr>
      <w:r>
        <w:rPr>
          <w:rFonts w:cs="Arial"/>
          <w:szCs w:val="22"/>
        </w:rPr>
        <w:t>(b)</w:t>
      </w:r>
      <w:r>
        <w:rPr>
          <w:rFonts w:cs="Arial"/>
          <w:szCs w:val="22"/>
        </w:rPr>
        <w:tab/>
      </w:r>
      <w:r w:rsidR="002D0AE7">
        <w:rPr>
          <w:rFonts w:cs="Arial"/>
          <w:szCs w:val="22"/>
        </w:rPr>
        <w:t>On the diagram above, label the direction of electron flow</w:t>
      </w:r>
      <w:r>
        <w:rPr>
          <w:rFonts w:cs="Arial"/>
          <w:szCs w:val="22"/>
        </w:rPr>
        <w:t xml:space="preserve">. </w:t>
      </w:r>
      <w:r>
        <w:rPr>
          <w:rFonts w:cs="Arial"/>
          <w:szCs w:val="22"/>
        </w:rPr>
        <w:tab/>
      </w:r>
      <w:r>
        <w:rPr>
          <w:rFonts w:cs="Arial"/>
          <w:szCs w:val="22"/>
        </w:rPr>
        <w:tab/>
      </w:r>
      <w:r>
        <w:rPr>
          <w:rFonts w:cs="Arial"/>
          <w:szCs w:val="22"/>
        </w:rPr>
        <w:tab/>
      </w:r>
      <w:r>
        <w:rPr>
          <w:rFonts w:cs="Arial"/>
          <w:szCs w:val="22"/>
        </w:rPr>
        <w:tab/>
      </w:r>
      <w:r>
        <w:rPr>
          <w:rFonts w:cs="Arial"/>
          <w:szCs w:val="22"/>
        </w:rPr>
        <w:t>(</w:t>
      </w:r>
      <w:r w:rsidR="002D0AE7">
        <w:rPr>
          <w:rFonts w:cs="Arial"/>
          <w:szCs w:val="22"/>
        </w:rPr>
        <w:t>1</w:t>
      </w:r>
      <w:r>
        <w:rPr>
          <w:rFonts w:cs="Arial"/>
          <w:szCs w:val="22"/>
        </w:rPr>
        <w:t xml:space="preserve"> mark)</w:t>
      </w:r>
    </w:p>
    <w:p w:rsidRPr="00AD4D55" w:rsidR="00296370" w:rsidP="00296370" w:rsidRDefault="00296370" w14:paraId="51BD4F36" w14:textId="079B6930">
      <w:pPr>
        <w:rPr>
          <w:rFonts w:cs="Arial"/>
          <w:sz w:val="18"/>
          <w:szCs w:val="18"/>
        </w:rPr>
      </w:pPr>
    </w:p>
    <w:p w:rsidR="00296370" w:rsidRDefault="00296370" w14:paraId="15278529" w14:textId="77777777">
      <w:pPr>
        <w:rPr>
          <w:rFonts w:cs="Arial"/>
          <w:szCs w:val="22"/>
        </w:rPr>
      </w:pPr>
      <w:r>
        <w:rPr>
          <w:rFonts w:cs="Arial"/>
          <w:szCs w:val="22"/>
        </w:rPr>
        <w:br w:type="page"/>
      </w:r>
    </w:p>
    <w:p w:rsidR="008F1628" w:rsidP="005E58F2" w:rsidRDefault="00985CB5" w14:paraId="6B90914A" w14:textId="38FC7571">
      <w:pPr>
        <w:rPr>
          <w:rFonts w:cs="Arial"/>
          <w:szCs w:val="22"/>
        </w:rPr>
      </w:pPr>
      <w:r>
        <w:rPr>
          <w:rFonts w:cs="Arial"/>
          <w:szCs w:val="22"/>
        </w:rPr>
        <w:t>Cathodic protection is commonly used to prevent the corrosion of submerged steel structures such as fixed offshore platforms</w:t>
      </w:r>
      <w:r w:rsidR="00296370">
        <w:rPr>
          <w:rFonts w:cs="Arial"/>
          <w:szCs w:val="22"/>
        </w:rPr>
        <w:t>.</w:t>
      </w:r>
      <w:r>
        <w:rPr>
          <w:rFonts w:cs="Arial"/>
          <w:szCs w:val="22"/>
        </w:rPr>
        <w:t xml:space="preserve"> There are two types of cathodic protection;</w:t>
      </w:r>
    </w:p>
    <w:p w:rsidR="00985CB5" w:rsidP="005E58F2" w:rsidRDefault="00985CB5" w14:paraId="48324A90" w14:textId="77777777">
      <w:pPr>
        <w:rPr>
          <w:rFonts w:cs="Arial"/>
          <w:szCs w:val="22"/>
        </w:rPr>
      </w:pPr>
    </w:p>
    <w:p w:rsidR="00985CB5" w:rsidP="004F380E" w:rsidRDefault="005570E3" w14:paraId="14DD75B8" w14:textId="185347BC">
      <w:pPr>
        <w:pStyle w:val="ListParagraph"/>
        <w:numPr>
          <w:ilvl w:val="0"/>
          <w:numId w:val="40"/>
        </w:numPr>
        <w:spacing w:line="288" w:lineRule="auto"/>
        <w:ind w:left="1134" w:hanging="425"/>
        <w:rPr>
          <w:rFonts w:cs="Arial"/>
          <w:szCs w:val="22"/>
        </w:rPr>
      </w:pPr>
      <w:r>
        <w:rPr>
          <w:rFonts w:cs="Arial"/>
          <w:szCs w:val="22"/>
        </w:rPr>
        <w:t>s</w:t>
      </w:r>
      <w:r w:rsidR="00985CB5">
        <w:rPr>
          <w:rFonts w:cs="Arial"/>
          <w:szCs w:val="22"/>
        </w:rPr>
        <w:t>acrificial anode cathodic protection</w:t>
      </w:r>
    </w:p>
    <w:p w:rsidR="00985CB5" w:rsidP="00985CB5" w:rsidRDefault="005570E3" w14:paraId="3BEB1D03" w14:textId="17E85FBC">
      <w:pPr>
        <w:pStyle w:val="ListParagraph"/>
        <w:numPr>
          <w:ilvl w:val="0"/>
          <w:numId w:val="40"/>
        </w:numPr>
        <w:ind w:left="1134" w:hanging="425"/>
        <w:rPr>
          <w:rFonts w:cs="Arial"/>
          <w:szCs w:val="22"/>
        </w:rPr>
      </w:pPr>
      <w:r>
        <w:rPr>
          <w:rFonts w:cs="Arial"/>
          <w:szCs w:val="22"/>
        </w:rPr>
        <w:t>i</w:t>
      </w:r>
      <w:r w:rsidR="00985CB5">
        <w:rPr>
          <w:rFonts w:cs="Arial"/>
          <w:szCs w:val="22"/>
        </w:rPr>
        <w:t>mpressed current cathodic protection</w:t>
      </w:r>
    </w:p>
    <w:p w:rsidRPr="00985CB5" w:rsidR="00985CB5" w:rsidP="005A0FE2" w:rsidRDefault="00985CB5" w14:paraId="5CA3AC35" w14:textId="77777777">
      <w:pPr>
        <w:rPr>
          <w:rFonts w:cs="Arial"/>
          <w:szCs w:val="22"/>
        </w:rPr>
      </w:pPr>
    </w:p>
    <w:p w:rsidR="008F1628" w:rsidP="005A0FE2" w:rsidRDefault="00985CB5" w14:paraId="433E74A5" w14:textId="003ED6D7">
      <w:pPr>
        <w:rPr>
          <w:rFonts w:cs="Arial"/>
          <w:szCs w:val="22"/>
        </w:rPr>
      </w:pPr>
      <w:r>
        <w:rPr>
          <w:rFonts w:cs="Arial"/>
          <w:szCs w:val="22"/>
        </w:rPr>
        <w:t>The diagram below shows how sacrificial anodes made of aluminium have been bolted to the platform, in order to prevent corrosion.</w:t>
      </w:r>
    </w:p>
    <w:p w:rsidR="00296370" w:rsidP="005A0FE2" w:rsidRDefault="00296370" w14:paraId="3BAA2B62" w14:textId="6284E0F1">
      <w:pPr>
        <w:rPr>
          <w:rFonts w:cs="Arial"/>
          <w:szCs w:val="22"/>
        </w:rPr>
      </w:pPr>
    </w:p>
    <w:p w:rsidR="00985CB5" w:rsidP="005A0FE2" w:rsidRDefault="00985CB5" w14:paraId="63B635CB" w14:textId="3EF95824">
      <w:pPr>
        <w:rPr>
          <w:rFonts w:cs="Arial"/>
          <w:szCs w:val="22"/>
        </w:rPr>
      </w:pPr>
    </w:p>
    <w:p w:rsidR="005A0FE2" w:rsidP="004F380E" w:rsidRDefault="004F380E" w14:paraId="6E214127" w14:textId="59119C1C">
      <w:pPr>
        <w:jc w:val="center"/>
        <w:rPr>
          <w:rFonts w:cs="Arial"/>
          <w:szCs w:val="22"/>
        </w:rPr>
      </w:pPr>
      <w:r>
        <w:rPr>
          <w:rFonts w:cs="Arial"/>
          <w:noProof/>
          <w:szCs w:val="22"/>
        </w:rPr>
        <mc:AlternateContent>
          <mc:Choice Requires="wpg">
            <w:drawing>
              <wp:inline distT="0" distB="0" distL="0" distR="0" wp14:anchorId="139ED3E3" wp14:editId="4B0365F2">
                <wp:extent cx="3751939" cy="3643198"/>
                <wp:effectExtent l="0" t="0" r="7620" b="27305"/>
                <wp:docPr id="824" name="Group 824"/>
                <wp:cNvGraphicFramePr/>
                <a:graphic xmlns:a="http://schemas.openxmlformats.org/drawingml/2006/main">
                  <a:graphicData uri="http://schemas.microsoft.com/office/word/2010/wordprocessingGroup">
                    <wpg:wgp>
                      <wpg:cNvGrpSpPr/>
                      <wpg:grpSpPr>
                        <a:xfrm>
                          <a:off x="0" y="0"/>
                          <a:ext cx="3751939" cy="3643198"/>
                          <a:chOff x="0" y="0"/>
                          <a:chExt cx="3751939" cy="3643198"/>
                        </a:xfrm>
                      </wpg:grpSpPr>
                      <wpg:grpSp>
                        <wpg:cNvPr id="250" name="Group 250"/>
                        <wpg:cNvGrpSpPr/>
                        <wpg:grpSpPr>
                          <a:xfrm>
                            <a:off x="0" y="0"/>
                            <a:ext cx="3751939" cy="3643198"/>
                            <a:chOff x="0" y="0"/>
                            <a:chExt cx="3751939" cy="3643198"/>
                          </a:xfrm>
                        </wpg:grpSpPr>
                        <wps:wsp>
                          <wps:cNvPr id="37" name="Freeform 37"/>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rapezium 39"/>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reeform 43"/>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685053" y="989853"/>
                              <a:ext cx="591379" cy="2147840"/>
                              <a:chOff x="0" y="0"/>
                              <a:chExt cx="591379" cy="2147840"/>
                            </a:xfrm>
                          </wpg:grpSpPr>
                          <wps:wsp>
                            <wps:cNvPr id="49" name="Straight Connector 49"/>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56" name="Group 456"/>
                          <wpg:cNvGrpSpPr/>
                          <wpg:grpSpPr>
                            <a:xfrm flipH="1">
                              <a:off x="1581524" y="989853"/>
                              <a:ext cx="591379" cy="2147840"/>
                              <a:chOff x="0" y="0"/>
                              <a:chExt cx="591379" cy="2147840"/>
                            </a:xfrm>
                          </wpg:grpSpPr>
                          <wps:wsp>
                            <wps:cNvPr id="457" name="Straight Connector 457"/>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Straight Connector 458"/>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1" name="Straight Connector 461"/>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3" name="Straight Connector 463"/>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4" name="Straight Connector 484"/>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5" name="Straight Connector 485"/>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7" name="Straight Connector 487"/>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8" name="Straight Connector 488"/>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9" name="Straight Connector 489"/>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Straight Connector 490"/>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Straight Connector 491"/>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2" name="Straight Connector 492"/>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4" name="Straight Connector 49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5" name="Straight Connector 49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6" name="Straight Connector 49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7" name="Straight Connector 49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48" name="Group 248"/>
                          <wpg:cNvGrpSpPr/>
                          <wpg:grpSpPr>
                            <a:xfrm>
                              <a:off x="0" y="1228165"/>
                              <a:ext cx="3751939" cy="55616"/>
                              <a:chOff x="0" y="0"/>
                              <a:chExt cx="3751939" cy="55616"/>
                            </a:xfrm>
                          </wpg:grpSpPr>
                          <wpg:grpSp>
                            <wpg:cNvPr id="96" name="Group 96"/>
                            <wpg:cNvGrpSpPr/>
                            <wpg:grpSpPr>
                              <a:xfrm>
                                <a:off x="0" y="0"/>
                                <a:ext cx="939646" cy="55616"/>
                                <a:chOff x="0" y="0"/>
                                <a:chExt cx="939646" cy="55616"/>
                              </a:xfrm>
                            </wpg:grpSpPr>
                            <wpg:grpSp>
                              <wpg:cNvPr id="82" name="Group 82"/>
                              <wpg:cNvGrpSpPr/>
                              <wpg:grpSpPr>
                                <a:xfrm>
                                  <a:off x="0" y="0"/>
                                  <a:ext cx="467537" cy="55616"/>
                                  <a:chOff x="0" y="0"/>
                                  <a:chExt cx="467537" cy="55616"/>
                                </a:xfrm>
                              </wpg:grpSpPr>
                              <wps:wsp>
                                <wps:cNvPr id="80" name="Freeform 80"/>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Freeform 81"/>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472109" y="0"/>
                                  <a:ext cx="467537" cy="55616"/>
                                  <a:chOff x="0" y="0"/>
                                  <a:chExt cx="467537" cy="55616"/>
                                </a:xfrm>
                              </wpg:grpSpPr>
                              <wps:wsp>
                                <wps:cNvPr id="94" name="Freeform 9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reeform 9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7" name="Group 97"/>
                            <wpg:cNvGrpSpPr/>
                            <wpg:grpSpPr>
                              <a:xfrm>
                                <a:off x="939248" y="0"/>
                                <a:ext cx="939646" cy="55616"/>
                                <a:chOff x="0" y="0"/>
                                <a:chExt cx="939646" cy="55616"/>
                              </a:xfrm>
                            </wpg:grpSpPr>
                            <wpg:grpSp>
                              <wpg:cNvPr id="98" name="Group 98"/>
                              <wpg:cNvGrpSpPr/>
                              <wpg:grpSpPr>
                                <a:xfrm>
                                  <a:off x="0" y="0"/>
                                  <a:ext cx="467537" cy="55616"/>
                                  <a:chOff x="0" y="0"/>
                                  <a:chExt cx="467537" cy="55616"/>
                                </a:xfrm>
                              </wpg:grpSpPr>
                              <wps:wsp>
                                <wps:cNvPr id="99" name="Freeform 99"/>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Freeform 100"/>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1" name="Group 101"/>
                              <wpg:cNvGrpSpPr/>
                              <wpg:grpSpPr>
                                <a:xfrm>
                                  <a:off x="472109" y="0"/>
                                  <a:ext cx="467537" cy="55616"/>
                                  <a:chOff x="0" y="0"/>
                                  <a:chExt cx="467537" cy="55616"/>
                                </a:xfrm>
                              </wpg:grpSpPr>
                              <wps:wsp>
                                <wps:cNvPr id="102" name="Freeform 10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Freeform 10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4" name="Group 104"/>
                            <wpg:cNvGrpSpPr/>
                            <wpg:grpSpPr>
                              <a:xfrm>
                                <a:off x="1878496" y="0"/>
                                <a:ext cx="939646" cy="55616"/>
                                <a:chOff x="0" y="0"/>
                                <a:chExt cx="939646" cy="55616"/>
                              </a:xfrm>
                            </wpg:grpSpPr>
                            <wpg:grpSp>
                              <wpg:cNvPr id="106" name="Group 106"/>
                              <wpg:cNvGrpSpPr/>
                              <wpg:grpSpPr>
                                <a:xfrm>
                                  <a:off x="0" y="0"/>
                                  <a:ext cx="467537" cy="55616"/>
                                  <a:chOff x="0" y="0"/>
                                  <a:chExt cx="467537" cy="55616"/>
                                </a:xfrm>
                              </wpg:grpSpPr>
                              <wps:wsp>
                                <wps:cNvPr id="107" name="Freeform 107"/>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reeform 108"/>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 name="Group 110"/>
                              <wpg:cNvGrpSpPr/>
                              <wpg:grpSpPr>
                                <a:xfrm>
                                  <a:off x="472109" y="0"/>
                                  <a:ext cx="467537" cy="55616"/>
                                  <a:chOff x="0" y="0"/>
                                  <a:chExt cx="467537" cy="55616"/>
                                </a:xfrm>
                              </wpg:grpSpPr>
                              <wps:wsp>
                                <wps:cNvPr id="113" name="Freeform 11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reeform 11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5" name="Group 115"/>
                            <wpg:cNvGrpSpPr/>
                            <wpg:grpSpPr>
                              <a:xfrm>
                                <a:off x="2812774" y="0"/>
                                <a:ext cx="939165" cy="55245"/>
                                <a:chOff x="0" y="0"/>
                                <a:chExt cx="939646" cy="55616"/>
                              </a:xfrm>
                            </wpg:grpSpPr>
                            <wpg:grpSp>
                              <wpg:cNvPr id="116" name="Group 116"/>
                              <wpg:cNvGrpSpPr/>
                              <wpg:grpSpPr>
                                <a:xfrm>
                                  <a:off x="0" y="0"/>
                                  <a:ext cx="467537" cy="55616"/>
                                  <a:chOff x="0" y="0"/>
                                  <a:chExt cx="467537" cy="55616"/>
                                </a:xfrm>
                              </wpg:grpSpPr>
                              <wps:wsp>
                                <wps:cNvPr id="243" name="Freeform 243"/>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Freeform 244"/>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5" name="Group 245"/>
                              <wpg:cNvGrpSpPr/>
                              <wpg:grpSpPr>
                                <a:xfrm>
                                  <a:off x="472109" y="0"/>
                                  <a:ext cx="467537" cy="55616"/>
                                  <a:chOff x="0" y="0"/>
                                  <a:chExt cx="467537" cy="55616"/>
                                </a:xfrm>
                              </wpg:grpSpPr>
                              <wps:wsp>
                                <wps:cNvPr id="246" name="Freeform 246"/>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Freeform 247"/>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23" name="Group 823"/>
                        <wpg:cNvGrpSpPr/>
                        <wpg:grpSpPr>
                          <a:xfrm>
                            <a:off x="660400" y="1617382"/>
                            <a:ext cx="2865420" cy="1234470"/>
                            <a:chOff x="0" y="0"/>
                            <a:chExt cx="2865420" cy="1234470"/>
                          </a:xfrm>
                        </wpg:grpSpPr>
                        <wps:wsp>
                          <wps:cNvPr id="249" name="Rectangle 249"/>
                          <wps:cNvSpPr/>
                          <wps:spPr>
                            <a:xfrm rot="4937742">
                              <a:off x="1252576" y="934992"/>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 name="Rectangle 797"/>
                          <wps:cNvSpPr/>
                          <wps:spPr>
                            <a:xfrm rot="4937742">
                              <a:off x="1144999" y="199886"/>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Rectangle 798"/>
                          <wps:cNvSpPr/>
                          <wps:spPr>
                            <a:xfrm rot="16662258" flipH="1">
                              <a:off x="-199707" y="943957"/>
                              <a:ext cx="490220" cy="9080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Rectangle 799"/>
                          <wps:cNvSpPr/>
                          <wps:spPr>
                            <a:xfrm rot="16662258" flipH="1">
                              <a:off x="-92130" y="208851"/>
                              <a:ext cx="490685" cy="90913"/>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ext Box 800"/>
                          <wps:cNvSpPr txBox="1"/>
                          <wps:spPr>
                            <a:xfrm>
                              <a:off x="1870337" y="370907"/>
                              <a:ext cx="995083" cy="484015"/>
                            </a:xfrm>
                            <a:prstGeom prst="rect">
                              <a:avLst/>
                            </a:prstGeom>
                            <a:noFill/>
                            <a:ln w="6350">
                              <a:noFill/>
                            </a:ln>
                          </wps:spPr>
                          <wps:txbx>
                            <w:txbxContent>
                              <w:p w:rsidR="004F380E" w:rsidP="004F380E" w:rsidRDefault="004F380E" w14:paraId="27B8F091" w14:textId="30059FD8">
                                <w:pPr>
                                  <w:jc w:val="center"/>
                                </w:pPr>
                                <w:r>
                                  <w:t>sacrificial A</w:t>
                                </w:r>
                                <w:r w:rsidRPr="00C6707E">
                                  <w:rPr>
                                    <w:rFonts w:ascii="PT Sans" w:hAnsi="PT Sans"/>
                                    <w:sz w:val="23"/>
                                    <w:szCs w:val="23"/>
                                  </w:rPr>
                                  <w:t>l</w:t>
                                </w:r>
                                <w:r>
                                  <w:t>(s) anodes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1" name="Straight Arrow Connector 801"/>
                          <wps:cNvCnPr/>
                          <wps:spPr>
                            <a:xfrm flipH="1" flipV="1">
                              <a:off x="1493820" y="373148"/>
                              <a:ext cx="460375" cy="133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wps:spPr>
                            <a:xfrm flipH="1">
                              <a:off x="1573008" y="621919"/>
                              <a:ext cx="360726" cy="23173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7C9008A9">
              <v:group id="Group 824" style="width:295.45pt;height:286.85pt;mso-position-horizontal-relative:char;mso-position-vertical-relative:line" coordsize="37519,36431" o:spid="_x0000_s1243" w14:anchorId="139ED3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">
                <v:group id="Group 250" style="position:absolute;width:37519;height:36431" coordsize="37519,36431" o:spid="_x0000_s1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37" style="position:absolute;left:986;top:31413;width:35346;height:5018;visibility:visible;mso-wrap-style:square;v-text-anchor:middle" coordsize="3534662,501816" o:spid="_x0000_s1245" filled="f" strokecolor="#272727 [2749]" strokeweight="3pt" path="m,l1790386,2353v471288,9357,746631,-29455,1037344,53789c3118443,139386,3326552,320601,3534662,5018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">
                    <v:stroke joinstyle="miter"/>
                    <v:path arrowok="t" o:connecttype="custom" o:connectlocs="0,0;1790386,2353;2827730,56142;3534662,501816" o:connectangles="0,0,0,0"/>
                  </v:shape>
                  <v:rect id="Rectangle 38" style="position:absolute;left:7888;top:5647;width:12525;height:4226;visibility:visible;mso-wrap-style:square;v-text-anchor:middle" o:spid="_x0000_s1246" fillcolor="#404040 [2429]"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"/>
                  <v:shape id="Trapezium 39" style="position:absolute;left:11422;top:1075;width:3688;height:4611;visibility:visible;mso-wrap-style:square;v-text-anchor:middle" coordsize="368834,461042" o:spid="_x0000_s1247" fillcolor="#404040 [2429]" strokecolor="#404040 [2429]" strokeweight="1pt" path="m,461042l92209,,276626,r92208,461042l,461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">
                    <v:stroke joinstyle="miter"/>
                    <v:path arrowok="t" o:connecttype="custom" o:connectlocs="0,461042;92209,0;276626,0;368834,461042;0,461042" o:connectangles="0,0,0,0,0"/>
                  </v:shape>
                  <v:rect id="Rectangle 40" style="position:absolute;left:19274;top:5020;width:1301;height:2527;visibility:visible;mso-wrap-style:square;v-text-anchor:middle" o:spid="_x0000_s1248"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v:rect id="Rectangle 41" style="position:absolute;left:12729;width:769;height:1296;visibility:visible;mso-wrap-style:square;v-text-anchor:middle" o:spid="_x0000_s1249" fillcolor="#404040 [2429]"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"/>
                  <v:rect id="Rectangle 42" style="position:absolute;left:17839;top:4392;width:1152;height:1297;visibility:visible;mso-wrap-style:square;v-text-anchor:middle" o:spid="_x0000_s1250" fillcolor="#0d0d0d [3069]"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"/>
                  <v:shape id="Freeform 43" style="position:absolute;left:17839;top:806;width:5317;height:3544;visibility:visible;mso-wrap-style:square;v-text-anchor:middle" coordsize="531683,354365" o:spid="_x0000_s1251" filled="f" strokecolor="#0d0d0d [3069]" strokeweight="1pt" path="m,354365l420201,45160c507496,-12763,514082,-1543,523772,6826v9690,8369,22926,31064,-45430,88547l113639,351722,266920,164085c340918,137657,445726,111191,488913,84802,532100,58413,537911,11669,526043,5750,514175,-169,486700,-6776,449272,29303,411844,65382,350742,157918,301477,222226l58141,3094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">
                    <v:stroke joinstyle="miter"/>
                    <v:path arrowok="t" o:connecttype="custom" o:connectlocs="0,354365;420201,45160;523772,6826;478342,95373;113639,351722;266920,164085;488913,84802;526043,5750;449272,29303;301477,222226;58141,309437" o:connectangles="0,0,0,0,0,0,0,0,0,0,0"/>
                  </v:shape>
                  <v:group id="Group 455" style="position:absolute;left:6850;top:9898;width:5914;height:21478" coordsize="5913,21478" o:spid="_x0000_s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9" style="position:absolute;flip:x;visibility:visible;mso-wrap-style:square" o:spid="_x0000_s1253" strokecolor="black [3213]" strokeweight="1.5pt" o:connectortype="straight" from="0,27" to="3077,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">
                      <v:stroke joinstyle="miter"/>
                    </v:line>
                    <v:line id="Straight Connector 51" style="position:absolute;flip:x;visibility:visible;mso-wrap-style:square" o:spid="_x0000_s1254" strokecolor="black [3213]" strokeweight="1.5pt" o:connectortype="straight" from="5913,0" to="5913,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">
                      <v:stroke joinstyle="miter"/>
                    </v:line>
                    <v:line id="Straight Connector 52" style="position:absolute;visibility:visible;mso-wrap-style:square" o:spid="_x0000_s1255" strokecolor="black [3213]" strokeweight="1.5pt" o:connectortype="straight" from="546,18663" to="590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">
                      <v:stroke joinstyle="miter"/>
                    </v:line>
                    <v:line id="Straight Connector 53" style="position:absolute;flip:x;visibility:visible;mso-wrap-style:square" o:spid="_x0000_s1256" strokecolor="black [3213]" strokeweight="1.5pt" o:connectortype="straight" from="0,18663" to="579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">
                      <v:stroke joinstyle="miter"/>
                    </v:line>
                    <v:line id="Straight Connector 55" style="position:absolute;visibility:visible;mso-wrap-style:square" o:spid="_x0000_s1257" strokecolor="black [3213]" strokeweight="1.5pt" o:connectortype="straight" from="993,15830" to="5823,1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">
                      <v:stroke joinstyle="miter"/>
                    </v:line>
                    <v:line id="Straight Connector 56" style="position:absolute;flip:x;visibility:visible;mso-wrap-style:square" o:spid="_x0000_s1258" strokecolor="black [3213]" strokeweight="1.5pt" o:connectortype="straight" from="695,15830" to="5883,1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">
                      <v:stroke joinstyle="miter"/>
                    </v:line>
                    <v:line id="Straight Connector 57" style="position:absolute;visibility:visible;mso-wrap-style:square" o:spid="_x0000_s1259" strokecolor="black [3213]" strokeweight="1.5pt" o:connectortype="straight" from="1341,13047" to="5897,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">
                      <v:stroke joinstyle="miter"/>
                    </v:line>
                    <v:line id="Straight Connector 58" style="position:absolute;flip:x;visibility:visible;mso-wrap-style:square" o:spid="_x0000_s1260" strokecolor="black [3213]" strokeweight="1.5pt" o:connectortype="straight" from="844,13047" to="5797,1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">
                      <v:stroke joinstyle="miter"/>
                    </v:line>
                    <v:line id="Straight Connector 59" style="position:absolute;visibility:visible;mso-wrap-style:square" o:spid="_x0000_s1261" strokecolor="black [3213]" strokeweight="1.5pt" o:connectortype="straight" from="1739,10165" to="5894,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">
                      <v:stroke joinstyle="miter"/>
                    </v:line>
                    <v:line id="Straight Connector 60" style="position:absolute;flip:x;visibility:visible;mso-wrap-style:square" o:spid="_x0000_s1262" strokecolor="black [3213]" strokeweight="1.5pt" o:connectortype="straight" from="1341,10513" to="5819,1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">
                      <v:stroke joinstyle="miter"/>
                    </v:line>
                    <v:line id="Straight Connector 61" style="position:absolute;visibility:visible;mso-wrap-style:square" o:spid="_x0000_s1263" strokecolor="black [3213]" strokeweight="1.5pt" o:connectortype="straight" from="2136,7332" to="5791,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">
                      <v:stroke joinstyle="miter"/>
                    </v:line>
                    <v:line id="Straight Connector 62" style="position:absolute;flip:x;visibility:visible;mso-wrap-style:square" o:spid="_x0000_s1264" strokecolor="black [3213]" strokeweight="1.5pt" o:connectortype="straight" from="1739,7531" to="5819,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">
                      <v:stroke joinstyle="miter"/>
                    </v:line>
                    <v:line id="Straight Connector 63" style="position:absolute;visibility:visible;mso-wrap-style:square" o:spid="_x0000_s1265" strokecolor="black [3213]" strokeweight="1.5pt" o:connectortype="straight" from="2534,4997" to="5785,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">
                      <v:stroke joinstyle="miter"/>
                    </v:line>
                    <v:line id="Straight Connector 450" style="position:absolute;flip:x;visibility:visible;mso-wrap-style:square" o:spid="_x0000_s1266" strokecolor="black [3213]" strokeweight="1.5pt" o:connectortype="straight" from="2136,4997" to="5776,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">
                      <v:stroke joinstyle="miter"/>
                    </v:line>
                    <v:line id="Straight Connector 451" style="position:absolute;visibility:visible;mso-wrap-style:square" o:spid="_x0000_s1267" strokecolor="black [3213]" strokeweight="1.5pt" o:connectortype="straight" from="2683,2760" to="589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">
                      <v:stroke joinstyle="miter"/>
                    </v:line>
                    <v:line id="Straight Connector 452" style="position:absolute;flip:x;visibility:visible;mso-wrap-style:square" o:spid="_x0000_s1268" strokecolor="black [3213]" strokeweight="1.5pt" o:connectortype="straight" from="2286,2760" to="581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">
                      <v:stroke joinstyle="miter"/>
                    </v:line>
                    <v:line id="Straight Connector 453" style="position:absolute;visibility:visible;mso-wrap-style:square" o:spid="_x0000_s1269" strokecolor="black [3213]" strokeweight="1.5pt" o:connectortype="straight" from="3081,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">
                      <v:stroke joinstyle="miter"/>
                    </v:line>
                    <v:line id="Straight Connector 454" style="position:absolute;flip:x;visibility:visible;mso-wrap-style:square" o:spid="_x0000_s1270" strokecolor="black [3213]" strokeweight="1.5pt" o:connectortype="straight" from="2683,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">
                      <v:stroke joinstyle="miter"/>
                    </v:line>
                  </v:group>
                  <v:group id="Group 456" style="position:absolute;left:15815;top:9898;width:5914;height:21478;flip:x" coordsize="5913,21478" o:spid="_x0000_s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">
                    <v:line id="Straight Connector 457" style="position:absolute;flip:x;visibility:visible;mso-wrap-style:square" o:spid="_x0000_s1272" strokecolor="black [3213]" strokeweight="1.5pt" o:connectortype="straight" from="0,27" to="3077,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">
                      <v:stroke joinstyle="miter"/>
                    </v:line>
                    <v:line id="Straight Connector 458" style="position:absolute;flip:x;visibility:visible;mso-wrap-style:square" o:spid="_x0000_s1273" strokecolor="black [3213]" strokeweight="1.5pt" o:connectortype="straight" from="5913,0" to="5913,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">
                      <v:stroke joinstyle="miter"/>
                    </v:line>
                    <v:line id="Straight Connector 459" style="position:absolute;visibility:visible;mso-wrap-style:square" o:spid="_x0000_s1274" strokecolor="black [3213]" strokeweight="1.5pt" o:connectortype="straight" from="546,18663" to="590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">
                      <v:stroke joinstyle="miter"/>
                    </v:line>
                    <v:line id="Straight Connector 460" style="position:absolute;flip:x;visibility:visible;mso-wrap-style:square" o:spid="_x0000_s1275" strokecolor="black [3213]" strokeweight="1.5pt" o:connectortype="straight" from="0,18663" to="579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">
                      <v:stroke joinstyle="miter"/>
                    </v:line>
                    <v:line id="Straight Connector 461" style="position:absolute;visibility:visible;mso-wrap-style:square" o:spid="_x0000_s1276" strokecolor="black [3213]" strokeweight="1.5pt" o:connectortype="straight" from="993,15830" to="5823,1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">
                      <v:stroke joinstyle="miter"/>
                    </v:line>
                    <v:line id="Straight Connector 463" style="position:absolute;flip:x;visibility:visible;mso-wrap-style:square" o:spid="_x0000_s1277" strokecolor="black [3213]" strokeweight="1.5pt" o:connectortype="straight" from="695,15830" to="5883,1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">
                      <v:stroke joinstyle="miter"/>
                    </v:line>
                    <v:line id="Straight Connector 484" style="position:absolute;visibility:visible;mso-wrap-style:square" o:spid="_x0000_s1278" strokecolor="black [3213]" strokeweight="1.5pt" o:connectortype="straight" from="1341,13047" to="5897,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">
                      <v:stroke joinstyle="miter"/>
                    </v:line>
                    <v:line id="Straight Connector 485" style="position:absolute;flip:x;visibility:visible;mso-wrap-style:square" o:spid="_x0000_s1279" strokecolor="black [3213]" strokeweight="1.5pt" o:connectortype="straight" from="844,13047" to="5797,1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">
                      <v:stroke joinstyle="miter"/>
                    </v:line>
                    <v:line id="Straight Connector 487" style="position:absolute;visibility:visible;mso-wrap-style:square" o:spid="_x0000_s1280" strokecolor="black [3213]" strokeweight="1.5pt" o:connectortype="straight" from="1739,10165" to="5894,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">
                      <v:stroke joinstyle="miter"/>
                    </v:line>
                    <v:line id="Straight Connector 488" style="position:absolute;flip:x;visibility:visible;mso-wrap-style:square" o:spid="_x0000_s1281" strokecolor="black [3213]" strokeweight="1.5pt" o:connectortype="straight" from="1341,10513" to="5819,1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">
                      <v:stroke joinstyle="miter"/>
                    </v:line>
                    <v:line id="Straight Connector 489" style="position:absolute;visibility:visible;mso-wrap-style:square" o:spid="_x0000_s1282" strokecolor="black [3213]" strokeweight="1.5pt" o:connectortype="straight" from="2136,7332" to="5791,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">
                      <v:stroke joinstyle="miter"/>
                    </v:line>
                    <v:line id="Straight Connector 490" style="position:absolute;flip:x;visibility:visible;mso-wrap-style:square" o:spid="_x0000_s1283" strokecolor="black [3213]" strokeweight="1.5pt" o:connectortype="straight" from="1739,7531" to="5819,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">
                      <v:stroke joinstyle="miter"/>
                    </v:line>
                    <v:line id="Straight Connector 491" style="position:absolute;visibility:visible;mso-wrap-style:square" o:spid="_x0000_s1284" strokecolor="black [3213]" strokeweight="1.5pt" o:connectortype="straight" from="2534,4997" to="5785,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">
                      <v:stroke joinstyle="miter"/>
                    </v:line>
                    <v:line id="Straight Connector 492" style="position:absolute;flip:x;visibility:visible;mso-wrap-style:square" o:spid="_x0000_s1285" strokecolor="black [3213]" strokeweight="1.5pt" o:connectortype="straight" from="2136,4997" to="5776,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">
                      <v:stroke joinstyle="miter"/>
                    </v:line>
                    <v:line id="Straight Connector 494" style="position:absolute;visibility:visible;mso-wrap-style:square" o:spid="_x0000_s1286" strokecolor="black [3213]" strokeweight="1.5pt" o:connectortype="straight" from="2683,2760" to="589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">
                      <v:stroke joinstyle="miter"/>
                    </v:line>
                    <v:line id="Straight Connector 495" style="position:absolute;flip:x;visibility:visible;mso-wrap-style:square" o:spid="_x0000_s1287" strokecolor="black [3213]" strokeweight="1.5pt" o:connectortype="straight" from="2286,2760" to="581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">
                      <v:stroke joinstyle="miter"/>
                    </v:line>
                    <v:line id="Straight Connector 496" style="position:absolute;visibility:visible;mso-wrap-style:square" o:spid="_x0000_s1288" strokecolor="black [3213]" strokeweight="1.5pt" o:connectortype="straight" from="3081,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">
                      <v:stroke joinstyle="miter"/>
                    </v:line>
                    <v:line id="Straight Connector 497" style="position:absolute;flip:x;visibility:visible;mso-wrap-style:square" o:spid="_x0000_s1289" strokecolor="black [3213]" strokeweight="1.5pt" o:connectortype="straight" from="2683,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">
                      <v:stroke joinstyle="miter"/>
                    </v:line>
                  </v:group>
                  <v:group id="Group 248" style="position:absolute;top:12281;width:37519;height:556" coordsize="37519,556" o:spid="_x0000_s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96" style="position:absolute;width:9396;height:556" coordsize="9396,556" o:spid="_x0000_s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82" style="position:absolute;width:4675;height:556" coordsize="467537,55616" o:spid="_x0000_s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80" style="position:absolute;width:233967;height:55616;visibility:visible;mso-wrap-style:square;v-text-anchor:middle" coordsize="233967,55616" o:spid="_x0000_s1293"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">
                          <v:stroke joinstyle="miter"/>
                          <v:path arrowok="t" o:connecttype="custom" o:connectlocs="0,939;109331,55604;223631,5908;228600,939;228600,939" o:connectangles="0,0,0,0,0"/>
                        </v:shape>
                        <v:shape id="Freeform 81" style="position:absolute;left:233570;width:233967;height:55616;visibility:visible;mso-wrap-style:square;v-text-anchor:middle" coordsize="233967,55616" o:spid="_x0000_s1294"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">
                          <v:stroke joinstyle="miter"/>
                          <v:path arrowok="t" o:connecttype="custom" o:connectlocs="0,939;109331,55604;223631,5908;228600,939;228600,939" o:connectangles="0,0,0,0,0"/>
                        </v:shape>
                      </v:group>
                      <v:group id="Group 93" style="position:absolute;left:4721;width:4675;height:556" coordsize="467537,55616" o:spid="_x0000_s1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94" style="position:absolute;width:233967;height:55616;visibility:visible;mso-wrap-style:square;v-text-anchor:middle" coordsize="233967,55616" o:spid="_x0000_s1296"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XHxAAAANsAAAAPAAAAZHJzL2Rvd25yZXYueG1sRI/dasJA&#10;EIXvC77DMoXelLpRp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OdoVcfEAAAA2wAAAA8A&#10;AAAAAAAAAAAAAAAABwIAAGRycy9kb3ducmV2LnhtbFBLBQYAAAAAAwADALcAAAD4AgAAAAA=&#10;">
                          <v:stroke joinstyle="miter"/>
                          <v:path arrowok="t" o:connecttype="custom" o:connectlocs="0,939;109331,55604;223631,5908;228600,939;228600,939" o:connectangles="0,0,0,0,0"/>
                        </v:shape>
                        <v:shape id="Freeform 95" style="position:absolute;left:233570;width:233967;height:55616;visibility:visible;mso-wrap-style:square;v-text-anchor:middle" coordsize="233967,55616" o:spid="_x0000_s1297"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">
                          <v:stroke joinstyle="miter"/>
                          <v:path arrowok="t" o:connecttype="custom" o:connectlocs="0,939;109331,55604;223631,5908;228600,939;228600,939" o:connectangles="0,0,0,0,0"/>
                        </v:shape>
                      </v:group>
                    </v:group>
                    <v:group id="Group 97" style="position:absolute;left:9392;width:9396;height:556" coordsize="9396,556" o:spid="_x0000_s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style="position:absolute;width:4675;height:556" coordsize="467537,55616" o:spid="_x0000_s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99" style="position:absolute;width:233967;height:55616;visibility:visible;mso-wrap-style:square;v-text-anchor:middle" coordsize="233967,55616" o:spid="_x0000_s1300"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">
                          <v:stroke joinstyle="miter"/>
                          <v:path arrowok="t" o:connecttype="custom" o:connectlocs="0,939;109331,55604;223631,5908;228600,939;228600,939" o:connectangles="0,0,0,0,0"/>
                        </v:shape>
                        <v:shape id="Freeform 100" style="position:absolute;left:233570;width:233967;height:55616;visibility:visible;mso-wrap-style:square;v-text-anchor:middle" coordsize="233967,55616" o:spid="_x0000_s1301"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JP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8fUYnsMtfAAAA//8DAFBLAQItABQABgAIAAAAIQDb4fbL7gAAAIUBAAATAAAAAAAAAAAA&#10;AAAAAAAAAABbQ29udGVudF9UeXBlc10ueG1sUEsBAi0AFAAGAAgAAAAhAFr0LFu/AAAAFQEAAAsA&#10;AAAAAAAAAAAAAAAAHwEAAF9yZWxzLy5yZWxzUEsBAi0AFAAGAAgAAAAhAKDOck/EAAAA3AAAAA8A&#10;AAAAAAAAAAAAAAAABwIAAGRycy9kb3ducmV2LnhtbFBLBQYAAAAAAwADALcAAAD4AgAAAAA=&#10;">
                          <v:stroke joinstyle="miter"/>
                          <v:path arrowok="t" o:connecttype="custom" o:connectlocs="0,939;109331,55604;223631,5908;228600,939;228600,939" o:connectangles="0,0,0,0,0"/>
                        </v:shape>
                      </v:group>
                      <v:group id="Group 101" style="position:absolute;left:4721;width:4675;height:556" coordsize="467537,55616" o:spid="_x0000_s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reeform 102" style="position:absolute;width:233967;height:55616;visibility:visible;mso-wrap-style:square;v-text-anchor:middle" coordsize="233967,55616" o:spid="_x0000_s1303"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">
                          <v:stroke joinstyle="miter"/>
                          <v:path arrowok="t" o:connecttype="custom" o:connectlocs="0,939;109331,55604;223631,5908;228600,939;228600,939" o:connectangles="0,0,0,0,0"/>
                        </v:shape>
                        <v:shape id="Freeform 103" style="position:absolute;left:233570;width:233967;height:55616;visibility:visible;mso-wrap-style:square;v-text-anchor:middle" coordsize="233967,55616" o:spid="_x0000_s1304"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">
                          <v:stroke joinstyle="miter"/>
                          <v:path arrowok="t" o:connecttype="custom" o:connectlocs="0,939;109331,55604;223631,5908;228600,939;228600,939" o:connectangles="0,0,0,0,0"/>
                        </v:shape>
                      </v:group>
                    </v:group>
                    <v:group id="Group 104" style="position:absolute;left:18784;width:9397;height:556" coordsize="9396,556" o:spid="_x0000_s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6" style="position:absolute;width:4675;height:556" coordsize="467537,55616" o:spid="_x0000_s1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107" style="position:absolute;width:233967;height:55616;visibility:visible;mso-wrap-style:square;v-text-anchor:middle" coordsize="233967,55616" o:spid="_x0000_s1307"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">
                          <v:stroke joinstyle="miter"/>
                          <v:path arrowok="t" o:connecttype="custom" o:connectlocs="0,939;109331,55604;223631,5908;228600,939;228600,939" o:connectangles="0,0,0,0,0"/>
                        </v:shape>
                        <v:shape id="Freeform 108" style="position:absolute;left:233570;width:233967;height:55616;visibility:visible;mso-wrap-style:square;v-text-anchor:middle" coordsize="233967,55616" o:spid="_x0000_s1308"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">
                          <v:stroke joinstyle="miter"/>
                          <v:path arrowok="t" o:connecttype="custom" o:connectlocs="0,939;109331,55604;223631,5908;228600,939;228600,939" o:connectangles="0,0,0,0,0"/>
                        </v:shape>
                      </v:group>
                      <v:group id="Group 110" style="position:absolute;left:4721;width:4675;height:556" coordsize="467537,55616" o:spid="_x0000_s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13" style="position:absolute;width:233967;height:55616;visibility:visible;mso-wrap-style:square;v-text-anchor:middle" coordsize="233967,55616" o:spid="_x0000_s1310"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rlxQAAANwAAAAPAAAAZHJzL2Rvd25yZXYueG1sRI/RagJB&#10;DEXfC/2HIUJfis5aQW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DVxXrlxQAAANwAAAAP&#10;AAAAAAAAAAAAAAAAAAcCAABkcnMvZG93bnJldi54bWxQSwUGAAAAAAMAAwC3AAAA+QIAAAAA&#10;">
                          <v:stroke joinstyle="miter"/>
                          <v:path arrowok="t" o:connecttype="custom" o:connectlocs="0,939;109331,55604;223631,5908;228600,939;228600,939" o:connectangles="0,0,0,0,0"/>
                        </v:shape>
                        <v:shape id="Freeform 114" style="position:absolute;left:233570;width:233967;height:55616;visibility:visible;mso-wrap-style:square;v-text-anchor:middle" coordsize="233967,55616" o:spid="_x0000_s1311"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">
                          <v:stroke joinstyle="miter"/>
                          <v:path arrowok="t" o:connecttype="custom" o:connectlocs="0,939;109331,55604;223631,5908;228600,939;228600,939" o:connectangles="0,0,0,0,0"/>
                        </v:shape>
                      </v:group>
                    </v:group>
                    <v:group id="Group 115" style="position:absolute;left:28127;width:9392;height:552" coordsize="9396,556" o:spid="_x0000_s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6" style="position:absolute;width:4675;height:556" coordsize="467537,55616" o:spid="_x0000_s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243" style="position:absolute;width:233967;height:55616;visibility:visible;mso-wrap-style:square;v-text-anchor:middle" coordsize="233967,55616" o:spid="_x0000_s1314"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">
                          <v:stroke joinstyle="miter"/>
                          <v:path arrowok="t" o:connecttype="custom" o:connectlocs="0,939;109331,55604;223631,5908;228600,939;228600,939" o:connectangles="0,0,0,0,0"/>
                        </v:shape>
                        <v:shape id="Freeform 244" style="position:absolute;left:233570;width:233967;height:55616;visibility:visible;mso-wrap-style:square;v-text-anchor:middle" coordsize="233967,55616" o:spid="_x0000_s1315"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">
                          <v:stroke joinstyle="miter"/>
                          <v:path arrowok="t" o:connecttype="custom" o:connectlocs="0,939;109331,55604;223631,5908;228600,939;228600,939" o:connectangles="0,0,0,0,0"/>
                        </v:shape>
                      </v:group>
                      <v:group id="Group 245" style="position:absolute;left:4721;width:4675;height:556" coordsize="467537,55616" o:spid="_x0000_s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Freeform 246" style="position:absolute;width:233967;height:55616;visibility:visible;mso-wrap-style:square;v-text-anchor:middle" coordsize="233967,55616" o:spid="_x0000_s1317"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">
                          <v:stroke joinstyle="miter"/>
                          <v:path arrowok="t" o:connecttype="custom" o:connectlocs="0,939;109331,55604;223631,5908;228600,939;228600,939" o:connectangles="0,0,0,0,0"/>
                        </v:shape>
                        <v:shape id="Freeform 247" style="position:absolute;left:233570;width:233967;height:55616;visibility:visible;mso-wrap-style:square;v-text-anchor:middle" coordsize="233967,55616" o:spid="_x0000_s1318"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">
                          <v:stroke joinstyle="miter"/>
                          <v:path arrowok="t" o:connecttype="custom" o:connectlocs="0,939;109331,55604;223631,5908;228600,939;228600,939" o:connectangles="0,0,0,0,0"/>
                        </v:shape>
                      </v:group>
                    </v:group>
                  </v:group>
                </v:group>
                <v:group id="Group 823" style="position:absolute;left:6604;top:16173;width:28654;height:12345" coordsize="28654,12344" o:spid="_x0000_s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rect id="Rectangle 249" style="position:absolute;left:12526;top:9349;width:4906;height:909;rotation:5393331fd;visibility:visible;mso-wrap-style:square;v-text-anchor:middle" o:spid="_x0000_s1320" fillcolor="white [3212]"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"/>
                  <v:rect id="Rectangle 797" style="position:absolute;left:11450;top:1998;width:4906;height:909;rotation:5393331fd;visibility:visible;mso-wrap-style:square;v-text-anchor:middle" o:spid="_x0000_s1321" fillcolor="white [3212]"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"/>
                  <v:rect id="Rectangle 798" style="position:absolute;left:-1997;top:9439;width:4902;height:908;rotation:5393331fd;flip:x;visibility:visible;mso-wrap-style:square;v-text-anchor:middle" o:spid="_x0000_s1322" fillcolor="white [3212]"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"/>
                  <v:rect id="Rectangle 799" style="position:absolute;left:-922;top:2088;width:4907;height:909;rotation:5393331fd;flip:x;visibility:visible;mso-wrap-style:square;v-text-anchor:middle" o:spid="_x0000_s1323" fillcolor="white [3212]"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"/>
                  <v:shape id="Text Box 800" style="position:absolute;left:18703;top:3709;width:9951;height:4840;visibility:visible;mso-wrap-style:square;v-text-anchor:top" o:spid="_x0000_s132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">
                    <v:textbox>
                      <w:txbxContent>
                        <w:p w:rsidR="004F380E" w:rsidP="004F380E" w:rsidRDefault="004F380E" w14:paraId="220734DE" w14:textId="30059FD8">
                          <w:pPr>
                            <w:jc w:val="center"/>
                          </w:pPr>
                          <w:r>
                            <w:t>sacrificial A</w:t>
                          </w:r>
                          <w:r w:rsidRPr="00C6707E">
                            <w:rPr>
                              <w:rFonts w:ascii="PT Sans" w:hAnsi="PT Sans"/>
                              <w:sz w:val="23"/>
                              <w:szCs w:val="23"/>
                            </w:rPr>
                            <w:t>l</w:t>
                          </w:r>
                          <w:r>
                            <w:t>(s) anodes</w:t>
                          </w:r>
                        </w:p>
                      </w:txbxContent>
                    </v:textbox>
                  </v:shape>
                  <v:shape id="Straight Arrow Connector 801" style="position:absolute;left:14938;top:3731;width:4603;height:1333;flip:x y;visibility:visible;mso-wrap-style:square" o:spid="_x0000_s1325"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">
                    <v:stroke joinstyle="miter" endarrow="block"/>
                  </v:shape>
                  <v:shape id="Straight Arrow Connector 802" style="position:absolute;left:15730;top:6219;width:3607;height:2317;flip:x;visibility:visible;mso-wrap-style:square" o:spid="_x0000_s1326"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">
                    <v:stroke joinstyle="miter" endarrow="block"/>
                  </v:shape>
                </v:group>
                <w10:anchorlock/>
              </v:group>
            </w:pict>
          </mc:Fallback>
        </mc:AlternateContent>
      </w:r>
    </w:p>
    <w:p w:rsidR="005A0FE2" w:rsidP="005A0FE2" w:rsidRDefault="005A0FE2" w14:paraId="41AF28BD" w14:textId="037F556D">
      <w:pPr>
        <w:rPr>
          <w:rFonts w:cs="Arial"/>
          <w:szCs w:val="22"/>
        </w:rPr>
      </w:pPr>
    </w:p>
    <w:p w:rsidR="005A0FE2" w:rsidP="005A0FE2" w:rsidRDefault="005A0FE2" w14:paraId="5BB93C66" w14:textId="77777777">
      <w:pPr>
        <w:rPr>
          <w:rFonts w:cs="Arial"/>
          <w:szCs w:val="22"/>
        </w:rPr>
      </w:pPr>
    </w:p>
    <w:p w:rsidR="005E58F2" w:rsidP="005E58F2" w:rsidRDefault="005E58F2" w14:paraId="6765A240" w14:textId="798A2775">
      <w:pPr>
        <w:ind w:left="720" w:hanging="720"/>
        <w:rPr>
          <w:rFonts w:cs="Arial"/>
          <w:szCs w:val="22"/>
        </w:rPr>
      </w:pPr>
      <w:r>
        <w:rPr>
          <w:rFonts w:cs="Arial"/>
          <w:szCs w:val="22"/>
        </w:rPr>
        <w:t xml:space="preserve">(c) </w:t>
      </w:r>
      <w:r>
        <w:rPr>
          <w:rFonts w:cs="Arial"/>
          <w:szCs w:val="22"/>
        </w:rPr>
        <w:tab/>
      </w:r>
      <w:r w:rsidR="00985CB5">
        <w:rPr>
          <w:rFonts w:cs="Arial"/>
          <w:szCs w:val="22"/>
        </w:rPr>
        <w:t>Explain how these aluminium blocks are able to reduce the rate of corrosion. Support your answer with an appropriate half-equation</w:t>
      </w:r>
      <w:r>
        <w:rPr>
          <w:rFonts w:cs="Arial"/>
          <w:szCs w:val="22"/>
        </w:rPr>
        <w:t>.</w:t>
      </w:r>
      <w:r w:rsidR="008F1628">
        <w:rPr>
          <w:rFonts w:cs="Arial"/>
          <w:szCs w:val="22"/>
        </w:rPr>
        <w:tab/>
      </w:r>
      <w:r w:rsidR="008F1628">
        <w:rPr>
          <w:rFonts w:cs="Arial"/>
          <w:szCs w:val="22"/>
        </w:rPr>
        <w:tab/>
      </w:r>
      <w:r w:rsidR="008F1628">
        <w:rPr>
          <w:rFonts w:cs="Arial"/>
          <w:szCs w:val="22"/>
        </w:rPr>
        <w:tab/>
      </w:r>
      <w:r w:rsidR="008F1628">
        <w:rPr>
          <w:rFonts w:cs="Arial"/>
          <w:szCs w:val="22"/>
        </w:rPr>
        <w:tab/>
      </w:r>
      <w:r>
        <w:rPr>
          <w:rFonts w:cs="Arial"/>
          <w:szCs w:val="22"/>
        </w:rPr>
        <w:tab/>
      </w:r>
      <w:r>
        <w:rPr>
          <w:rFonts w:cs="Arial"/>
          <w:szCs w:val="22"/>
        </w:rPr>
        <w:tab/>
      </w:r>
      <w:r>
        <w:rPr>
          <w:rFonts w:cs="Arial"/>
          <w:szCs w:val="22"/>
        </w:rPr>
        <w:t>(</w:t>
      </w:r>
      <w:r w:rsidR="00985CB5">
        <w:rPr>
          <w:rFonts w:cs="Arial"/>
          <w:szCs w:val="22"/>
        </w:rPr>
        <w:t>3</w:t>
      </w:r>
      <w:r>
        <w:rPr>
          <w:rFonts w:cs="Arial"/>
          <w:szCs w:val="22"/>
        </w:rPr>
        <w:t xml:space="preserve"> marks)</w:t>
      </w:r>
    </w:p>
    <w:p w:rsidR="005E58F2" w:rsidP="005E58F2" w:rsidRDefault="005E58F2" w14:paraId="410E5368" w14:textId="77777777">
      <w:pPr>
        <w:spacing w:line="360" w:lineRule="auto"/>
        <w:rPr>
          <w:rFonts w:cs="Arial"/>
          <w:szCs w:val="22"/>
        </w:rPr>
      </w:pPr>
    </w:p>
    <w:p w:rsidRPr="00F43BA1" w:rsidR="005E58F2" w:rsidP="005E58F2" w:rsidRDefault="005E58F2" w14:paraId="5DA294AC"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412E66CC" w14:textId="77777777">
      <w:pPr>
        <w:ind w:left="720" w:hanging="720"/>
        <w:rPr>
          <w:rFonts w:cs="Arial"/>
          <w:szCs w:val="22"/>
        </w:rPr>
      </w:pPr>
    </w:p>
    <w:p w:rsidRPr="00F43BA1" w:rsidR="005E58F2" w:rsidP="005E58F2" w:rsidRDefault="005E58F2" w14:paraId="2C2A718F"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73533F6E" w14:textId="77777777">
      <w:pPr>
        <w:ind w:left="720" w:hanging="720"/>
        <w:rPr>
          <w:rFonts w:cs="Arial"/>
          <w:szCs w:val="22"/>
        </w:rPr>
      </w:pPr>
    </w:p>
    <w:p w:rsidRPr="00F43BA1" w:rsidR="005E58F2" w:rsidP="005E58F2" w:rsidRDefault="005E58F2" w14:paraId="5BB55FE9"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582D5EB6" w14:textId="77777777">
      <w:pPr>
        <w:ind w:left="720" w:hanging="720"/>
        <w:rPr>
          <w:rFonts w:cs="Arial"/>
          <w:szCs w:val="22"/>
        </w:rPr>
      </w:pPr>
    </w:p>
    <w:p w:rsidRPr="00F43BA1" w:rsidR="005E58F2" w:rsidP="005E58F2" w:rsidRDefault="005E58F2" w14:paraId="5F9749A0"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49F07357" w14:textId="77777777">
      <w:pPr>
        <w:ind w:left="720" w:hanging="720"/>
        <w:rPr>
          <w:rFonts w:cs="Arial"/>
          <w:szCs w:val="22"/>
        </w:rPr>
      </w:pPr>
    </w:p>
    <w:p w:rsidRPr="00F43BA1" w:rsidR="005E58F2" w:rsidP="005E58F2" w:rsidRDefault="005E58F2" w14:paraId="28859FE2"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29535B53" w14:textId="77777777">
      <w:pPr>
        <w:ind w:left="720" w:hanging="720"/>
        <w:rPr>
          <w:rFonts w:cs="Arial"/>
          <w:szCs w:val="22"/>
        </w:rPr>
      </w:pPr>
    </w:p>
    <w:p w:rsidRPr="00F43BA1" w:rsidR="005E58F2" w:rsidP="005E58F2" w:rsidRDefault="005E58F2" w14:paraId="7DE337CB"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10E0733D" w14:textId="77777777">
      <w:pPr>
        <w:ind w:left="720" w:hanging="720"/>
        <w:rPr>
          <w:rFonts w:cs="Arial"/>
          <w:szCs w:val="22"/>
        </w:rPr>
      </w:pPr>
    </w:p>
    <w:p w:rsidRPr="00F43BA1" w:rsidR="005E58F2" w:rsidP="005E58F2" w:rsidRDefault="005E58F2" w14:paraId="0DB1B4D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75727E9A" w14:textId="77777777">
      <w:pPr>
        <w:ind w:left="720" w:hanging="720"/>
        <w:rPr>
          <w:rFonts w:cs="Arial"/>
          <w:szCs w:val="22"/>
        </w:rPr>
      </w:pPr>
    </w:p>
    <w:p w:rsidRPr="00F43BA1" w:rsidR="005E58F2" w:rsidP="005E58F2" w:rsidRDefault="005E58F2" w14:paraId="446FE17E"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132A68E1" w14:textId="4418BD39">
      <w:pPr>
        <w:ind w:left="720" w:hanging="720"/>
        <w:rPr>
          <w:rFonts w:cs="Arial"/>
          <w:szCs w:val="22"/>
        </w:rPr>
      </w:pPr>
    </w:p>
    <w:p w:rsidR="00E42BA5" w:rsidRDefault="00E42BA5" w14:paraId="663AE06D" w14:textId="77777777">
      <w:pPr>
        <w:rPr>
          <w:rFonts w:cs="Arial"/>
          <w:szCs w:val="22"/>
        </w:rPr>
      </w:pPr>
      <w:r>
        <w:rPr>
          <w:rFonts w:cs="Arial"/>
          <w:szCs w:val="22"/>
        </w:rPr>
        <w:br w:type="page"/>
      </w:r>
    </w:p>
    <w:p w:rsidR="00985CB5" w:rsidP="00E42BA5" w:rsidRDefault="00985CB5" w14:paraId="04200828" w14:textId="2A1FC064">
      <w:pPr>
        <w:rPr>
          <w:rFonts w:cs="Arial"/>
          <w:szCs w:val="22"/>
        </w:rPr>
      </w:pPr>
      <w:r>
        <w:rPr>
          <w:rFonts w:cs="Arial"/>
          <w:szCs w:val="22"/>
        </w:rPr>
        <w:t>In the following diagram, the platform, as well as</w:t>
      </w:r>
      <w:r w:rsidR="00CF1BD4">
        <w:rPr>
          <w:rFonts w:cs="Arial"/>
          <w:szCs w:val="22"/>
        </w:rPr>
        <w:t xml:space="preserve"> some</w:t>
      </w:r>
      <w:r>
        <w:rPr>
          <w:rFonts w:cs="Arial"/>
          <w:szCs w:val="22"/>
        </w:rPr>
        <w:t xml:space="preserve"> specially designed inert electrodes, are connected to a DC power supply.</w:t>
      </w:r>
      <w:r w:rsidR="004F380E">
        <w:rPr>
          <w:rFonts w:cs="Arial"/>
          <w:szCs w:val="22"/>
        </w:rPr>
        <w:t xml:space="preserve"> </w:t>
      </w:r>
    </w:p>
    <w:p w:rsidR="00357861" w:rsidP="00E42BA5" w:rsidRDefault="00357861" w14:paraId="1F247B32" w14:textId="77777777">
      <w:pPr>
        <w:rPr>
          <w:rFonts w:cs="Arial"/>
          <w:szCs w:val="22"/>
        </w:rPr>
      </w:pPr>
    </w:p>
    <w:p w:rsidR="00357861" w:rsidP="00E42BA5" w:rsidRDefault="00357861" w14:paraId="17309175" w14:textId="3D48E42F">
      <w:pPr>
        <w:rPr>
          <w:rFonts w:cs="Arial"/>
          <w:szCs w:val="22"/>
        </w:rPr>
      </w:pPr>
    </w:p>
    <w:p w:rsidR="00985CB5" w:rsidP="00357861" w:rsidRDefault="00357861" w14:paraId="5661E6EE" w14:textId="1002B020">
      <w:pPr>
        <w:jc w:val="center"/>
        <w:rPr>
          <w:rFonts w:cs="Arial"/>
          <w:szCs w:val="22"/>
        </w:rPr>
      </w:pPr>
      <w:r>
        <w:rPr>
          <w:rFonts w:cs="Arial"/>
          <w:noProof/>
          <w:szCs w:val="22"/>
        </w:rPr>
        <mc:AlternateContent>
          <mc:Choice Requires="wpg">
            <w:drawing>
              <wp:inline distT="0" distB="0" distL="0" distR="0" wp14:anchorId="522B83B5" wp14:editId="79C232B2">
                <wp:extent cx="5028091" cy="3642995"/>
                <wp:effectExtent l="0" t="0" r="0" b="27305"/>
                <wp:docPr id="465" name="Group 465"/>
                <wp:cNvGraphicFramePr/>
                <a:graphic xmlns:a="http://schemas.openxmlformats.org/drawingml/2006/main">
                  <a:graphicData uri="http://schemas.microsoft.com/office/word/2010/wordprocessingGroup">
                    <wpg:wgp>
                      <wpg:cNvGrpSpPr/>
                      <wpg:grpSpPr>
                        <a:xfrm>
                          <a:off x="0" y="0"/>
                          <a:ext cx="5028091" cy="3642995"/>
                          <a:chOff x="0" y="0"/>
                          <a:chExt cx="5028091" cy="3642995"/>
                        </a:xfrm>
                      </wpg:grpSpPr>
                      <wpg:grpSp>
                        <wpg:cNvPr id="251" name="Group 251"/>
                        <wpg:cNvGrpSpPr/>
                        <wpg:grpSpPr>
                          <a:xfrm>
                            <a:off x="0" y="0"/>
                            <a:ext cx="3751881" cy="3642995"/>
                            <a:chOff x="0" y="0"/>
                            <a:chExt cx="3751939" cy="3643198"/>
                          </a:xfrm>
                        </wpg:grpSpPr>
                        <wps:wsp>
                          <wps:cNvPr id="252" name="Freeform 252"/>
                          <wps:cNvSpPr/>
                          <wps:spPr>
                            <a:xfrm>
                              <a:off x="98612" y="3141382"/>
                              <a:ext cx="3534662" cy="501816"/>
                            </a:xfrm>
                            <a:custGeom>
                              <a:avLst/>
                              <a:gdLst>
                                <a:gd name="connsiteX0" fmla="*/ 0 w 3465500"/>
                                <a:gd name="connsiteY0" fmla="*/ 17722 h 501816"/>
                                <a:gd name="connsiteX1" fmla="*/ 1721224 w 3465500"/>
                                <a:gd name="connsiteY1" fmla="*/ 2353 h 501816"/>
                                <a:gd name="connsiteX2" fmla="*/ 2758568 w 3465500"/>
                                <a:gd name="connsiteY2" fmla="*/ 56142 h 501816"/>
                                <a:gd name="connsiteX3" fmla="*/ 3465500 w 3465500"/>
                                <a:gd name="connsiteY3" fmla="*/ 501816 h 501816"/>
                                <a:gd name="connsiteX0" fmla="*/ 0 w 3534662"/>
                                <a:gd name="connsiteY0" fmla="*/ 0 h 501816"/>
                                <a:gd name="connsiteX1" fmla="*/ 1790386 w 3534662"/>
                                <a:gd name="connsiteY1" fmla="*/ 2353 h 501816"/>
                                <a:gd name="connsiteX2" fmla="*/ 2827730 w 3534662"/>
                                <a:gd name="connsiteY2" fmla="*/ 56142 h 501816"/>
                                <a:gd name="connsiteX3" fmla="*/ 3534662 w 3534662"/>
                                <a:gd name="connsiteY3" fmla="*/ 501816 h 501816"/>
                              </a:gdLst>
                              <a:ahLst/>
                              <a:cxnLst>
                                <a:cxn ang="0">
                                  <a:pos x="connsiteX0" y="connsiteY0"/>
                                </a:cxn>
                                <a:cxn ang="0">
                                  <a:pos x="connsiteX1" y="connsiteY1"/>
                                </a:cxn>
                                <a:cxn ang="0">
                                  <a:pos x="connsiteX2" y="connsiteY2"/>
                                </a:cxn>
                                <a:cxn ang="0">
                                  <a:pos x="connsiteX3" y="connsiteY3"/>
                                </a:cxn>
                              </a:cxnLst>
                              <a:rect l="l" t="t" r="r" b="b"/>
                              <a:pathLst>
                                <a:path w="3534662" h="501816">
                                  <a:moveTo>
                                    <a:pt x="0" y="0"/>
                                  </a:moveTo>
                                  <a:lnTo>
                                    <a:pt x="1790386" y="2353"/>
                                  </a:lnTo>
                                  <a:cubicBezTo>
                                    <a:pt x="2261674" y="11710"/>
                                    <a:pt x="2537017" y="-27102"/>
                                    <a:pt x="2827730" y="56142"/>
                                  </a:cubicBezTo>
                                  <a:cubicBezTo>
                                    <a:pt x="3118443" y="139386"/>
                                    <a:pt x="3326552" y="320601"/>
                                    <a:pt x="3534662" y="501816"/>
                                  </a:cubicBezTo>
                                </a:path>
                              </a:pathLst>
                            </a:cu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788894" y="564777"/>
                              <a:ext cx="1252498" cy="422622"/>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rapezium 254"/>
                          <wps:cNvSpPr/>
                          <wps:spPr>
                            <a:xfrm>
                              <a:off x="1142253" y="107577"/>
                              <a:ext cx="368834" cy="461042"/>
                            </a:xfrm>
                            <a:prstGeom prst="trapezoid">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1927412" y="502024"/>
                              <a:ext cx="130175" cy="252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Rectangle 640"/>
                          <wps:cNvSpPr/>
                          <wps:spPr>
                            <a:xfrm>
                              <a:off x="1272989" y="0"/>
                              <a:ext cx="76841" cy="129657"/>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Rectangle 641"/>
                          <wps:cNvSpPr/>
                          <wps:spPr>
                            <a:xfrm>
                              <a:off x="1783977" y="439271"/>
                              <a:ext cx="115200" cy="129657"/>
                            </a:xfrm>
                            <a:prstGeom prst="rect">
                              <a:avLst/>
                            </a:prstGeom>
                            <a:solidFill>
                              <a:schemeClr val="tx1">
                                <a:lumMod val="95000"/>
                                <a:lumOff val="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Freeform 642"/>
                          <wps:cNvSpPr/>
                          <wps:spPr>
                            <a:xfrm>
                              <a:off x="1783977" y="80682"/>
                              <a:ext cx="531683" cy="354365"/>
                            </a:xfrm>
                            <a:custGeom>
                              <a:avLst/>
                              <a:gdLst>
                                <a:gd name="connsiteX0" fmla="*/ 0 w 511880"/>
                                <a:gd name="connsiteY0" fmla="*/ 337239 h 337239"/>
                                <a:gd name="connsiteX1" fmla="*/ 420201 w 511880"/>
                                <a:gd name="connsiteY1" fmla="*/ 28034 h 337239"/>
                                <a:gd name="connsiteX2" fmla="*/ 488913 w 511880"/>
                                <a:gd name="connsiteY2" fmla="*/ 20106 h 337239"/>
                                <a:gd name="connsiteX3" fmla="*/ 478342 w 511880"/>
                                <a:gd name="connsiteY3" fmla="*/ 78247 h 337239"/>
                                <a:gd name="connsiteX4" fmla="*/ 113639 w 511880"/>
                                <a:gd name="connsiteY4" fmla="*/ 334596 h 337239"/>
                                <a:gd name="connsiteX5" fmla="*/ 266920 w 511880"/>
                                <a:gd name="connsiteY5" fmla="*/ 146959 h 337239"/>
                                <a:gd name="connsiteX6" fmla="*/ 488913 w 511880"/>
                                <a:gd name="connsiteY6" fmla="*/ 67676 h 337239"/>
                                <a:gd name="connsiteX7" fmla="*/ 449272 w 511880"/>
                                <a:gd name="connsiteY7" fmla="*/ 12177 h 337239"/>
                                <a:gd name="connsiteX8" fmla="*/ 306562 w 511880"/>
                                <a:gd name="connsiteY8" fmla="*/ 205100 h 337239"/>
                                <a:gd name="connsiteX9" fmla="*/ 58141 w 511880"/>
                                <a:gd name="connsiteY9" fmla="*/ 292311 h 3372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6562 w 523772"/>
                                <a:gd name="connsiteY8" fmla="*/ 215400 h 347539"/>
                                <a:gd name="connsiteX9" fmla="*/ 58141 w 523772"/>
                                <a:gd name="connsiteY9" fmla="*/ 302611 h 347539"/>
                                <a:gd name="connsiteX0" fmla="*/ 0 w 523772"/>
                                <a:gd name="connsiteY0" fmla="*/ 347539 h 347539"/>
                                <a:gd name="connsiteX1" fmla="*/ 420201 w 523772"/>
                                <a:gd name="connsiteY1" fmla="*/ 38334 h 347539"/>
                                <a:gd name="connsiteX2" fmla="*/ 511880 w 523772"/>
                                <a:gd name="connsiteY2" fmla="*/ 10300 h 347539"/>
                                <a:gd name="connsiteX3" fmla="*/ 478342 w 523772"/>
                                <a:gd name="connsiteY3" fmla="*/ 88547 h 347539"/>
                                <a:gd name="connsiteX4" fmla="*/ 113639 w 523772"/>
                                <a:gd name="connsiteY4" fmla="*/ 344896 h 347539"/>
                                <a:gd name="connsiteX5" fmla="*/ 266920 w 523772"/>
                                <a:gd name="connsiteY5" fmla="*/ 157259 h 347539"/>
                                <a:gd name="connsiteX6" fmla="*/ 488913 w 523772"/>
                                <a:gd name="connsiteY6" fmla="*/ 77976 h 347539"/>
                                <a:gd name="connsiteX7" fmla="*/ 449272 w 523772"/>
                                <a:gd name="connsiteY7" fmla="*/ 22477 h 347539"/>
                                <a:gd name="connsiteX8" fmla="*/ 301477 w 523772"/>
                                <a:gd name="connsiteY8" fmla="*/ 215400 h 347539"/>
                                <a:gd name="connsiteX9" fmla="*/ 58141 w 523772"/>
                                <a:gd name="connsiteY9" fmla="*/ 302611 h 347539"/>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49272 w 531683"/>
                                <a:gd name="connsiteY7" fmla="*/ 29302 h 354364"/>
                                <a:gd name="connsiteX8" fmla="*/ 301477 w 531683"/>
                                <a:gd name="connsiteY8" fmla="*/ 222225 h 354364"/>
                                <a:gd name="connsiteX9" fmla="*/ 58141 w 531683"/>
                                <a:gd name="connsiteY9"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467360 w 531683"/>
                                <a:gd name="connsiteY7" fmla="*/ 5334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31683"/>
                                <a:gd name="connsiteY0" fmla="*/ 354364 h 354364"/>
                                <a:gd name="connsiteX1" fmla="*/ 420201 w 531683"/>
                                <a:gd name="connsiteY1" fmla="*/ 45159 h 354364"/>
                                <a:gd name="connsiteX2" fmla="*/ 523772 w 531683"/>
                                <a:gd name="connsiteY2" fmla="*/ 6825 h 354364"/>
                                <a:gd name="connsiteX3" fmla="*/ 478342 w 531683"/>
                                <a:gd name="connsiteY3" fmla="*/ 95372 h 354364"/>
                                <a:gd name="connsiteX4" fmla="*/ 113639 w 531683"/>
                                <a:gd name="connsiteY4" fmla="*/ 351721 h 354364"/>
                                <a:gd name="connsiteX5" fmla="*/ 266920 w 531683"/>
                                <a:gd name="connsiteY5" fmla="*/ 164084 h 354364"/>
                                <a:gd name="connsiteX6" fmla="*/ 488913 w 531683"/>
                                <a:gd name="connsiteY6" fmla="*/ 84801 h 354364"/>
                                <a:gd name="connsiteX7" fmla="*/ 531683 w 531683"/>
                                <a:gd name="connsiteY7" fmla="*/ 0 h 354364"/>
                                <a:gd name="connsiteX8" fmla="*/ 449272 w 531683"/>
                                <a:gd name="connsiteY8" fmla="*/ 29302 h 354364"/>
                                <a:gd name="connsiteX9" fmla="*/ 301477 w 531683"/>
                                <a:gd name="connsiteY9" fmla="*/ 222225 h 354364"/>
                                <a:gd name="connsiteX10" fmla="*/ 58141 w 531683"/>
                                <a:gd name="connsiteY10" fmla="*/ 309436 h 354364"/>
                                <a:gd name="connsiteX0" fmla="*/ 0 w 543968"/>
                                <a:gd name="connsiteY0" fmla="*/ 355476 h 355476"/>
                                <a:gd name="connsiteX1" fmla="*/ 420201 w 543968"/>
                                <a:gd name="connsiteY1" fmla="*/ 46271 h 355476"/>
                                <a:gd name="connsiteX2" fmla="*/ 523772 w 543968"/>
                                <a:gd name="connsiteY2" fmla="*/ 7937 h 355476"/>
                                <a:gd name="connsiteX3" fmla="*/ 478342 w 543968"/>
                                <a:gd name="connsiteY3" fmla="*/ 96484 h 355476"/>
                                <a:gd name="connsiteX4" fmla="*/ 113639 w 543968"/>
                                <a:gd name="connsiteY4" fmla="*/ 352833 h 355476"/>
                                <a:gd name="connsiteX5" fmla="*/ 266920 w 543968"/>
                                <a:gd name="connsiteY5" fmla="*/ 165196 h 355476"/>
                                <a:gd name="connsiteX6" fmla="*/ 488913 w 543968"/>
                                <a:gd name="connsiteY6" fmla="*/ 85913 h 355476"/>
                                <a:gd name="connsiteX7" fmla="*/ 531683 w 543968"/>
                                <a:gd name="connsiteY7" fmla="*/ 1112 h 355476"/>
                                <a:gd name="connsiteX8" fmla="*/ 449272 w 543968"/>
                                <a:gd name="connsiteY8" fmla="*/ 30414 h 355476"/>
                                <a:gd name="connsiteX9" fmla="*/ 301477 w 543968"/>
                                <a:gd name="connsiteY9" fmla="*/ 223337 h 355476"/>
                                <a:gd name="connsiteX10" fmla="*/ 58141 w 543968"/>
                                <a:gd name="connsiteY10" fmla="*/ 310548 h 355476"/>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9545"/>
                                <a:gd name="connsiteY0" fmla="*/ 365554 h 365554"/>
                                <a:gd name="connsiteX1" fmla="*/ 420201 w 539545"/>
                                <a:gd name="connsiteY1" fmla="*/ 56349 h 365554"/>
                                <a:gd name="connsiteX2" fmla="*/ 523772 w 539545"/>
                                <a:gd name="connsiteY2" fmla="*/ 18015 h 365554"/>
                                <a:gd name="connsiteX3" fmla="*/ 478342 w 539545"/>
                                <a:gd name="connsiteY3" fmla="*/ 106562 h 365554"/>
                                <a:gd name="connsiteX4" fmla="*/ 113639 w 539545"/>
                                <a:gd name="connsiteY4" fmla="*/ 362911 h 365554"/>
                                <a:gd name="connsiteX5" fmla="*/ 266920 w 539545"/>
                                <a:gd name="connsiteY5" fmla="*/ 175274 h 365554"/>
                                <a:gd name="connsiteX6" fmla="*/ 488913 w 539545"/>
                                <a:gd name="connsiteY6" fmla="*/ 95991 h 365554"/>
                                <a:gd name="connsiteX7" fmla="*/ 531683 w 539545"/>
                                <a:gd name="connsiteY7" fmla="*/ 11190 h 365554"/>
                                <a:gd name="connsiteX8" fmla="*/ 449272 w 539545"/>
                                <a:gd name="connsiteY8" fmla="*/ 40492 h 365554"/>
                                <a:gd name="connsiteX9" fmla="*/ 301477 w 539545"/>
                                <a:gd name="connsiteY9" fmla="*/ 233415 h 365554"/>
                                <a:gd name="connsiteX10" fmla="*/ 58141 w 539545"/>
                                <a:gd name="connsiteY10" fmla="*/ 320626 h 365554"/>
                                <a:gd name="connsiteX0" fmla="*/ 0 w 531683"/>
                                <a:gd name="connsiteY0" fmla="*/ 365554 h 365554"/>
                                <a:gd name="connsiteX1" fmla="*/ 420201 w 531683"/>
                                <a:gd name="connsiteY1" fmla="*/ 56349 h 365554"/>
                                <a:gd name="connsiteX2" fmla="*/ 523772 w 531683"/>
                                <a:gd name="connsiteY2" fmla="*/ 18015 h 365554"/>
                                <a:gd name="connsiteX3" fmla="*/ 478342 w 531683"/>
                                <a:gd name="connsiteY3" fmla="*/ 106562 h 365554"/>
                                <a:gd name="connsiteX4" fmla="*/ 113639 w 531683"/>
                                <a:gd name="connsiteY4" fmla="*/ 362911 h 365554"/>
                                <a:gd name="connsiteX5" fmla="*/ 266920 w 531683"/>
                                <a:gd name="connsiteY5" fmla="*/ 175274 h 365554"/>
                                <a:gd name="connsiteX6" fmla="*/ 488913 w 531683"/>
                                <a:gd name="connsiteY6" fmla="*/ 95991 h 365554"/>
                                <a:gd name="connsiteX7" fmla="*/ 531683 w 531683"/>
                                <a:gd name="connsiteY7" fmla="*/ 11190 h 365554"/>
                                <a:gd name="connsiteX8" fmla="*/ 449272 w 531683"/>
                                <a:gd name="connsiteY8" fmla="*/ 40492 h 365554"/>
                                <a:gd name="connsiteX9" fmla="*/ 301477 w 531683"/>
                                <a:gd name="connsiteY9" fmla="*/ 233415 h 365554"/>
                                <a:gd name="connsiteX10" fmla="*/ 58141 w 531683"/>
                                <a:gd name="connsiteY10" fmla="*/ 320626 h 365554"/>
                                <a:gd name="connsiteX0" fmla="*/ 0 w 531683"/>
                                <a:gd name="connsiteY0" fmla="*/ 358783 h 358783"/>
                                <a:gd name="connsiteX1" fmla="*/ 420201 w 531683"/>
                                <a:gd name="connsiteY1" fmla="*/ 49578 h 358783"/>
                                <a:gd name="connsiteX2" fmla="*/ 523772 w 531683"/>
                                <a:gd name="connsiteY2" fmla="*/ 11244 h 358783"/>
                                <a:gd name="connsiteX3" fmla="*/ 478342 w 531683"/>
                                <a:gd name="connsiteY3" fmla="*/ 99791 h 358783"/>
                                <a:gd name="connsiteX4" fmla="*/ 113639 w 531683"/>
                                <a:gd name="connsiteY4" fmla="*/ 356140 h 358783"/>
                                <a:gd name="connsiteX5" fmla="*/ 266920 w 531683"/>
                                <a:gd name="connsiteY5" fmla="*/ 168503 h 358783"/>
                                <a:gd name="connsiteX6" fmla="*/ 488913 w 531683"/>
                                <a:gd name="connsiteY6" fmla="*/ 89220 h 358783"/>
                                <a:gd name="connsiteX7" fmla="*/ 531683 w 531683"/>
                                <a:gd name="connsiteY7" fmla="*/ 4419 h 358783"/>
                                <a:gd name="connsiteX8" fmla="*/ 449272 w 531683"/>
                                <a:gd name="connsiteY8" fmla="*/ 33721 h 358783"/>
                                <a:gd name="connsiteX9" fmla="*/ 301477 w 531683"/>
                                <a:gd name="connsiteY9" fmla="*/ 226644 h 358783"/>
                                <a:gd name="connsiteX10" fmla="*/ 58141 w 531683"/>
                                <a:gd name="connsiteY10" fmla="*/ 313855 h 358783"/>
                                <a:gd name="connsiteX0" fmla="*/ 0 w 531683"/>
                                <a:gd name="connsiteY0" fmla="*/ 362423 h 362423"/>
                                <a:gd name="connsiteX1" fmla="*/ 420201 w 531683"/>
                                <a:gd name="connsiteY1" fmla="*/ 53218 h 362423"/>
                                <a:gd name="connsiteX2" fmla="*/ 523772 w 531683"/>
                                <a:gd name="connsiteY2" fmla="*/ 14884 h 362423"/>
                                <a:gd name="connsiteX3" fmla="*/ 478342 w 531683"/>
                                <a:gd name="connsiteY3" fmla="*/ 103431 h 362423"/>
                                <a:gd name="connsiteX4" fmla="*/ 113639 w 531683"/>
                                <a:gd name="connsiteY4" fmla="*/ 359780 h 362423"/>
                                <a:gd name="connsiteX5" fmla="*/ 266920 w 531683"/>
                                <a:gd name="connsiteY5" fmla="*/ 172143 h 362423"/>
                                <a:gd name="connsiteX6" fmla="*/ 488913 w 531683"/>
                                <a:gd name="connsiteY6" fmla="*/ 92860 h 362423"/>
                                <a:gd name="connsiteX7" fmla="*/ 531683 w 531683"/>
                                <a:gd name="connsiteY7" fmla="*/ 3640 h 362423"/>
                                <a:gd name="connsiteX8" fmla="*/ 449272 w 531683"/>
                                <a:gd name="connsiteY8" fmla="*/ 37361 h 362423"/>
                                <a:gd name="connsiteX9" fmla="*/ 301477 w 531683"/>
                                <a:gd name="connsiteY9" fmla="*/ 230284 h 362423"/>
                                <a:gd name="connsiteX10" fmla="*/ 58141 w 531683"/>
                                <a:gd name="connsiteY10" fmla="*/ 317495 h 362423"/>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16438 w 531683"/>
                                <a:gd name="connsiteY7" fmla="*/ 13385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270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31683 w 531683"/>
                                <a:gd name="connsiteY7" fmla="*/ 10160 h 354365"/>
                                <a:gd name="connsiteX8" fmla="*/ 449272 w 531683"/>
                                <a:gd name="connsiteY8" fmla="*/ 29303 h 354365"/>
                                <a:gd name="connsiteX9" fmla="*/ 301477 w 531683"/>
                                <a:gd name="connsiteY9" fmla="*/ 222226 h 354365"/>
                                <a:gd name="connsiteX10" fmla="*/ 58141 w 531683"/>
                                <a:gd name="connsiteY10" fmla="*/ 309437 h 354365"/>
                                <a:gd name="connsiteX0" fmla="*/ 0 w 531683"/>
                                <a:gd name="connsiteY0" fmla="*/ 358782 h 358782"/>
                                <a:gd name="connsiteX1" fmla="*/ 420201 w 531683"/>
                                <a:gd name="connsiteY1" fmla="*/ 49577 h 358782"/>
                                <a:gd name="connsiteX2" fmla="*/ 523772 w 531683"/>
                                <a:gd name="connsiteY2" fmla="*/ 11243 h 358782"/>
                                <a:gd name="connsiteX3" fmla="*/ 478342 w 531683"/>
                                <a:gd name="connsiteY3" fmla="*/ 99790 h 358782"/>
                                <a:gd name="connsiteX4" fmla="*/ 113639 w 531683"/>
                                <a:gd name="connsiteY4" fmla="*/ 356139 h 358782"/>
                                <a:gd name="connsiteX5" fmla="*/ 266920 w 531683"/>
                                <a:gd name="connsiteY5" fmla="*/ 168502 h 358782"/>
                                <a:gd name="connsiteX6" fmla="*/ 488913 w 531683"/>
                                <a:gd name="connsiteY6" fmla="*/ 89219 h 358782"/>
                                <a:gd name="connsiteX7" fmla="*/ 531683 w 531683"/>
                                <a:gd name="connsiteY7" fmla="*/ 4417 h 358782"/>
                                <a:gd name="connsiteX8" fmla="*/ 449272 w 531683"/>
                                <a:gd name="connsiteY8" fmla="*/ 33720 h 358782"/>
                                <a:gd name="connsiteX9" fmla="*/ 301477 w 531683"/>
                                <a:gd name="connsiteY9" fmla="*/ 226643 h 358782"/>
                                <a:gd name="connsiteX10" fmla="*/ 58141 w 531683"/>
                                <a:gd name="connsiteY10" fmla="*/ 313854 h 358782"/>
                                <a:gd name="connsiteX0" fmla="*/ 0 w 531683"/>
                                <a:gd name="connsiteY0" fmla="*/ 362422 h 362422"/>
                                <a:gd name="connsiteX1" fmla="*/ 420201 w 531683"/>
                                <a:gd name="connsiteY1" fmla="*/ 53217 h 362422"/>
                                <a:gd name="connsiteX2" fmla="*/ 523772 w 531683"/>
                                <a:gd name="connsiteY2" fmla="*/ 14883 h 362422"/>
                                <a:gd name="connsiteX3" fmla="*/ 478342 w 531683"/>
                                <a:gd name="connsiteY3" fmla="*/ 103430 h 362422"/>
                                <a:gd name="connsiteX4" fmla="*/ 113639 w 531683"/>
                                <a:gd name="connsiteY4" fmla="*/ 359779 h 362422"/>
                                <a:gd name="connsiteX5" fmla="*/ 266920 w 531683"/>
                                <a:gd name="connsiteY5" fmla="*/ 172142 h 362422"/>
                                <a:gd name="connsiteX6" fmla="*/ 488913 w 531683"/>
                                <a:gd name="connsiteY6" fmla="*/ 92859 h 362422"/>
                                <a:gd name="connsiteX7" fmla="*/ 531683 w 531683"/>
                                <a:gd name="connsiteY7" fmla="*/ 3640 h 362422"/>
                                <a:gd name="connsiteX8" fmla="*/ 449272 w 531683"/>
                                <a:gd name="connsiteY8" fmla="*/ 37360 h 362422"/>
                                <a:gd name="connsiteX9" fmla="*/ 301477 w 531683"/>
                                <a:gd name="connsiteY9" fmla="*/ 230283 h 362422"/>
                                <a:gd name="connsiteX10" fmla="*/ 58141 w 531683"/>
                                <a:gd name="connsiteY10" fmla="*/ 317494 h 362422"/>
                                <a:gd name="connsiteX0" fmla="*/ 0 w 546111"/>
                                <a:gd name="connsiteY0" fmla="*/ 362422 h 362422"/>
                                <a:gd name="connsiteX1" fmla="*/ 420201 w 546111"/>
                                <a:gd name="connsiteY1" fmla="*/ 53217 h 362422"/>
                                <a:gd name="connsiteX2" fmla="*/ 523772 w 546111"/>
                                <a:gd name="connsiteY2" fmla="*/ 14883 h 362422"/>
                                <a:gd name="connsiteX3" fmla="*/ 478342 w 546111"/>
                                <a:gd name="connsiteY3" fmla="*/ 103430 h 362422"/>
                                <a:gd name="connsiteX4" fmla="*/ 113639 w 546111"/>
                                <a:gd name="connsiteY4" fmla="*/ 359779 h 362422"/>
                                <a:gd name="connsiteX5" fmla="*/ 266920 w 546111"/>
                                <a:gd name="connsiteY5" fmla="*/ 172142 h 362422"/>
                                <a:gd name="connsiteX6" fmla="*/ 488913 w 546111"/>
                                <a:gd name="connsiteY6" fmla="*/ 92859 h 362422"/>
                                <a:gd name="connsiteX7" fmla="*/ 531683 w 546111"/>
                                <a:gd name="connsiteY7" fmla="*/ 3640 h 362422"/>
                                <a:gd name="connsiteX8" fmla="*/ 449272 w 546111"/>
                                <a:gd name="connsiteY8" fmla="*/ 37360 h 362422"/>
                                <a:gd name="connsiteX9" fmla="*/ 301477 w 546111"/>
                                <a:gd name="connsiteY9" fmla="*/ 230283 h 362422"/>
                                <a:gd name="connsiteX10" fmla="*/ 58141 w 546111"/>
                                <a:gd name="connsiteY10" fmla="*/ 317494 h 362422"/>
                                <a:gd name="connsiteX0" fmla="*/ 0 w 533100"/>
                                <a:gd name="connsiteY0" fmla="*/ 375848 h 375848"/>
                                <a:gd name="connsiteX1" fmla="*/ 420201 w 533100"/>
                                <a:gd name="connsiteY1" fmla="*/ 66643 h 375848"/>
                                <a:gd name="connsiteX2" fmla="*/ 523772 w 533100"/>
                                <a:gd name="connsiteY2" fmla="*/ 28309 h 375848"/>
                                <a:gd name="connsiteX3" fmla="*/ 478342 w 533100"/>
                                <a:gd name="connsiteY3" fmla="*/ 116856 h 375848"/>
                                <a:gd name="connsiteX4" fmla="*/ 113639 w 533100"/>
                                <a:gd name="connsiteY4" fmla="*/ 373205 h 375848"/>
                                <a:gd name="connsiteX5" fmla="*/ 266920 w 533100"/>
                                <a:gd name="connsiteY5" fmla="*/ 185568 h 375848"/>
                                <a:gd name="connsiteX6" fmla="*/ 488913 w 533100"/>
                                <a:gd name="connsiteY6" fmla="*/ 106285 h 375848"/>
                                <a:gd name="connsiteX7" fmla="*/ 531683 w 533100"/>
                                <a:gd name="connsiteY7" fmla="*/ 17066 h 375848"/>
                                <a:gd name="connsiteX8" fmla="*/ 449272 w 533100"/>
                                <a:gd name="connsiteY8" fmla="*/ 50786 h 375848"/>
                                <a:gd name="connsiteX9" fmla="*/ 301477 w 533100"/>
                                <a:gd name="connsiteY9" fmla="*/ 243709 h 375848"/>
                                <a:gd name="connsiteX10" fmla="*/ 58141 w 533100"/>
                                <a:gd name="connsiteY10" fmla="*/ 330920 h 375848"/>
                                <a:gd name="connsiteX0" fmla="*/ 0 w 539471"/>
                                <a:gd name="connsiteY0" fmla="*/ 362420 h 362420"/>
                                <a:gd name="connsiteX1" fmla="*/ 420201 w 539471"/>
                                <a:gd name="connsiteY1" fmla="*/ 53215 h 362420"/>
                                <a:gd name="connsiteX2" fmla="*/ 523772 w 539471"/>
                                <a:gd name="connsiteY2" fmla="*/ 14881 h 362420"/>
                                <a:gd name="connsiteX3" fmla="*/ 478342 w 539471"/>
                                <a:gd name="connsiteY3" fmla="*/ 103428 h 362420"/>
                                <a:gd name="connsiteX4" fmla="*/ 113639 w 539471"/>
                                <a:gd name="connsiteY4" fmla="*/ 359777 h 362420"/>
                                <a:gd name="connsiteX5" fmla="*/ 266920 w 539471"/>
                                <a:gd name="connsiteY5" fmla="*/ 172140 h 362420"/>
                                <a:gd name="connsiteX6" fmla="*/ 488913 w 539471"/>
                                <a:gd name="connsiteY6" fmla="*/ 92857 h 362420"/>
                                <a:gd name="connsiteX7" fmla="*/ 531683 w 539471"/>
                                <a:gd name="connsiteY7" fmla="*/ 3638 h 362420"/>
                                <a:gd name="connsiteX8" fmla="*/ 449272 w 539471"/>
                                <a:gd name="connsiteY8" fmla="*/ 37358 h 362420"/>
                                <a:gd name="connsiteX9" fmla="*/ 301477 w 539471"/>
                                <a:gd name="connsiteY9" fmla="*/ 230281 h 362420"/>
                                <a:gd name="connsiteX10" fmla="*/ 58141 w 539471"/>
                                <a:gd name="connsiteY10" fmla="*/ 317492 h 362420"/>
                                <a:gd name="connsiteX0" fmla="*/ 0 w 535148"/>
                                <a:gd name="connsiteY0" fmla="*/ 365744 h 365744"/>
                                <a:gd name="connsiteX1" fmla="*/ 420201 w 535148"/>
                                <a:gd name="connsiteY1" fmla="*/ 56539 h 365744"/>
                                <a:gd name="connsiteX2" fmla="*/ 523772 w 535148"/>
                                <a:gd name="connsiteY2" fmla="*/ 18205 h 365744"/>
                                <a:gd name="connsiteX3" fmla="*/ 478342 w 535148"/>
                                <a:gd name="connsiteY3" fmla="*/ 106752 h 365744"/>
                                <a:gd name="connsiteX4" fmla="*/ 113639 w 535148"/>
                                <a:gd name="connsiteY4" fmla="*/ 363101 h 365744"/>
                                <a:gd name="connsiteX5" fmla="*/ 266920 w 535148"/>
                                <a:gd name="connsiteY5" fmla="*/ 175464 h 365744"/>
                                <a:gd name="connsiteX6" fmla="*/ 488913 w 535148"/>
                                <a:gd name="connsiteY6" fmla="*/ 96181 h 365744"/>
                                <a:gd name="connsiteX7" fmla="*/ 531683 w 535148"/>
                                <a:gd name="connsiteY7" fmla="*/ 6962 h 365744"/>
                                <a:gd name="connsiteX8" fmla="*/ 449272 w 535148"/>
                                <a:gd name="connsiteY8" fmla="*/ 40682 h 365744"/>
                                <a:gd name="connsiteX9" fmla="*/ 301477 w 535148"/>
                                <a:gd name="connsiteY9" fmla="*/ 233605 h 365744"/>
                                <a:gd name="connsiteX10" fmla="*/ 58141 w 535148"/>
                                <a:gd name="connsiteY10" fmla="*/ 320816 h 365744"/>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36212"/>
                                <a:gd name="connsiteY0" fmla="*/ 361326 h 361326"/>
                                <a:gd name="connsiteX1" fmla="*/ 420201 w 536212"/>
                                <a:gd name="connsiteY1" fmla="*/ 52121 h 361326"/>
                                <a:gd name="connsiteX2" fmla="*/ 523772 w 536212"/>
                                <a:gd name="connsiteY2" fmla="*/ 13787 h 361326"/>
                                <a:gd name="connsiteX3" fmla="*/ 478342 w 536212"/>
                                <a:gd name="connsiteY3" fmla="*/ 102334 h 361326"/>
                                <a:gd name="connsiteX4" fmla="*/ 113639 w 536212"/>
                                <a:gd name="connsiteY4" fmla="*/ 358683 h 361326"/>
                                <a:gd name="connsiteX5" fmla="*/ 266920 w 536212"/>
                                <a:gd name="connsiteY5" fmla="*/ 171046 h 361326"/>
                                <a:gd name="connsiteX6" fmla="*/ 488913 w 536212"/>
                                <a:gd name="connsiteY6" fmla="*/ 91763 h 361326"/>
                                <a:gd name="connsiteX7" fmla="*/ 531683 w 536212"/>
                                <a:gd name="connsiteY7" fmla="*/ 2544 h 361326"/>
                                <a:gd name="connsiteX8" fmla="*/ 449272 w 536212"/>
                                <a:gd name="connsiteY8" fmla="*/ 36264 h 361326"/>
                                <a:gd name="connsiteX9" fmla="*/ 301477 w 536212"/>
                                <a:gd name="connsiteY9" fmla="*/ 229187 h 361326"/>
                                <a:gd name="connsiteX10" fmla="*/ 58141 w 536212"/>
                                <a:gd name="connsiteY10" fmla="*/ 316398 h 361326"/>
                                <a:gd name="connsiteX0" fmla="*/ 0 w 540200"/>
                                <a:gd name="connsiteY0" fmla="*/ 363542 h 363542"/>
                                <a:gd name="connsiteX1" fmla="*/ 420201 w 540200"/>
                                <a:gd name="connsiteY1" fmla="*/ 54337 h 363542"/>
                                <a:gd name="connsiteX2" fmla="*/ 523772 w 540200"/>
                                <a:gd name="connsiteY2" fmla="*/ 16003 h 363542"/>
                                <a:gd name="connsiteX3" fmla="*/ 478342 w 540200"/>
                                <a:gd name="connsiteY3" fmla="*/ 104550 h 363542"/>
                                <a:gd name="connsiteX4" fmla="*/ 113639 w 540200"/>
                                <a:gd name="connsiteY4" fmla="*/ 360899 h 363542"/>
                                <a:gd name="connsiteX5" fmla="*/ 266920 w 540200"/>
                                <a:gd name="connsiteY5" fmla="*/ 173262 h 363542"/>
                                <a:gd name="connsiteX6" fmla="*/ 488913 w 540200"/>
                                <a:gd name="connsiteY6" fmla="*/ 93979 h 363542"/>
                                <a:gd name="connsiteX7" fmla="*/ 536212 w 540200"/>
                                <a:gd name="connsiteY7" fmla="*/ 2216 h 363542"/>
                                <a:gd name="connsiteX8" fmla="*/ 449272 w 540200"/>
                                <a:gd name="connsiteY8" fmla="*/ 38480 h 363542"/>
                                <a:gd name="connsiteX9" fmla="*/ 301477 w 540200"/>
                                <a:gd name="connsiteY9" fmla="*/ 231403 h 363542"/>
                                <a:gd name="connsiteX10" fmla="*/ 58141 w 540200"/>
                                <a:gd name="connsiteY10" fmla="*/ 318614 h 363542"/>
                                <a:gd name="connsiteX0" fmla="*/ 0 w 531683"/>
                                <a:gd name="connsiteY0" fmla="*/ 354365 h 354365"/>
                                <a:gd name="connsiteX1" fmla="*/ 420201 w 531683"/>
                                <a:gd name="connsiteY1" fmla="*/ 45160 h 354365"/>
                                <a:gd name="connsiteX2" fmla="*/ 523772 w 531683"/>
                                <a:gd name="connsiteY2" fmla="*/ 6826 h 354365"/>
                                <a:gd name="connsiteX3" fmla="*/ 478342 w 531683"/>
                                <a:gd name="connsiteY3" fmla="*/ 95373 h 354365"/>
                                <a:gd name="connsiteX4" fmla="*/ 113639 w 531683"/>
                                <a:gd name="connsiteY4" fmla="*/ 351722 h 354365"/>
                                <a:gd name="connsiteX5" fmla="*/ 266920 w 531683"/>
                                <a:gd name="connsiteY5" fmla="*/ 164085 h 354365"/>
                                <a:gd name="connsiteX6" fmla="*/ 488913 w 531683"/>
                                <a:gd name="connsiteY6" fmla="*/ 84802 h 354365"/>
                                <a:gd name="connsiteX7" fmla="*/ 526043 w 531683"/>
                                <a:gd name="connsiteY7" fmla="*/ 5750 h 354365"/>
                                <a:gd name="connsiteX8" fmla="*/ 449272 w 531683"/>
                                <a:gd name="connsiteY8" fmla="*/ 29303 h 354365"/>
                                <a:gd name="connsiteX9" fmla="*/ 301477 w 531683"/>
                                <a:gd name="connsiteY9" fmla="*/ 222226 h 354365"/>
                                <a:gd name="connsiteX10" fmla="*/ 58141 w 531683"/>
                                <a:gd name="connsiteY10" fmla="*/ 309437 h 3543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31683" h="354365">
                                  <a:moveTo>
                                    <a:pt x="0" y="354365"/>
                                  </a:moveTo>
                                  <a:lnTo>
                                    <a:pt x="420201" y="45160"/>
                                  </a:lnTo>
                                  <a:cubicBezTo>
                                    <a:pt x="507496" y="-12763"/>
                                    <a:pt x="514082" y="-1543"/>
                                    <a:pt x="523772" y="6826"/>
                                  </a:cubicBezTo>
                                  <a:cubicBezTo>
                                    <a:pt x="533462" y="15195"/>
                                    <a:pt x="546698" y="37890"/>
                                    <a:pt x="478342" y="95373"/>
                                  </a:cubicBezTo>
                                  <a:lnTo>
                                    <a:pt x="113639" y="351722"/>
                                  </a:lnTo>
                                  <a:lnTo>
                                    <a:pt x="266920" y="164085"/>
                                  </a:lnTo>
                                  <a:cubicBezTo>
                                    <a:pt x="340918" y="137657"/>
                                    <a:pt x="445726" y="111191"/>
                                    <a:pt x="488913" y="84802"/>
                                  </a:cubicBezTo>
                                  <a:cubicBezTo>
                                    <a:pt x="532100" y="58413"/>
                                    <a:pt x="537911" y="11669"/>
                                    <a:pt x="526043" y="5750"/>
                                  </a:cubicBezTo>
                                  <a:cubicBezTo>
                                    <a:pt x="514175" y="-169"/>
                                    <a:pt x="486700" y="-6776"/>
                                    <a:pt x="449272" y="29303"/>
                                  </a:cubicBezTo>
                                  <a:cubicBezTo>
                                    <a:pt x="411844" y="65382"/>
                                    <a:pt x="350742" y="157918"/>
                                    <a:pt x="301477" y="222226"/>
                                  </a:cubicBezTo>
                                  <a:lnTo>
                                    <a:pt x="58141" y="309437"/>
                                  </a:lnTo>
                                </a:path>
                              </a:pathLst>
                            </a:cu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3" name="Group 643"/>
                          <wpg:cNvGrpSpPr/>
                          <wpg:grpSpPr>
                            <a:xfrm>
                              <a:off x="685053" y="989853"/>
                              <a:ext cx="591379" cy="2147840"/>
                              <a:chOff x="0" y="0"/>
                              <a:chExt cx="591379" cy="2147840"/>
                            </a:xfrm>
                          </wpg:grpSpPr>
                          <wps:wsp>
                            <wps:cNvPr id="644" name="Straight Connector 644"/>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1" name="Straight Connector 651"/>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2" name="Straight Connector 652"/>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1" name="Straight Connector 661"/>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7" name="Straight Connector 737"/>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8" name="Straight Connector 738"/>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9" name="Straight Connector 739"/>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0" name="Straight Connector 740"/>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1" name="Straight Connector 741"/>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2" name="Straight Connector 742"/>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3" name="Straight Connector 743"/>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4" name="Straight Connector 744"/>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5" name="Straight Connector 745"/>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6" name="Straight Connector 746"/>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7" name="Straight Connector 747"/>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8" name="Straight Connector 748"/>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49" name="Group 749"/>
                          <wpg:cNvGrpSpPr/>
                          <wpg:grpSpPr>
                            <a:xfrm flipH="1">
                              <a:off x="1581524" y="989853"/>
                              <a:ext cx="591379" cy="2147840"/>
                              <a:chOff x="0" y="0"/>
                              <a:chExt cx="591379" cy="2147840"/>
                            </a:xfrm>
                          </wpg:grpSpPr>
                          <wps:wsp>
                            <wps:cNvPr id="750" name="Straight Connector 750"/>
                            <wps:cNvCnPr/>
                            <wps:spPr>
                              <a:xfrm flipH="1">
                                <a:off x="0" y="2761"/>
                                <a:ext cx="307730" cy="214507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1" name="Straight Connector 751"/>
                            <wps:cNvCnPr/>
                            <wps:spPr>
                              <a:xfrm flipH="1">
                                <a:off x="591379" y="0"/>
                                <a:ext cx="0" cy="21453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2" name="Straight Connector 752"/>
                            <wps:cNvCnPr/>
                            <wps:spPr>
                              <a:xfrm>
                                <a:off x="54666" y="1866348"/>
                                <a:ext cx="53633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3" name="Straight Connector 753"/>
                            <wps:cNvCnPr/>
                            <wps:spPr>
                              <a:xfrm flipH="1">
                                <a:off x="0" y="1866348"/>
                                <a:ext cx="579901" cy="28115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4" name="Straight Connector 754"/>
                            <wps:cNvCnPr/>
                            <wps:spPr>
                              <a:xfrm>
                                <a:off x="99392" y="1583082"/>
                                <a:ext cx="482942" cy="28135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5" name="Straight Connector 755"/>
                            <wps:cNvCnPr/>
                            <wps:spPr>
                              <a:xfrm flipH="1">
                                <a:off x="69574" y="1583082"/>
                                <a:ext cx="518746"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6" name="Straight Connector 756"/>
                            <wps:cNvCnPr/>
                            <wps:spPr>
                              <a:xfrm>
                                <a:off x="134179" y="1304787"/>
                                <a:ext cx="455544" cy="2813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7" name="Straight Connector 757"/>
                            <wps:cNvCnPr/>
                            <wps:spPr>
                              <a:xfrm flipH="1">
                                <a:off x="84483" y="1304787"/>
                                <a:ext cx="495272" cy="2806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8" name="Straight Connector 758"/>
                            <wps:cNvCnPr/>
                            <wps:spPr>
                              <a:xfrm>
                                <a:off x="173935" y="1016552"/>
                                <a:ext cx="415539" cy="2856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9" name="Straight Connector 759"/>
                            <wps:cNvCnPr/>
                            <wps:spPr>
                              <a:xfrm flipH="1">
                                <a:off x="134179" y="1051339"/>
                                <a:ext cx="447813" cy="2486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0" name="Straight Connector 760"/>
                            <wps:cNvCnPr/>
                            <wps:spPr>
                              <a:xfrm>
                                <a:off x="213692" y="733287"/>
                                <a:ext cx="365456" cy="3180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1" name="Straight Connector 761"/>
                            <wps:cNvCnPr/>
                            <wps:spPr>
                              <a:xfrm flipH="1">
                                <a:off x="173935" y="753165"/>
                                <a:ext cx="408057" cy="2465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2" name="Straight Connector 762"/>
                            <wps:cNvCnPr/>
                            <wps:spPr>
                              <a:xfrm>
                                <a:off x="253448" y="499717"/>
                                <a:ext cx="325120" cy="2530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3" name="Straight Connector 763"/>
                            <wps:cNvCnPr/>
                            <wps:spPr>
                              <a:xfrm flipH="1">
                                <a:off x="213692" y="499717"/>
                                <a:ext cx="363910"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4" name="Straight Connector 764"/>
                            <wps:cNvCnPr/>
                            <wps:spPr>
                              <a:xfrm>
                                <a:off x="268357" y="276087"/>
                                <a:ext cx="320868" cy="22363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5" name="Straight Connector 765"/>
                            <wps:cNvCnPr/>
                            <wps:spPr>
                              <a:xfrm flipH="1">
                                <a:off x="228600" y="276087"/>
                                <a:ext cx="353392" cy="22349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6" name="Straight Connector 766"/>
                            <wps:cNvCnPr/>
                            <wps:spPr>
                              <a:xfrm>
                                <a:off x="308113" y="2761"/>
                                <a:ext cx="269875" cy="2732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7" name="Straight Connector 767"/>
                            <wps:cNvCnPr/>
                            <wps:spPr>
                              <a:xfrm flipH="1">
                                <a:off x="268357" y="2761"/>
                                <a:ext cx="309631" cy="2731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68" name="Group 768"/>
                          <wpg:cNvGrpSpPr/>
                          <wpg:grpSpPr>
                            <a:xfrm>
                              <a:off x="0" y="1228165"/>
                              <a:ext cx="3751939" cy="55616"/>
                              <a:chOff x="0" y="0"/>
                              <a:chExt cx="3751939" cy="55616"/>
                            </a:xfrm>
                          </wpg:grpSpPr>
                          <wpg:grpSp>
                            <wpg:cNvPr id="769" name="Group 769"/>
                            <wpg:cNvGrpSpPr/>
                            <wpg:grpSpPr>
                              <a:xfrm>
                                <a:off x="0" y="0"/>
                                <a:ext cx="939646" cy="55616"/>
                                <a:chOff x="0" y="0"/>
                                <a:chExt cx="939646" cy="55616"/>
                              </a:xfrm>
                            </wpg:grpSpPr>
                            <wpg:grpSp>
                              <wpg:cNvPr id="770" name="Group 770"/>
                              <wpg:cNvGrpSpPr/>
                              <wpg:grpSpPr>
                                <a:xfrm>
                                  <a:off x="0" y="0"/>
                                  <a:ext cx="467537" cy="55616"/>
                                  <a:chOff x="0" y="0"/>
                                  <a:chExt cx="467537" cy="55616"/>
                                </a:xfrm>
                              </wpg:grpSpPr>
                              <wps:wsp>
                                <wps:cNvPr id="771" name="Freeform 77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21903347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32" y="24713"/>
                                                  <a:pt x="67663" y="56426"/>
                                                  <a:pt x="109331" y="55604"/>
                                                </a:cubicBezTo>
                                                <a:cubicBezTo>
                                                  <a:pt x="147779" y="56680"/>
                                                  <a:pt x="202120" y="1507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Freeform 77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435683001">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871" y="35367"/>
                                                  <a:pt x="75050" y="53423"/>
                                                  <a:pt x="109331" y="55604"/>
                                                </a:cubicBezTo>
                                                <a:cubicBezTo>
                                                  <a:pt x="148017" y="54361"/>
                                                  <a:pt x="209082" y="13250"/>
                                                  <a:pt x="223631" y="5908"/>
                                                </a:cubicBezTo>
                                                <a:cubicBezTo>
                                                  <a:pt x="243509" y="-3203"/>
                                                  <a:pt x="228601"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3" name="Group 773"/>
                              <wpg:cNvGrpSpPr/>
                              <wpg:grpSpPr>
                                <a:xfrm>
                                  <a:off x="472109" y="0"/>
                                  <a:ext cx="467537" cy="55616"/>
                                  <a:chOff x="0" y="0"/>
                                  <a:chExt cx="467537" cy="55616"/>
                                </a:xfrm>
                              </wpg:grpSpPr>
                              <wps:wsp>
                                <wps:cNvPr id="774" name="Freeform 774"/>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94913178">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120" y="23564"/>
                                                  <a:pt x="77448" y="60877"/>
                                                  <a:pt x="109331" y="55604"/>
                                                </a:cubicBezTo>
                                                <a:cubicBezTo>
                                                  <a:pt x="146847" y="57446"/>
                                                  <a:pt x="206741" y="1260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Freeform 775"/>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042513265">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4686" y="27604"/>
                                                  <a:pt x="72886" y="60488"/>
                                                  <a:pt x="109331" y="55604"/>
                                                </a:cubicBezTo>
                                                <a:cubicBezTo>
                                                  <a:pt x="151195" y="54090"/>
                                                  <a:pt x="204190" y="138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6" name="Group 776"/>
                            <wpg:cNvGrpSpPr/>
                            <wpg:grpSpPr>
                              <a:xfrm>
                                <a:off x="939248" y="0"/>
                                <a:ext cx="939646" cy="55616"/>
                                <a:chOff x="0" y="0"/>
                                <a:chExt cx="939646" cy="55616"/>
                              </a:xfrm>
                            </wpg:grpSpPr>
                            <wpg:grpSp>
                              <wpg:cNvPr id="777" name="Group 777"/>
                              <wpg:cNvGrpSpPr/>
                              <wpg:grpSpPr>
                                <a:xfrm>
                                  <a:off x="0" y="0"/>
                                  <a:ext cx="467537" cy="55616"/>
                                  <a:chOff x="0" y="0"/>
                                  <a:chExt cx="467537" cy="55616"/>
                                </a:xfrm>
                              </wpg:grpSpPr>
                              <wps:wsp>
                                <wps:cNvPr id="778" name="Freeform 77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70622140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686" y="32991"/>
                                                  <a:pt x="83091" y="55367"/>
                                                  <a:pt x="109331" y="55604"/>
                                                </a:cubicBezTo>
                                                <a:cubicBezTo>
                                                  <a:pt x="149639" y="55835"/>
                                                  <a:pt x="204079" y="13245"/>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Freeform 77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058903609">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3025" y="34970"/>
                                                  <a:pt x="72266" y="55616"/>
                                                  <a:pt x="109331" y="55604"/>
                                                </a:cubicBezTo>
                                                <a:cubicBezTo>
                                                  <a:pt x="147581" y="57085"/>
                                                  <a:pt x="206291" y="17494"/>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0" name="Group 780"/>
                              <wpg:cNvGrpSpPr/>
                              <wpg:grpSpPr>
                                <a:xfrm>
                                  <a:off x="472109" y="0"/>
                                  <a:ext cx="467537" cy="55616"/>
                                  <a:chOff x="0" y="0"/>
                                  <a:chExt cx="467537" cy="55616"/>
                                </a:xfrm>
                              </wpg:grpSpPr>
                              <wps:wsp>
                                <wps:cNvPr id="781" name="Freeform 781"/>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07477060">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6763" y="28616"/>
                                                  <a:pt x="68664" y="48396"/>
                                                  <a:pt x="109331" y="55604"/>
                                                </a:cubicBezTo>
                                                <a:cubicBezTo>
                                                  <a:pt x="144561" y="56547"/>
                                                  <a:pt x="202437" y="18903"/>
                                                  <a:pt x="223631" y="5908"/>
                                                </a:cubicBezTo>
                                                <a:cubicBezTo>
                                                  <a:pt x="243510"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2" name="Freeform 782"/>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491852732">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28267" y="22147"/>
                                                  <a:pt x="78896" y="59078"/>
                                                  <a:pt x="109331" y="55604"/>
                                                </a:cubicBezTo>
                                                <a:cubicBezTo>
                                                  <a:pt x="146873" y="57617"/>
                                                  <a:pt x="202926" y="14831"/>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3" name="Group 783"/>
                            <wpg:cNvGrpSpPr/>
                            <wpg:grpSpPr>
                              <a:xfrm>
                                <a:off x="1878496" y="0"/>
                                <a:ext cx="939646" cy="55616"/>
                                <a:chOff x="0" y="0"/>
                                <a:chExt cx="939646" cy="55616"/>
                              </a:xfrm>
                            </wpg:grpSpPr>
                            <wpg:grpSp>
                              <wpg:cNvPr id="784" name="Group 784"/>
                              <wpg:cNvGrpSpPr/>
                              <wpg:grpSpPr>
                                <a:xfrm>
                                  <a:off x="0" y="0"/>
                                  <a:ext cx="467537" cy="55616"/>
                                  <a:chOff x="0" y="0"/>
                                  <a:chExt cx="467537" cy="55616"/>
                                </a:xfrm>
                              </wpg:grpSpPr>
                              <wps:wsp>
                                <wps:cNvPr id="785" name="Freeform 78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387705158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3481" y="23593"/>
                                                  <a:pt x="75529" y="54962"/>
                                                  <a:pt x="109331" y="55604"/>
                                                </a:cubicBezTo>
                                                <a:cubicBezTo>
                                                  <a:pt x="141371" y="54201"/>
                                                  <a:pt x="203308" y="16606"/>
                                                  <a:pt x="223631" y="5908"/>
                                                </a:cubicBezTo>
                                                <a:cubicBezTo>
                                                  <a:pt x="243508" y="-3204"/>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Freeform 78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9255341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41003" y="24692"/>
                                                  <a:pt x="74159" y="64091"/>
                                                  <a:pt x="109331" y="55604"/>
                                                </a:cubicBezTo>
                                                <a:cubicBezTo>
                                                  <a:pt x="147190" y="53422"/>
                                                  <a:pt x="199496" y="16660"/>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7" name="Group 787"/>
                              <wpg:cNvGrpSpPr/>
                              <wpg:grpSpPr>
                                <a:xfrm>
                                  <a:off x="472109" y="0"/>
                                  <a:ext cx="467537" cy="55616"/>
                                  <a:chOff x="0" y="0"/>
                                  <a:chExt cx="467537" cy="55616"/>
                                </a:xfrm>
                              </wpg:grpSpPr>
                              <wps:wsp>
                                <wps:cNvPr id="788" name="Freeform 788"/>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943479524">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0954" y="24460"/>
                                                  <a:pt x="74964" y="51768"/>
                                                  <a:pt x="109331" y="55604"/>
                                                </a:cubicBezTo>
                                                <a:cubicBezTo>
                                                  <a:pt x="149856" y="56037"/>
                                                  <a:pt x="205048" y="16052"/>
                                                  <a:pt x="223631" y="5908"/>
                                                </a:cubicBezTo>
                                                <a:cubicBezTo>
                                                  <a:pt x="243509" y="-3203"/>
                                                  <a:pt x="228600" y="939"/>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Freeform 789"/>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970993736">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extrusionOk="0">
                                                <a:moveTo>
                                                  <a:pt x="0" y="939"/>
                                                </a:moveTo>
                                                <a:cubicBezTo>
                                                  <a:pt x="37005" y="32211"/>
                                                  <a:pt x="67166" y="53095"/>
                                                  <a:pt x="109331" y="55604"/>
                                                </a:cubicBezTo>
                                                <a:cubicBezTo>
                                                  <a:pt x="144600" y="56739"/>
                                                  <a:pt x="202124" y="15016"/>
                                                  <a:pt x="223631" y="5908"/>
                                                </a:cubicBezTo>
                                                <a:cubicBezTo>
                                                  <a:pt x="243510" y="-3203"/>
                                                  <a:pt x="228599" y="938"/>
                                                  <a:pt x="228600" y="939"/>
                                                </a:cubicBezTo>
                                                <a:lnTo>
                                                  <a:pt x="228600" y="939"/>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90" name="Group 790"/>
                            <wpg:cNvGrpSpPr/>
                            <wpg:grpSpPr>
                              <a:xfrm>
                                <a:off x="2812774" y="0"/>
                                <a:ext cx="939165" cy="55245"/>
                                <a:chOff x="0" y="0"/>
                                <a:chExt cx="939646" cy="55616"/>
                              </a:xfrm>
                            </wpg:grpSpPr>
                            <wpg:grpSp>
                              <wpg:cNvPr id="791" name="Group 791"/>
                              <wpg:cNvGrpSpPr/>
                              <wpg:grpSpPr>
                                <a:xfrm>
                                  <a:off x="0" y="0"/>
                                  <a:ext cx="467537" cy="55616"/>
                                  <a:chOff x="0" y="0"/>
                                  <a:chExt cx="467537" cy="55616"/>
                                </a:xfrm>
                              </wpg:grpSpPr>
                              <wps:wsp>
                                <wps:cNvPr id="792" name="Freeform 792"/>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2784323873">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3580" y="33248"/>
                                                  <a:pt x="73518" y="54923"/>
                                                  <a:pt x="109274" y="55233"/>
                                                </a:cubicBezTo>
                                                <a:cubicBezTo>
                                                  <a:pt x="146680" y="55617"/>
                                                  <a:pt x="205413" y="19756"/>
                                                  <a:pt x="223516" y="5868"/>
                                                </a:cubicBezTo>
                                                <a:cubicBezTo>
                                                  <a:pt x="243384" y="-3182"/>
                                                  <a:pt x="228481" y="931"/>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Freeform 793"/>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73040227">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43324" y="35902"/>
                                                  <a:pt x="67188" y="55217"/>
                                                  <a:pt x="109274" y="55233"/>
                                                </a:cubicBezTo>
                                                <a:cubicBezTo>
                                                  <a:pt x="144193" y="53788"/>
                                                  <a:pt x="200828" y="15841"/>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4" name="Group 794"/>
                              <wpg:cNvGrpSpPr/>
                              <wpg:grpSpPr>
                                <a:xfrm>
                                  <a:off x="472109" y="0"/>
                                  <a:ext cx="467537" cy="55616"/>
                                  <a:chOff x="0" y="0"/>
                                  <a:chExt cx="467537" cy="55616"/>
                                </a:xfrm>
                              </wpg:grpSpPr>
                              <wps:wsp>
                                <wps:cNvPr id="795" name="Freeform 795"/>
                                <wps:cNvSpPr/>
                                <wps:spPr>
                                  <a:xfrm>
                                    <a:off x="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487616506">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5688" y="26841"/>
                                                  <a:pt x="69917" y="48401"/>
                                                  <a:pt x="109274" y="55233"/>
                                                </a:cubicBezTo>
                                                <a:cubicBezTo>
                                                  <a:pt x="146273" y="57237"/>
                                                  <a:pt x="199047" y="19071"/>
                                                  <a:pt x="223516" y="5868"/>
                                                </a:cubicBezTo>
                                                <a:cubicBezTo>
                                                  <a:pt x="243384" y="-3182"/>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6" name="Freeform 796"/>
                                <wps:cNvSpPr/>
                                <wps:spPr>
                                  <a:xfrm>
                                    <a:off x="233570" y="0"/>
                                    <a:ext cx="233967" cy="55616"/>
                                  </a:xfrm>
                                  <a:custGeom>
                                    <a:avLst/>
                                    <a:gdLst>
                                      <a:gd name="connsiteX0" fmla="*/ 0 w 233967"/>
                                      <a:gd name="connsiteY0" fmla="*/ 939 h 55616"/>
                                      <a:gd name="connsiteX1" fmla="*/ 109331 w 233967"/>
                                      <a:gd name="connsiteY1" fmla="*/ 55604 h 55616"/>
                                      <a:gd name="connsiteX2" fmla="*/ 223631 w 233967"/>
                                      <a:gd name="connsiteY2" fmla="*/ 5908 h 55616"/>
                                      <a:gd name="connsiteX3" fmla="*/ 228600 w 233967"/>
                                      <a:gd name="connsiteY3" fmla="*/ 939 h 55616"/>
                                      <a:gd name="connsiteX4" fmla="*/ 228600 w 233967"/>
                                      <a:gd name="connsiteY4" fmla="*/ 939 h 5561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967" h="55616">
                                        <a:moveTo>
                                          <a:pt x="0" y="939"/>
                                        </a:moveTo>
                                        <a:cubicBezTo>
                                          <a:pt x="36029" y="27857"/>
                                          <a:pt x="72059" y="54776"/>
                                          <a:pt x="109331" y="55604"/>
                                        </a:cubicBezTo>
                                        <a:cubicBezTo>
                                          <a:pt x="146603" y="56432"/>
                                          <a:pt x="203753" y="15019"/>
                                          <a:pt x="223631" y="5908"/>
                                        </a:cubicBezTo>
                                        <a:cubicBezTo>
                                          <a:pt x="243509" y="-3203"/>
                                          <a:pt x="228600" y="939"/>
                                          <a:pt x="228600" y="939"/>
                                        </a:cubicBezTo>
                                        <a:lnTo>
                                          <a:pt x="228600" y="939"/>
                                        </a:lnTo>
                                      </a:path>
                                    </a:pathLst>
                                  </a:custGeom>
                                  <a:noFill/>
                                  <a:ln w="12700">
                                    <a:solidFill>
                                      <a:schemeClr val="tx1"/>
                                    </a:solidFill>
                                    <a:extLst>
                                      <a:ext uri="{C807C97D-BFC1-408E-A445-0C87EB9F89A2}">
                                        <ask:lineSketchStyleProps xmlns:ask="http://schemas.microsoft.com/office/drawing/2018/sketchyshapes" sd="1966590448">
                                          <a:custGeom>
                                            <a:avLst/>
                                            <a:gdLst>
                                              <a:gd name="connsiteX0" fmla="*/ 0 w 233847"/>
                                              <a:gd name="connsiteY0" fmla="*/ 932 h 55245"/>
                                              <a:gd name="connsiteX1" fmla="*/ 109274 w 233847"/>
                                              <a:gd name="connsiteY1" fmla="*/ 55233 h 55245"/>
                                              <a:gd name="connsiteX2" fmla="*/ 223516 w 233847"/>
                                              <a:gd name="connsiteY2" fmla="*/ 5868 h 55245"/>
                                              <a:gd name="connsiteX3" fmla="*/ 228482 w 233847"/>
                                              <a:gd name="connsiteY3" fmla="*/ 932 h 55245"/>
                                              <a:gd name="connsiteX4" fmla="*/ 228482 w 233847"/>
                                              <a:gd name="connsiteY4" fmla="*/ 932 h 552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847" h="55245" extrusionOk="0">
                                                <a:moveTo>
                                                  <a:pt x="0" y="932"/>
                                                </a:moveTo>
                                                <a:cubicBezTo>
                                                  <a:pt x="34854" y="26599"/>
                                                  <a:pt x="66828" y="47199"/>
                                                  <a:pt x="109274" y="55233"/>
                                                </a:cubicBezTo>
                                                <a:cubicBezTo>
                                                  <a:pt x="146751" y="54538"/>
                                                  <a:pt x="203662" y="14260"/>
                                                  <a:pt x="223516" y="5868"/>
                                                </a:cubicBezTo>
                                                <a:cubicBezTo>
                                                  <a:pt x="243384" y="-3181"/>
                                                  <a:pt x="228482" y="932"/>
                                                  <a:pt x="228482" y="932"/>
                                                </a:cubicBezTo>
                                                <a:lnTo>
                                                  <a:pt x="228482" y="932"/>
                                                </a:lnTo>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oup 464"/>
                        <wpg:cNvGrpSpPr/>
                        <wpg:grpSpPr>
                          <a:xfrm>
                            <a:off x="2089472" y="503049"/>
                            <a:ext cx="2938619" cy="2537406"/>
                            <a:chOff x="0" y="0"/>
                            <a:chExt cx="2938619" cy="2537406"/>
                          </a:xfrm>
                        </wpg:grpSpPr>
                        <wpg:grpSp>
                          <wpg:cNvPr id="806" name="Group 806"/>
                          <wpg:cNvGrpSpPr/>
                          <wpg:grpSpPr>
                            <a:xfrm>
                              <a:off x="808711" y="93636"/>
                              <a:ext cx="627380" cy="565150"/>
                              <a:chOff x="0" y="-1157294"/>
                              <a:chExt cx="448235" cy="403411"/>
                            </a:xfrm>
                          </wpg:grpSpPr>
                          <wps:wsp>
                            <wps:cNvPr id="803" name="Rectangle 803"/>
                            <wps:cNvSpPr/>
                            <wps:spPr>
                              <a:xfrm>
                                <a:off x="0" y="-1076612"/>
                                <a:ext cx="448235" cy="3227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 name="Rectangle 804"/>
                            <wps:cNvSpPr/>
                            <wps:spPr>
                              <a:xfrm>
                                <a:off x="44824"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Rectangle 805"/>
                            <wps:cNvSpPr/>
                            <wps:spPr>
                              <a:xfrm>
                                <a:off x="286871" y="-1157294"/>
                                <a:ext cx="118745" cy="806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7" name="Freeform 807"/>
                          <wps:cNvSpPr/>
                          <wps:spPr>
                            <a:xfrm>
                              <a:off x="0" y="0"/>
                              <a:ext cx="917199" cy="2008686"/>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83755 h 666461"/>
                                <a:gd name="connsiteX1" fmla="*/ 633052 w 887506"/>
                                <a:gd name="connsiteY1" fmla="*/ 49299 h 666461"/>
                                <a:gd name="connsiteX2" fmla="*/ 403411 w 887506"/>
                                <a:gd name="connsiteY2" fmla="*/ 21002 h 666461"/>
                                <a:gd name="connsiteX3" fmla="*/ 349623 w 887506"/>
                                <a:gd name="connsiteY3" fmla="*/ 388555 h 666461"/>
                                <a:gd name="connsiteX4" fmla="*/ 0 w 887506"/>
                                <a:gd name="connsiteY4" fmla="*/ 666461 h 666461"/>
                                <a:gd name="connsiteX0" fmla="*/ 887506 w 887506"/>
                                <a:gd name="connsiteY0" fmla="*/ 41549 h 624255"/>
                                <a:gd name="connsiteX1" fmla="*/ 633052 w 887506"/>
                                <a:gd name="connsiteY1" fmla="*/ 7093 h 624255"/>
                                <a:gd name="connsiteX2" fmla="*/ 434422 w 887506"/>
                                <a:gd name="connsiteY2" fmla="*/ 111887 h 624255"/>
                                <a:gd name="connsiteX3" fmla="*/ 349623 w 887506"/>
                                <a:gd name="connsiteY3" fmla="*/ 346349 h 624255"/>
                                <a:gd name="connsiteX4" fmla="*/ 0 w 887506"/>
                                <a:gd name="connsiteY4" fmla="*/ 624255 h 624255"/>
                                <a:gd name="connsiteX0" fmla="*/ 887506 w 887506"/>
                                <a:gd name="connsiteY0" fmla="*/ 24895 h 607601"/>
                                <a:gd name="connsiteX1" fmla="*/ 586535 w 887506"/>
                                <a:gd name="connsiteY1" fmla="*/ 23457 h 607601"/>
                                <a:gd name="connsiteX2" fmla="*/ 434422 w 887506"/>
                                <a:gd name="connsiteY2" fmla="*/ 95233 h 607601"/>
                                <a:gd name="connsiteX3" fmla="*/ 349623 w 887506"/>
                                <a:gd name="connsiteY3" fmla="*/ 329695 h 607601"/>
                                <a:gd name="connsiteX4" fmla="*/ 0 w 887506"/>
                                <a:gd name="connsiteY4" fmla="*/ 607601 h 607601"/>
                                <a:gd name="connsiteX0" fmla="*/ 887506 w 887506"/>
                                <a:gd name="connsiteY0" fmla="*/ 26072 h 608778"/>
                                <a:gd name="connsiteX1" fmla="*/ 586535 w 887506"/>
                                <a:gd name="connsiteY1" fmla="*/ 24634 h 608778"/>
                                <a:gd name="connsiteX2" fmla="*/ 434422 w 887506"/>
                                <a:gd name="connsiteY2" fmla="*/ 121674 h 608778"/>
                                <a:gd name="connsiteX3" fmla="*/ 349623 w 887506"/>
                                <a:gd name="connsiteY3" fmla="*/ 330872 h 608778"/>
                                <a:gd name="connsiteX4" fmla="*/ 0 w 887506"/>
                                <a:gd name="connsiteY4" fmla="*/ 608778 h 6087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87506" h="608778">
                                  <a:moveTo>
                                    <a:pt x="887506" y="26072"/>
                                  </a:moveTo>
                                  <a:cubicBezTo>
                                    <a:pt x="860611" y="-22487"/>
                                    <a:pt x="662049" y="8700"/>
                                    <a:pt x="586535" y="24634"/>
                                  </a:cubicBezTo>
                                  <a:cubicBezTo>
                                    <a:pt x="511021" y="40568"/>
                                    <a:pt x="473907" y="70634"/>
                                    <a:pt x="434422" y="121674"/>
                                  </a:cubicBezTo>
                                  <a:cubicBezTo>
                                    <a:pt x="394937" y="172714"/>
                                    <a:pt x="416858" y="223296"/>
                                    <a:pt x="349623" y="330872"/>
                                  </a:cubicBezTo>
                                  <a:cubicBezTo>
                                    <a:pt x="282388" y="438448"/>
                                    <a:pt x="141194" y="523613"/>
                                    <a:pt x="0" y="608778"/>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Freeform 814"/>
                          <wps:cNvSpPr/>
                          <wps:spPr>
                            <a:xfrm flipH="1">
                              <a:off x="1332855" y="7749"/>
                              <a:ext cx="590550" cy="1834481"/>
                            </a:xfrm>
                            <a:custGeom>
                              <a:avLst/>
                              <a:gdLst>
                                <a:gd name="connsiteX0" fmla="*/ 887506 w 887506"/>
                                <a:gd name="connsiteY0" fmla="*/ 116125 h 698831"/>
                                <a:gd name="connsiteX1" fmla="*/ 753035 w 887506"/>
                                <a:gd name="connsiteY1" fmla="*/ 8549 h 698831"/>
                                <a:gd name="connsiteX2" fmla="*/ 403411 w 887506"/>
                                <a:gd name="connsiteY2" fmla="*/ 53372 h 698831"/>
                                <a:gd name="connsiteX3" fmla="*/ 349623 w 887506"/>
                                <a:gd name="connsiteY3" fmla="*/ 420925 h 698831"/>
                                <a:gd name="connsiteX4" fmla="*/ 0 w 887506"/>
                                <a:gd name="connsiteY4" fmla="*/ 698831 h 698831"/>
                                <a:gd name="connsiteX0" fmla="*/ 887506 w 887506"/>
                                <a:gd name="connsiteY0" fmla="*/ 107583 h 690289"/>
                                <a:gd name="connsiteX1" fmla="*/ 753035 w 887506"/>
                                <a:gd name="connsiteY1" fmla="*/ 7 h 690289"/>
                                <a:gd name="connsiteX2" fmla="*/ 530267 w 887506"/>
                                <a:gd name="connsiteY2" fmla="*/ 104317 h 690289"/>
                                <a:gd name="connsiteX3" fmla="*/ 349623 w 887506"/>
                                <a:gd name="connsiteY3" fmla="*/ 412383 h 690289"/>
                                <a:gd name="connsiteX4" fmla="*/ 0 w 887506"/>
                                <a:gd name="connsiteY4" fmla="*/ 690289 h 690289"/>
                                <a:gd name="connsiteX0" fmla="*/ 591534 w 591534"/>
                                <a:gd name="connsiteY0" fmla="*/ 107583 h 581938"/>
                                <a:gd name="connsiteX1" fmla="*/ 457063 w 591534"/>
                                <a:gd name="connsiteY1" fmla="*/ 7 h 581938"/>
                                <a:gd name="connsiteX2" fmla="*/ 234295 w 591534"/>
                                <a:gd name="connsiteY2" fmla="*/ 104317 h 581938"/>
                                <a:gd name="connsiteX3" fmla="*/ 53651 w 591534"/>
                                <a:gd name="connsiteY3" fmla="*/ 412383 h 581938"/>
                                <a:gd name="connsiteX4" fmla="*/ 0 w 591534"/>
                                <a:gd name="connsiteY4" fmla="*/ 581938 h 581938"/>
                                <a:gd name="connsiteX0" fmla="*/ 591534 w 591534"/>
                                <a:gd name="connsiteY0" fmla="*/ 107580 h 581935"/>
                                <a:gd name="connsiteX1" fmla="*/ 457063 w 591534"/>
                                <a:gd name="connsiteY1" fmla="*/ 4 h 581935"/>
                                <a:gd name="connsiteX2" fmla="*/ 234295 w 591534"/>
                                <a:gd name="connsiteY2" fmla="*/ 104314 h 581935"/>
                                <a:gd name="connsiteX3" fmla="*/ 115526 w 591534"/>
                                <a:gd name="connsiteY3" fmla="*/ 295945 h 581935"/>
                                <a:gd name="connsiteX4" fmla="*/ 0 w 591534"/>
                                <a:gd name="connsiteY4" fmla="*/ 581935 h 581935"/>
                                <a:gd name="connsiteX0" fmla="*/ 591534 w 591534"/>
                                <a:gd name="connsiteY0" fmla="*/ 111388 h 585743"/>
                                <a:gd name="connsiteX1" fmla="*/ 457063 w 591534"/>
                                <a:gd name="connsiteY1" fmla="*/ 3812 h 585743"/>
                                <a:gd name="connsiteX2" fmla="*/ 234249 w 591534"/>
                                <a:gd name="connsiteY2" fmla="*/ 51008 h 585743"/>
                                <a:gd name="connsiteX3" fmla="*/ 115526 w 591534"/>
                                <a:gd name="connsiteY3" fmla="*/ 299753 h 585743"/>
                                <a:gd name="connsiteX4" fmla="*/ 0 w 591534"/>
                                <a:gd name="connsiteY4" fmla="*/ 585743 h 585743"/>
                                <a:gd name="connsiteX0" fmla="*/ 591534 w 591534"/>
                                <a:gd name="connsiteY0" fmla="*/ 111388 h 507302"/>
                                <a:gd name="connsiteX1" fmla="*/ 457063 w 591534"/>
                                <a:gd name="connsiteY1" fmla="*/ 3812 h 507302"/>
                                <a:gd name="connsiteX2" fmla="*/ 234249 w 591534"/>
                                <a:gd name="connsiteY2" fmla="*/ 51008 h 507302"/>
                                <a:gd name="connsiteX3" fmla="*/ 115526 w 591534"/>
                                <a:gd name="connsiteY3" fmla="*/ 299753 h 507302"/>
                                <a:gd name="connsiteX4" fmla="*/ 0 w 591534"/>
                                <a:gd name="connsiteY4" fmla="*/ 507302 h 507302"/>
                                <a:gd name="connsiteX0" fmla="*/ 591534 w 591534"/>
                                <a:gd name="connsiteY0" fmla="*/ 109713 h 505627"/>
                                <a:gd name="connsiteX1" fmla="*/ 457063 w 591534"/>
                                <a:gd name="connsiteY1" fmla="*/ 2137 h 505627"/>
                                <a:gd name="connsiteX2" fmla="*/ 234249 w 591534"/>
                                <a:gd name="connsiteY2" fmla="*/ 49333 h 505627"/>
                                <a:gd name="connsiteX3" fmla="*/ 115526 w 591534"/>
                                <a:gd name="connsiteY3" fmla="*/ 183019 h 505627"/>
                                <a:gd name="connsiteX4" fmla="*/ 0 w 591534"/>
                                <a:gd name="connsiteY4" fmla="*/ 505627 h 505627"/>
                                <a:gd name="connsiteX0" fmla="*/ 591534 w 591534"/>
                                <a:gd name="connsiteY0" fmla="*/ 107577 h 503491"/>
                                <a:gd name="connsiteX1" fmla="*/ 457063 w 591534"/>
                                <a:gd name="connsiteY1" fmla="*/ 1 h 503491"/>
                                <a:gd name="connsiteX2" fmla="*/ 115168 w 591534"/>
                                <a:gd name="connsiteY2" fmla="*/ 108923 h 503491"/>
                                <a:gd name="connsiteX3" fmla="*/ 115526 w 591534"/>
                                <a:gd name="connsiteY3" fmla="*/ 180883 h 503491"/>
                                <a:gd name="connsiteX4" fmla="*/ 0 w 591534"/>
                                <a:gd name="connsiteY4" fmla="*/ 503491 h 503491"/>
                                <a:gd name="connsiteX0" fmla="*/ 591534 w 591534"/>
                                <a:gd name="connsiteY0" fmla="*/ 107577 h 503491"/>
                                <a:gd name="connsiteX1" fmla="*/ 457063 w 591534"/>
                                <a:gd name="connsiteY1" fmla="*/ 1 h 503491"/>
                                <a:gd name="connsiteX2" fmla="*/ 115168 w 591534"/>
                                <a:gd name="connsiteY2" fmla="*/ 108923 h 503491"/>
                                <a:gd name="connsiteX3" fmla="*/ 110892 w 591534"/>
                                <a:gd name="connsiteY3" fmla="*/ 304497 h 503491"/>
                                <a:gd name="connsiteX4" fmla="*/ 0 w 591534"/>
                                <a:gd name="connsiteY4" fmla="*/ 503491 h 503491"/>
                                <a:gd name="connsiteX0" fmla="*/ 591534 w 591534"/>
                                <a:gd name="connsiteY0" fmla="*/ 23000 h 418914"/>
                                <a:gd name="connsiteX1" fmla="*/ 335515 w 591534"/>
                                <a:gd name="connsiteY1" fmla="*/ 18051 h 418914"/>
                                <a:gd name="connsiteX2" fmla="*/ 115168 w 591534"/>
                                <a:gd name="connsiteY2" fmla="*/ 24346 h 418914"/>
                                <a:gd name="connsiteX3" fmla="*/ 110892 w 591534"/>
                                <a:gd name="connsiteY3" fmla="*/ 219920 h 418914"/>
                                <a:gd name="connsiteX4" fmla="*/ 0 w 591534"/>
                                <a:gd name="connsiteY4" fmla="*/ 418914 h 418914"/>
                                <a:gd name="connsiteX0" fmla="*/ 591534 w 591534"/>
                                <a:gd name="connsiteY0" fmla="*/ 28366 h 424280"/>
                                <a:gd name="connsiteX1" fmla="*/ 335515 w 591534"/>
                                <a:gd name="connsiteY1" fmla="*/ 23417 h 424280"/>
                                <a:gd name="connsiteX2" fmla="*/ 161691 w 591534"/>
                                <a:gd name="connsiteY2" fmla="*/ 143280 h 424280"/>
                                <a:gd name="connsiteX3" fmla="*/ 110892 w 591534"/>
                                <a:gd name="connsiteY3" fmla="*/ 225286 h 424280"/>
                                <a:gd name="connsiteX4" fmla="*/ 0 w 591534"/>
                                <a:gd name="connsiteY4" fmla="*/ 424280 h 424280"/>
                                <a:gd name="connsiteX0" fmla="*/ 591534 w 591534"/>
                                <a:gd name="connsiteY0" fmla="*/ 28366 h 424280"/>
                                <a:gd name="connsiteX1" fmla="*/ 335515 w 591534"/>
                                <a:gd name="connsiteY1" fmla="*/ 23417 h 424280"/>
                                <a:gd name="connsiteX2" fmla="*/ 161691 w 591534"/>
                                <a:gd name="connsiteY2" fmla="*/ 143280 h 424280"/>
                                <a:gd name="connsiteX3" fmla="*/ 115168 w 591534"/>
                                <a:gd name="connsiteY3" fmla="*/ 309657 h 424280"/>
                                <a:gd name="connsiteX4" fmla="*/ 0 w 591534"/>
                                <a:gd name="connsiteY4" fmla="*/ 424280 h 424280"/>
                                <a:gd name="connsiteX0" fmla="*/ 591534 w 591534"/>
                                <a:gd name="connsiteY0" fmla="*/ 29453 h 425367"/>
                                <a:gd name="connsiteX1" fmla="*/ 335515 w 591534"/>
                                <a:gd name="connsiteY1" fmla="*/ 24504 h 425367"/>
                                <a:gd name="connsiteX2" fmla="*/ 233904 w 591534"/>
                                <a:gd name="connsiteY2" fmla="*/ 164437 h 425367"/>
                                <a:gd name="connsiteX3" fmla="*/ 115168 w 591534"/>
                                <a:gd name="connsiteY3" fmla="*/ 310744 h 425367"/>
                                <a:gd name="connsiteX4" fmla="*/ 0 w 591534"/>
                                <a:gd name="connsiteY4" fmla="*/ 425367 h 425367"/>
                                <a:gd name="connsiteX0" fmla="*/ 591534 w 591534"/>
                                <a:gd name="connsiteY0" fmla="*/ 32087 h 428001"/>
                                <a:gd name="connsiteX1" fmla="*/ 335515 w 591534"/>
                                <a:gd name="connsiteY1" fmla="*/ 27138 h 428001"/>
                                <a:gd name="connsiteX2" fmla="*/ 233904 w 591534"/>
                                <a:gd name="connsiteY2" fmla="*/ 213187 h 428001"/>
                                <a:gd name="connsiteX3" fmla="*/ 115168 w 591534"/>
                                <a:gd name="connsiteY3" fmla="*/ 313378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335515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32087 h 428001"/>
                                <a:gd name="connsiteX1" fmla="*/ 451822 w 591534"/>
                                <a:gd name="connsiteY1" fmla="*/ 27138 h 428001"/>
                                <a:gd name="connsiteX2" fmla="*/ 233904 w 591534"/>
                                <a:gd name="connsiteY2" fmla="*/ 213187 h 428001"/>
                                <a:gd name="connsiteX3" fmla="*/ 169445 w 591534"/>
                                <a:gd name="connsiteY3" fmla="*/ 317302 h 428001"/>
                                <a:gd name="connsiteX4" fmla="*/ 0 w 591534"/>
                                <a:gd name="connsiteY4" fmla="*/ 428001 h 428001"/>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6289 h 422203"/>
                                <a:gd name="connsiteX1" fmla="*/ 451822 w 591534"/>
                                <a:gd name="connsiteY1" fmla="*/ 21340 h 422203"/>
                                <a:gd name="connsiteX2" fmla="*/ 115168 w 591534"/>
                                <a:gd name="connsiteY2" fmla="*/ 100547 h 422203"/>
                                <a:gd name="connsiteX3" fmla="*/ 169445 w 591534"/>
                                <a:gd name="connsiteY3" fmla="*/ 311504 h 422203"/>
                                <a:gd name="connsiteX4" fmla="*/ 0 w 591534"/>
                                <a:gd name="connsiteY4" fmla="*/ 422203 h 422203"/>
                                <a:gd name="connsiteX0" fmla="*/ 591534 w 591534"/>
                                <a:gd name="connsiteY0" fmla="*/ 22613 h 418527"/>
                                <a:gd name="connsiteX1" fmla="*/ 451822 w 591534"/>
                                <a:gd name="connsiteY1" fmla="*/ 17664 h 418527"/>
                                <a:gd name="connsiteX2" fmla="*/ 115168 w 591534"/>
                                <a:gd name="connsiteY2" fmla="*/ 96871 h 418527"/>
                                <a:gd name="connsiteX3" fmla="*/ 169445 w 591534"/>
                                <a:gd name="connsiteY3" fmla="*/ 307828 h 418527"/>
                                <a:gd name="connsiteX4" fmla="*/ 0 w 591534"/>
                                <a:gd name="connsiteY4" fmla="*/ 418527 h 418527"/>
                                <a:gd name="connsiteX0" fmla="*/ 591534 w 591534"/>
                                <a:gd name="connsiteY0" fmla="*/ 4991 h 400905"/>
                                <a:gd name="connsiteX1" fmla="*/ 451822 w 591534"/>
                                <a:gd name="connsiteY1" fmla="*/ 42 h 400905"/>
                                <a:gd name="connsiteX2" fmla="*/ 115168 w 591534"/>
                                <a:gd name="connsiteY2" fmla="*/ 79249 h 400905"/>
                                <a:gd name="connsiteX3" fmla="*/ 169445 w 591534"/>
                                <a:gd name="connsiteY3" fmla="*/ 290206 h 400905"/>
                                <a:gd name="connsiteX4" fmla="*/ 0 w 591534"/>
                                <a:gd name="connsiteY4" fmla="*/ 400905 h 400905"/>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5 h 413109"/>
                                <a:gd name="connsiteX1" fmla="*/ 428561 w 591534"/>
                                <a:gd name="connsiteY1" fmla="*/ 31 h 413109"/>
                                <a:gd name="connsiteX2" fmla="*/ 115168 w 591534"/>
                                <a:gd name="connsiteY2" fmla="*/ 91453 h 413109"/>
                                <a:gd name="connsiteX3" fmla="*/ 169445 w 591534"/>
                                <a:gd name="connsiteY3" fmla="*/ 302410 h 413109"/>
                                <a:gd name="connsiteX4" fmla="*/ 0 w 591534"/>
                                <a:gd name="connsiteY4" fmla="*/ 413109 h 413109"/>
                                <a:gd name="connsiteX0" fmla="*/ 591534 w 591534"/>
                                <a:gd name="connsiteY0" fmla="*/ 17198 h 413112"/>
                                <a:gd name="connsiteX1" fmla="*/ 428561 w 591534"/>
                                <a:gd name="connsiteY1" fmla="*/ 34 h 413112"/>
                                <a:gd name="connsiteX2" fmla="*/ 115168 w 591534"/>
                                <a:gd name="connsiteY2" fmla="*/ 91456 h 413112"/>
                                <a:gd name="connsiteX3" fmla="*/ 233904 w 591534"/>
                                <a:gd name="connsiteY3" fmla="*/ 324892 h 413112"/>
                                <a:gd name="connsiteX4" fmla="*/ 0 w 591534"/>
                                <a:gd name="connsiteY4" fmla="*/ 413112 h 413112"/>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22176 h 418090"/>
                                <a:gd name="connsiteX1" fmla="*/ 428561 w 591534"/>
                                <a:gd name="connsiteY1" fmla="*/ 5012 h 418090"/>
                                <a:gd name="connsiteX2" fmla="*/ 233904 w 591534"/>
                                <a:gd name="connsiteY2" fmla="*/ 96434 h 418090"/>
                                <a:gd name="connsiteX3" fmla="*/ 233904 w 591534"/>
                                <a:gd name="connsiteY3" fmla="*/ 329870 h 418090"/>
                                <a:gd name="connsiteX4" fmla="*/ 0 w 591534"/>
                                <a:gd name="connsiteY4" fmla="*/ 418090 h 418090"/>
                                <a:gd name="connsiteX0" fmla="*/ 591534 w 591534"/>
                                <a:gd name="connsiteY0" fmla="*/ 17355 h 413269"/>
                                <a:gd name="connsiteX1" fmla="*/ 428561 w 591534"/>
                                <a:gd name="connsiteY1" fmla="*/ 191 h 413269"/>
                                <a:gd name="connsiteX2" fmla="*/ 233904 w 591534"/>
                                <a:gd name="connsiteY2" fmla="*/ 91613 h 413269"/>
                                <a:gd name="connsiteX3" fmla="*/ 233904 w 591534"/>
                                <a:gd name="connsiteY3" fmla="*/ 325049 h 413269"/>
                                <a:gd name="connsiteX4" fmla="*/ 0 w 591534"/>
                                <a:gd name="connsiteY4" fmla="*/ 413269 h 4132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1534" h="413269">
                                  <a:moveTo>
                                    <a:pt x="591534" y="17355"/>
                                  </a:moveTo>
                                  <a:cubicBezTo>
                                    <a:pt x="494853" y="190"/>
                                    <a:pt x="503674" y="3512"/>
                                    <a:pt x="428561" y="191"/>
                                  </a:cubicBezTo>
                                  <a:cubicBezTo>
                                    <a:pt x="353448" y="-3130"/>
                                    <a:pt x="266347" y="37470"/>
                                    <a:pt x="233904" y="91613"/>
                                  </a:cubicBezTo>
                                  <a:cubicBezTo>
                                    <a:pt x="201461" y="145756"/>
                                    <a:pt x="288395" y="257705"/>
                                    <a:pt x="233904" y="325049"/>
                                  </a:cubicBezTo>
                                  <a:cubicBezTo>
                                    <a:pt x="179413" y="392393"/>
                                    <a:pt x="102425" y="379119"/>
                                    <a:pt x="0" y="413269"/>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808351" y="1844944"/>
                              <a:ext cx="214627" cy="447650"/>
                            </a:xfrm>
                            <a:prstGeom prst="rect">
                              <a:avLst/>
                            </a:prstGeom>
                            <a:solidFill>
                              <a:schemeClr val="bg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Text Box 816"/>
                          <wps:cNvSpPr txBox="1"/>
                          <wps:spPr>
                            <a:xfrm>
                              <a:off x="2149314" y="2054171"/>
                              <a:ext cx="789305" cy="483235"/>
                            </a:xfrm>
                            <a:prstGeom prst="rect">
                              <a:avLst/>
                            </a:prstGeom>
                            <a:noFill/>
                            <a:ln w="6350">
                              <a:noFill/>
                            </a:ln>
                          </wps:spPr>
                          <wps:txbx>
                            <w:txbxContent>
                              <w:p w:rsidR="004F380E" w:rsidP="004F380E" w:rsidRDefault="004F380E" w14:paraId="39BF53E6" w14:textId="27E69102">
                                <w:pPr>
                                  <w:jc w:val="center"/>
                                </w:pPr>
                                <w:r>
                                  <w:t>inert electrode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Straight Arrow Connector 817"/>
                          <wps:cNvCnPr/>
                          <wps:spPr>
                            <a:xfrm flipH="1" flipV="1">
                              <a:off x="2097222" y="2040826"/>
                              <a:ext cx="233680" cy="15557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8" name="Text Box 818"/>
                          <wps:cNvSpPr txBox="1"/>
                          <wps:spPr>
                            <a:xfrm>
                              <a:off x="723470" y="868551"/>
                              <a:ext cx="806438" cy="483843"/>
                            </a:xfrm>
                            <a:prstGeom prst="rect">
                              <a:avLst/>
                            </a:prstGeom>
                            <a:noFill/>
                            <a:ln w="6350">
                              <a:noFill/>
                            </a:ln>
                          </wps:spPr>
                          <wps:txbx>
                            <w:txbxContent>
                              <w:p w:rsidR="004F380E" w:rsidP="004F380E" w:rsidRDefault="004F380E" w14:paraId="2BBF58F6" w14:textId="15CF3E35">
                                <w:pPr>
                                  <w:jc w:val="center"/>
                                </w:pPr>
                                <w:r>
                                  <w:t>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Straight Arrow Connector 819"/>
                          <wps:cNvCnPr/>
                          <wps:spPr>
                            <a:xfrm flipH="1" flipV="1">
                              <a:off x="1120183" y="521992"/>
                              <a:ext cx="0" cy="3600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0A599497">
              <v:group id="Group 465" style="width:395.9pt;height:286.85pt;mso-position-horizontal-relative:char;mso-position-vertical-relative:line" coordsize="50280,36429" o:spid="_x0000_s1327" w14:anchorId="522B83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">
                <v:group id="Group 251" style="position:absolute;width:37518;height:36429" coordsize="37519,36431" o:spid="_x0000_s1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252" style="position:absolute;left:986;top:31413;width:35346;height:5018;visibility:visible;mso-wrap-style:square;v-text-anchor:middle" coordsize="3534662,501816" o:spid="_x0000_s1329" filled="f" strokecolor="#272727 [2749]" strokeweight="3pt" path="m,l1790386,2353v471288,9357,746631,-29455,1037344,53789c3118443,139386,3326552,320601,3534662,5018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">
                    <v:stroke joinstyle="miter"/>
                    <v:path arrowok="t" o:connecttype="custom" o:connectlocs="0,0;1790386,2353;2827730,56142;3534662,501816" o:connectangles="0,0,0,0"/>
                  </v:shape>
                  <v:rect id="Rectangle 253" style="position:absolute;left:7888;top:5647;width:12525;height:4226;visibility:visible;mso-wrap-style:square;v-text-anchor:middle" o:spid="_x0000_s1330" fillcolor="#404040 [2429]"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"/>
                  <v:shape id="Trapezium 254" style="position:absolute;left:11422;top:1075;width:3688;height:4611;visibility:visible;mso-wrap-style:square;v-text-anchor:middle" coordsize="368834,461042" o:spid="_x0000_s1331" fillcolor="#404040 [2429]" strokecolor="#404040 [2429]" strokeweight="1pt" path="m,461042l92209,,276626,r92208,461042l,4610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">
                    <v:stroke joinstyle="miter"/>
                    <v:path arrowok="t" o:connecttype="custom" o:connectlocs="0,461042;92209,0;276626,0;368834,461042;0,461042" o:connectangles="0,0,0,0,0"/>
                  </v:shape>
                  <v:rect id="Rectangle 255" style="position:absolute;left:19274;top:5020;width:1301;height:2527;visibility:visible;mso-wrap-style:square;v-text-anchor:middle" o:spid="_x0000_s1332" fillcolor="white [3212]" strokecolor="white [321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"/>
                  <v:rect id="Rectangle 640" style="position:absolute;left:12729;width:769;height:1296;visibility:visible;mso-wrap-style:square;v-text-anchor:middle" o:spid="_x0000_s1333" fillcolor="#404040 [2429]" strokecolor="#404040 [242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"/>
                  <v:rect id="Rectangle 641" style="position:absolute;left:17839;top:4392;width:1152;height:1297;visibility:visible;mso-wrap-style:square;v-text-anchor:middle" o:spid="_x0000_s1334" fillcolor="#0d0d0d [3069]" strokecolor="#0d0d0d [306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"/>
                  <v:shape id="Freeform 642" style="position:absolute;left:17839;top:806;width:5317;height:3544;visibility:visible;mso-wrap-style:square;v-text-anchor:middle" coordsize="531683,354365" o:spid="_x0000_s1335" filled="f" strokecolor="#0d0d0d [3069]" strokeweight="1pt" path="m,354365l420201,45160c507496,-12763,514082,-1543,523772,6826v9690,8369,22926,31064,-45430,88547l113639,351722,266920,164085c340918,137657,445726,111191,488913,84802,532100,58413,537911,11669,526043,5750,514175,-169,486700,-6776,449272,29303,411844,65382,350742,157918,301477,222226l58141,3094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">
                    <v:stroke joinstyle="miter"/>
                    <v:path arrowok="t" o:connecttype="custom" o:connectlocs="0,354365;420201,45160;523772,6826;478342,95373;113639,351722;266920,164085;488913,84802;526043,5750;449272,29303;301477,222226;58141,309437" o:connectangles="0,0,0,0,0,0,0,0,0,0,0"/>
                  </v:shape>
                  <v:group id="Group 643" style="position:absolute;left:6850;top:9898;width:5914;height:21478" coordsize="5913,21478" o:spid="_x0000_s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line id="Straight Connector 644" style="position:absolute;flip:x;visibility:visible;mso-wrap-style:square" o:spid="_x0000_s1337" strokecolor="black [3213]" strokeweight="1.5pt" o:connectortype="straight" from="0,27" to="3077,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">
                      <v:stroke joinstyle="miter"/>
                    </v:line>
                    <v:line id="Straight Connector 647" style="position:absolute;flip:x;visibility:visible;mso-wrap-style:square" o:spid="_x0000_s1338" strokecolor="black [3213]" strokeweight="1.5pt" o:connectortype="straight" from="5913,0" to="5913,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">
                      <v:stroke joinstyle="miter"/>
                    </v:line>
                    <v:line id="Straight Connector 648" style="position:absolute;visibility:visible;mso-wrap-style:square" o:spid="_x0000_s1339" strokecolor="black [3213]" strokeweight="1.5pt" o:connectortype="straight" from="546,18663" to="590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">
                      <v:stroke joinstyle="miter"/>
                    </v:line>
                    <v:line id="Straight Connector 651" style="position:absolute;flip:x;visibility:visible;mso-wrap-style:square" o:spid="_x0000_s1340" strokecolor="black [3213]" strokeweight="1.5pt" o:connectortype="straight" from="0,18663" to="579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">
                      <v:stroke joinstyle="miter"/>
                    </v:line>
                    <v:line id="Straight Connector 652" style="position:absolute;visibility:visible;mso-wrap-style:square" o:spid="_x0000_s1341" strokecolor="black [3213]" strokeweight="1.5pt" o:connectortype="straight" from="993,15830" to="5823,1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">
                      <v:stroke joinstyle="miter"/>
                    </v:line>
                    <v:line id="Straight Connector 661" style="position:absolute;flip:x;visibility:visible;mso-wrap-style:square" o:spid="_x0000_s1342" strokecolor="black [3213]" strokeweight="1.5pt" o:connectortype="straight" from="695,15830" to="5883,1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">
                      <v:stroke joinstyle="miter"/>
                    </v:line>
                    <v:line id="Straight Connector 737" style="position:absolute;visibility:visible;mso-wrap-style:square" o:spid="_x0000_s1343" strokecolor="black [3213]" strokeweight="1.5pt" o:connectortype="straight" from="1341,13047" to="5897,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">
                      <v:stroke joinstyle="miter"/>
                    </v:line>
                    <v:line id="Straight Connector 738" style="position:absolute;flip:x;visibility:visible;mso-wrap-style:square" o:spid="_x0000_s1344" strokecolor="black [3213]" strokeweight="1.5pt" o:connectortype="straight" from="844,13047" to="5797,1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PLwgAAANwAAAAPAAAAZHJzL2Rvd25yZXYueG1sRE/JbsIw&#10;EL0j9R+sqcQNnKZi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CaYXPLwgAAANwAAAAPAAAA&#10;AAAAAAAAAAAAAAcCAABkcnMvZG93bnJldi54bWxQSwUGAAAAAAMAAwC3AAAA9gIAAAAA&#10;">
                      <v:stroke joinstyle="miter"/>
                    </v:line>
                    <v:line id="Straight Connector 739" style="position:absolute;visibility:visible;mso-wrap-style:square" o:spid="_x0000_s1345" strokecolor="black [3213]" strokeweight="1.5pt" o:connectortype="straight" from="1739,10165" to="5894,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">
                      <v:stroke joinstyle="miter"/>
                    </v:line>
                    <v:line id="Straight Connector 740" style="position:absolute;flip:x;visibility:visible;mso-wrap-style:square" o:spid="_x0000_s1346" strokecolor="black [3213]" strokeweight="1.5pt" o:connectortype="straight" from="1341,10513" to="5819,1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">
                      <v:stroke joinstyle="miter"/>
                    </v:line>
                    <v:line id="Straight Connector 741" style="position:absolute;visibility:visible;mso-wrap-style:square" o:spid="_x0000_s1347" strokecolor="black [3213]" strokeweight="1.5pt" o:connectortype="straight" from="2136,7332" to="5791,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">
                      <v:stroke joinstyle="miter"/>
                    </v:line>
                    <v:line id="Straight Connector 742" style="position:absolute;flip:x;visibility:visible;mso-wrap-style:square" o:spid="_x0000_s1348" strokecolor="black [3213]" strokeweight="1.5pt" o:connectortype="straight" from="1739,7531" to="5819,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">
                      <v:stroke joinstyle="miter"/>
                    </v:line>
                    <v:line id="Straight Connector 743" style="position:absolute;visibility:visible;mso-wrap-style:square" o:spid="_x0000_s1349" strokecolor="black [3213]" strokeweight="1.5pt" o:connectortype="straight" from="2534,4997" to="5785,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">
                      <v:stroke joinstyle="miter"/>
                    </v:line>
                    <v:line id="Straight Connector 744" style="position:absolute;flip:x;visibility:visible;mso-wrap-style:square" o:spid="_x0000_s1350" strokecolor="black [3213]" strokeweight="1.5pt" o:connectortype="straight" from="2136,4997" to="5776,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">
                      <v:stroke joinstyle="miter"/>
                    </v:line>
                    <v:line id="Straight Connector 745" style="position:absolute;visibility:visible;mso-wrap-style:square" o:spid="_x0000_s1351" strokecolor="black [3213]" strokeweight="1.5pt" o:connectortype="straight" from="2683,2760" to="589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">
                      <v:stroke joinstyle="miter"/>
                    </v:line>
                    <v:line id="Straight Connector 746" style="position:absolute;flip:x;visibility:visible;mso-wrap-style:square" o:spid="_x0000_s1352" strokecolor="black [3213]" strokeweight="1.5pt" o:connectortype="straight" from="2286,2760" to="581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">
                      <v:stroke joinstyle="miter"/>
                    </v:line>
                    <v:line id="Straight Connector 747" style="position:absolute;visibility:visible;mso-wrap-style:square" o:spid="_x0000_s1353" strokecolor="black [3213]" strokeweight="1.5pt" o:connectortype="straight" from="3081,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">
                      <v:stroke joinstyle="miter"/>
                    </v:line>
                    <v:line id="Straight Connector 748" style="position:absolute;flip:x;visibility:visible;mso-wrap-style:square" o:spid="_x0000_s1354" strokecolor="black [3213]" strokeweight="1.5pt" o:connectortype="straight" from="2683,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">
                      <v:stroke joinstyle="miter"/>
                    </v:line>
                  </v:group>
                  <v:group id="Group 749" style="position:absolute;left:15815;top:9898;width:5914;height:21478;flip:x" coordsize="5913,21478" o:spid="_x0000_s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">
                    <v:line id="Straight Connector 750" style="position:absolute;flip:x;visibility:visible;mso-wrap-style:square" o:spid="_x0000_s1356" strokecolor="black [3213]" strokeweight="1.5pt" o:connectortype="straight" from="0,27" to="3077,2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">
                      <v:stroke joinstyle="miter"/>
                    </v:line>
                    <v:line id="Straight Connector 751" style="position:absolute;flip:x;visibility:visible;mso-wrap-style:square" o:spid="_x0000_s1357" strokecolor="black [3213]" strokeweight="1.5pt" o:connectortype="straight" from="5913,0" to="5913,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">
                      <v:stroke joinstyle="miter"/>
                    </v:line>
                    <v:line id="Straight Connector 752" style="position:absolute;visibility:visible;mso-wrap-style:square" o:spid="_x0000_s1358" strokecolor="black [3213]" strokeweight="1.5pt" o:connectortype="straight" from="546,18663" to="590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">
                      <v:stroke joinstyle="miter"/>
                    </v:line>
                    <v:line id="Straight Connector 753" style="position:absolute;flip:x;visibility:visible;mso-wrap-style:square" o:spid="_x0000_s1359" strokecolor="black [3213]" strokeweight="1.5pt" o:connectortype="straight" from="0,18663" to="5799,2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">
                      <v:stroke joinstyle="miter"/>
                    </v:line>
                    <v:line id="Straight Connector 754" style="position:absolute;visibility:visible;mso-wrap-style:square" o:spid="_x0000_s1360" strokecolor="black [3213]" strokeweight="1.5pt" o:connectortype="straight" from="993,15830" to="5823,1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">
                      <v:stroke joinstyle="miter"/>
                    </v:line>
                    <v:line id="Straight Connector 755" style="position:absolute;flip:x;visibility:visible;mso-wrap-style:square" o:spid="_x0000_s1361" strokecolor="black [3213]" strokeweight="1.5pt" o:connectortype="straight" from="695,15830" to="5883,1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">
                      <v:stroke joinstyle="miter"/>
                    </v:line>
                    <v:line id="Straight Connector 756" style="position:absolute;visibility:visible;mso-wrap-style:square" o:spid="_x0000_s1362" strokecolor="black [3213]" strokeweight="1.5pt" o:connectortype="straight" from="1341,13047" to="5897,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">
                      <v:stroke joinstyle="miter"/>
                    </v:line>
                    <v:line id="Straight Connector 757" style="position:absolute;flip:x;visibility:visible;mso-wrap-style:square" o:spid="_x0000_s1363" strokecolor="black [3213]" strokeweight="1.5pt" o:connectortype="straight" from="844,13047" to="5797,1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">
                      <v:stroke joinstyle="miter"/>
                    </v:line>
                    <v:line id="Straight Connector 758" style="position:absolute;visibility:visible;mso-wrap-style:square" o:spid="_x0000_s1364" strokecolor="black [3213]" strokeweight="1.5pt" o:connectortype="straight" from="1739,10165" to="5894,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">
                      <v:stroke joinstyle="miter"/>
                    </v:line>
                    <v:line id="Straight Connector 759" style="position:absolute;flip:x;visibility:visible;mso-wrap-style:square" o:spid="_x0000_s1365" strokecolor="black [3213]" strokeweight="1.5pt" o:connectortype="straight" from="1341,10513" to="5819,1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">
                      <v:stroke joinstyle="miter"/>
                    </v:line>
                    <v:line id="Straight Connector 760" style="position:absolute;visibility:visible;mso-wrap-style:square" o:spid="_x0000_s1366" strokecolor="black [3213]" strokeweight="1.5pt" o:connectortype="straight" from="2136,7332" to="5791,1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">
                      <v:stroke joinstyle="miter"/>
                    </v:line>
                    <v:line id="Straight Connector 761" style="position:absolute;flip:x;visibility:visible;mso-wrap-style:square" o:spid="_x0000_s1367" strokecolor="black [3213]" strokeweight="1.5pt" o:connectortype="straight" from="1739,7531" to="5819,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">
                      <v:stroke joinstyle="miter"/>
                    </v:line>
                    <v:line id="Straight Connector 762" style="position:absolute;visibility:visible;mso-wrap-style:square" o:spid="_x0000_s1368" strokecolor="black [3213]" strokeweight="1.5pt" o:connectortype="straight" from="2534,4997" to="5785,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">
                      <v:stroke joinstyle="miter"/>
                    </v:line>
                    <v:line id="Straight Connector 763" style="position:absolute;flip:x;visibility:visible;mso-wrap-style:square" o:spid="_x0000_s1369" strokecolor="black [3213]" strokeweight="1.5pt" o:connectortype="straight" from="2136,4997" to="5776,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">
                      <v:stroke joinstyle="miter"/>
                    </v:line>
                    <v:line id="Straight Connector 764" style="position:absolute;visibility:visible;mso-wrap-style:square" o:spid="_x0000_s1370" strokecolor="black [3213]" strokeweight="1.5pt" o:connectortype="straight" from="2683,2760" to="5892,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">
                      <v:stroke joinstyle="miter"/>
                    </v:line>
                    <v:line id="Straight Connector 765" style="position:absolute;flip:x;visibility:visible;mso-wrap-style:square" o:spid="_x0000_s1371" strokecolor="black [3213]" strokeweight="1.5pt" o:connectortype="straight" from="2286,2760" to="5819,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">
                      <v:stroke joinstyle="miter"/>
                    </v:line>
                    <v:line id="Straight Connector 766" style="position:absolute;visibility:visible;mso-wrap-style:square" o:spid="_x0000_s1372" strokecolor="black [3213]" strokeweight="1.5pt" o:connectortype="straight" from="3081,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">
                      <v:stroke joinstyle="miter"/>
                    </v:line>
                    <v:line id="Straight Connector 767" style="position:absolute;flip:x;visibility:visible;mso-wrap-style:square" o:spid="_x0000_s1373" strokecolor="black [3213]" strokeweight="1.5pt" o:connectortype="straight" from="2683,27" to="577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">
                      <v:stroke joinstyle="miter"/>
                    </v:line>
                  </v:group>
                  <v:group id="Group 768" style="position:absolute;top:12281;width:37519;height:556" coordsize="37519,556" o:spid="_x0000_s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69" style="position:absolute;width:9396;height:556" coordsize="9396,556" o:spid="_x0000_s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group id="Group 770" style="position:absolute;width:4675;height:556" coordsize="467537,55616" o:spid="_x0000_s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">
                        <v:shape id="Freeform 771" style="position:absolute;width:233967;height:55616;visibility:visible;mso-wrap-style:square;v-text-anchor:middle" coordsize="233967,55616" o:spid="_x0000_s1377"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">
                          <v:stroke joinstyle="miter"/>
                          <v:path arrowok="t" o:connecttype="custom" o:connectlocs="0,939;109331,55604;223631,5908;228600,939;228600,939" o:connectangles="0,0,0,0,0"/>
                        </v:shape>
                        <v:shape id="Freeform 772" style="position:absolute;left:233570;width:233967;height:55616;visibility:visible;mso-wrap-style:square;v-text-anchor:middle" coordsize="233967,55616" o:spid="_x0000_s1378"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">
                          <v:stroke joinstyle="miter"/>
                          <v:path arrowok="t" o:connecttype="custom" o:connectlocs="0,939;109331,55604;223631,5908;228600,939;228600,939" o:connectangles="0,0,0,0,0"/>
                        </v:shape>
                      </v:group>
                      <v:group id="Group 773" style="position:absolute;left:4721;width:4675;height:556" coordsize="467537,55616" o:spid="_x0000_s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774" style="position:absolute;width:233967;height:55616;visibility:visible;mso-wrap-style:square;v-text-anchor:middle" coordsize="233967,55616" o:spid="_x0000_s1380"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XJxQAAANwAAAAPAAAAZHJzL2Rvd25yZXYueG1sRI/dasJA&#10;EIXvC77DMoXelLqxS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AxuMXJxQAAANwAAAAP&#10;AAAAAAAAAAAAAAAAAAcCAABkcnMvZG93bnJldi54bWxQSwUGAAAAAAMAAwC3AAAA+QIAAAAA&#10;">
                          <v:stroke joinstyle="miter"/>
                          <v:path arrowok="t" o:connecttype="custom" o:connectlocs="0,939;109331,55604;223631,5908;228600,939;228600,939" o:connectangles="0,0,0,0,0"/>
                        </v:shape>
                        <v:shape id="Freeform 775" style="position:absolute;left:233570;width:233967;height:55616;visibility:visible;mso-wrap-style:square;v-text-anchor:middle" coordsize="233967,55616" o:spid="_x0000_s1381"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">
                          <v:stroke joinstyle="miter"/>
                          <v:path arrowok="t" o:connecttype="custom" o:connectlocs="0,939;109331,55604;223631,5908;228600,939;228600,939" o:connectangles="0,0,0,0,0"/>
                        </v:shape>
                      </v:group>
                    </v:group>
                    <v:group id="Group 776" style="position:absolute;left:9392;width:9396;height:556" coordsize="9396,556" o:spid="_x0000_s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group id="Group 777" style="position:absolute;width:4675;height:556" coordsize="467537,55616" o:spid="_x0000_s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778" style="position:absolute;width:233967;height:55616;visibility:visible;mso-wrap-style:square;v-text-anchor:middle" coordsize="233967,55616" o:spid="_x0000_s1384"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">
                          <v:stroke joinstyle="miter"/>
                          <v:path arrowok="t" o:connecttype="custom" o:connectlocs="0,939;109331,55604;223631,5908;228600,939;228600,939" o:connectangles="0,0,0,0,0"/>
                        </v:shape>
                        <v:shape id="Freeform 779" style="position:absolute;left:233570;width:233967;height:55616;visibility:visible;mso-wrap-style:square;v-text-anchor:middle" coordsize="233967,55616" o:spid="_x0000_s1385"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">
                          <v:stroke joinstyle="miter"/>
                          <v:path arrowok="t" o:connecttype="custom" o:connectlocs="0,939;109331,55604;223631,5908;228600,939;228600,939" o:connectangles="0,0,0,0,0"/>
                        </v:shape>
                      </v:group>
                      <v:group id="Group 780" style="position:absolute;left:4721;width:4675;height:556" coordsize="467537,55616" o:spid="_x0000_s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shape id="Freeform 781" style="position:absolute;width:233967;height:55616;visibility:visible;mso-wrap-style:square;v-text-anchor:middle" coordsize="233967,55616" o:spid="_x0000_s1387"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">
                          <v:stroke joinstyle="miter"/>
                          <v:path arrowok="t" o:connecttype="custom" o:connectlocs="0,939;109331,55604;223631,5908;228600,939;228600,939" o:connectangles="0,0,0,0,0"/>
                        </v:shape>
                        <v:shape id="Freeform 782" style="position:absolute;left:233570;width:233967;height:55616;visibility:visible;mso-wrap-style:square;v-text-anchor:middle" coordsize="233967,55616" o:spid="_x0000_s1388"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">
                          <v:stroke joinstyle="miter"/>
                          <v:path arrowok="t" o:connecttype="custom" o:connectlocs="0,939;109331,55604;223631,5908;228600,939;228600,939" o:connectangles="0,0,0,0,0"/>
                        </v:shape>
                      </v:group>
                    </v:group>
                    <v:group id="Group 783" style="position:absolute;left:18784;width:9397;height:556" coordsize="9396,556" o:spid="_x0000_s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group id="Group 784" style="position:absolute;width:4675;height:556" coordsize="467537,55616" o:spid="_x0000_s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shape id="Freeform 785" style="position:absolute;width:233967;height:55616;visibility:visible;mso-wrap-style:square;v-text-anchor:middle" coordsize="233967,55616" o:spid="_x0000_s1391"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">
                          <v:stroke joinstyle="miter"/>
                          <v:path arrowok="t" o:connecttype="custom" o:connectlocs="0,939;109331,55604;223631,5908;228600,939;228600,939" o:connectangles="0,0,0,0,0"/>
                        </v:shape>
                        <v:shape id="Freeform 786" style="position:absolute;left:233570;width:233967;height:55616;visibility:visible;mso-wrap-style:square;v-text-anchor:middle" coordsize="233967,55616" o:spid="_x0000_s1392"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">
                          <v:stroke joinstyle="miter"/>
                          <v:path arrowok="t" o:connecttype="custom" o:connectlocs="0,939;109331,55604;223631,5908;228600,939;228600,939" o:connectangles="0,0,0,0,0"/>
                        </v:shape>
                      </v:group>
                      <v:group id="Group 787" style="position:absolute;left:4721;width:4675;height:556" coordsize="467537,55616" o:spid="_x0000_s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shape id="Freeform 788" style="position:absolute;width:233967;height:55616;visibility:visible;mso-wrap-style:square;v-text-anchor:middle" coordsize="233967,55616" o:spid="_x0000_s1394"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">
                          <v:stroke joinstyle="miter"/>
                          <v:path arrowok="t" o:connecttype="custom" o:connectlocs="0,939;109331,55604;223631,5908;228600,939;228600,939" o:connectangles="0,0,0,0,0"/>
                        </v:shape>
                        <v:shape id="Freeform 789" style="position:absolute;left:233570;width:233967;height:55616;visibility:visible;mso-wrap-style:square;v-text-anchor:middle" coordsize="233967,55616" o:spid="_x0000_s1395"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">
                          <v:stroke joinstyle="miter"/>
                          <v:path arrowok="t" o:connecttype="custom" o:connectlocs="0,939;109331,55604;223631,5908;228600,939;228600,939" o:connectangles="0,0,0,0,0"/>
                        </v:shape>
                      </v:group>
                    </v:group>
                    <v:group id="Group 790" style="position:absolute;left:28127;width:9392;height:552" coordsize="9396,556" o:spid="_x0000_s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group id="Group 791" style="position:absolute;width:4675;height:556" coordsize="467537,55616" o:spid="_x0000_s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">
                        <v:shape id="Freeform 792" style="position:absolute;width:233967;height:55616;visibility:visible;mso-wrap-style:square;v-text-anchor:middle" coordsize="233967,55616" o:spid="_x0000_s1398"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">
                          <v:stroke joinstyle="miter"/>
                          <v:path arrowok="t" o:connecttype="custom" o:connectlocs="0,939;109331,55604;223631,5908;228600,939;228600,939" o:connectangles="0,0,0,0,0"/>
                        </v:shape>
                        <v:shape id="Freeform 793" style="position:absolute;left:233570;width:233967;height:55616;visibility:visible;mso-wrap-style:square;v-text-anchor:middle" coordsize="233967,55616" o:spid="_x0000_s1399"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tHxQAAANwAAAAPAAAAZHJzL2Rvd25yZXYueG1sRI/fSgJB&#10;FMbvhd5hOEE3kbMWpG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AOXbtHxQAAANwAAAAP&#10;AAAAAAAAAAAAAAAAAAcCAABkcnMvZG93bnJldi54bWxQSwUGAAAAAAMAAwC3AAAA+QIAAAAA&#10;">
                          <v:stroke joinstyle="miter"/>
                          <v:path arrowok="t" o:connecttype="custom" o:connectlocs="0,939;109331,55604;223631,5908;228600,939;228600,939" o:connectangles="0,0,0,0,0"/>
                        </v:shape>
                      </v:group>
                      <v:group id="Group 794" style="position:absolute;left:4721;width:4675;height:556" coordsize="467537,55616" o:spid="_x0000_s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">
                        <v:shape id="Freeform 795" style="position:absolute;width:233967;height:55616;visibility:visible;mso-wrap-style:square;v-text-anchor:middle" coordsize="233967,55616" o:spid="_x0000_s1401"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">
                          <v:stroke joinstyle="miter"/>
                          <v:path arrowok="t" o:connecttype="custom" o:connectlocs="0,939;109331,55604;223631,5908;228600,939;228600,939" o:connectangles="0,0,0,0,0"/>
                        </v:shape>
                        <v:shape id="Freeform 796" style="position:absolute;left:233570;width:233967;height:55616;visibility:visible;mso-wrap-style:square;v-text-anchor:middle" coordsize="233967,55616" o:spid="_x0000_s1402" filled="f" strokecolor="black [3213]" strokeweight="1pt" path="m,939c36029,27857,72059,54776,109331,55604v37272,828,94422,-40585,114300,-49696c243509,-3203,228600,939,228600,939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">
                          <v:stroke joinstyle="miter"/>
                          <v:path arrowok="t" o:connecttype="custom" o:connectlocs="0,939;109331,55604;223631,5908;228600,939;228600,939" o:connectangles="0,0,0,0,0"/>
                        </v:shape>
                      </v:group>
                    </v:group>
                  </v:group>
                </v:group>
                <v:group id="Group 464" style="position:absolute;left:20894;top:5030;width:29386;height:25374" coordsize="29386,25374" o:spid="_x0000_s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806" style="position:absolute;left:8087;top:936;width:6273;height:5651" coordsize="4482,4034" coordorigin=",-11572" o:spid="_x0000_s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rect id="Rectangle 803" style="position:absolute;top:-10766;width:4482;height:3228;visibility:visible;mso-wrap-style:square;v-text-anchor:middle" o:spid="_x0000_s1405"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H1xAAAANwAAAAPAAAAZHJzL2Rvd25yZXYueG1sRI/NagJB&#10;EITvgbzD0AFvcSYG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AgiwfXEAAAA3AAAAA8A&#10;AAAAAAAAAAAAAAAABwIAAGRycy9kb3ducmV2LnhtbFBLBQYAAAAAAwADALcAAAD4AgAAAAA=&#10;"/>
                    <v:rect id="Rectangle 804" style="position:absolute;left:448;top:-11572;width:1187;height:806;visibility:visible;mso-wrap-style:square;v-text-anchor:middle" o:spid="_x0000_s1406"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1mBxAAAANwAAAAPAAAAZHJzL2Rvd25yZXYueG1sRI/NagJB&#10;EITvgbzD0AFvcSYS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IfLWYHEAAAA3AAAAA8A&#10;AAAAAAAAAAAAAAAABwIAAGRycy9kb3ducmV2LnhtbFBLBQYAAAAAAwADALcAAAD4AgAAAAA=&#10;"/>
                    <v:rect id="Rectangle 805" style="position:absolute;left:2868;top:-11572;width:1188;height:806;visibility:visible;mso-wrap-style:square;v-text-anchor:middle" o:spid="_x0000_s1407" fillcolor="white [32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"/>
                  </v:group>
                  <v:shape id="Freeform 807" style="position:absolute;width:9171;height:20086;visibility:visible;mso-wrap-style:square;v-text-anchor:middle" coordsize="887506,608778" o:spid="_x0000_s1408" filled="f" strokecolor="black [3213]" strokeweight="1.5pt" path="m887506,26072c860611,-22487,662049,8700,586535,24634,511021,40568,473907,70634,434422,121674v-39485,51040,-17564,101622,-84799,209198c282388,438448,141194,523613,,60877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">
                    <v:stroke joinstyle="miter"/>
                    <v:path arrowok="t" o:connecttype="custom" o:connectlocs="917199,86026;606159,81281;448956,401468;361320,1091725;0,2008686" o:connectangles="0,0,0,0,0"/>
                  </v:shape>
                  <v:shape id="Freeform 814" style="position:absolute;left:13328;top:77;width:5906;height:18345;flip:x;visibility:visible;mso-wrap-style:square;v-text-anchor:middle" coordsize="591534,413269" o:spid="_x0000_s1409" filled="f" strokecolor="black [3213]" strokeweight="1.5pt" path="m591534,17355c494853,190,503674,3512,428561,191,353448,-3130,266347,37470,233904,91613v-32443,54143,54491,166092,,233436c179413,392393,102425,379119,,41326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">
                    <v:stroke joinstyle="miter"/>
                    <v:path arrowok="t" o:connecttype="custom" o:connectlocs="590550,77038;427848,848;233515,406666;233515,1442877;0,1834481" o:connectangles="0,0,0,0,0"/>
                  </v:shape>
                  <v:rect id="Rectangle 815" style="position:absolute;left:18083;top:18449;width:2146;height:4476;visibility:visible;mso-wrap-style:square;v-text-anchor:middle" o:spid="_x0000_s1410" fillcolor="#7f7f7f [1612]"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"/>
                  <v:shape id="Text Box 816" style="position:absolute;left:21493;top:20541;width:7893;height:4833;visibility:visible;mso-wrap-style:square;v-text-anchor:top" o:spid="_x0000_s141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">
                    <v:textbox>
                      <w:txbxContent>
                        <w:p w:rsidR="004F380E" w:rsidP="004F380E" w:rsidRDefault="004F380E" w14:paraId="0C13A377" w14:textId="27E69102">
                          <w:pPr>
                            <w:jc w:val="center"/>
                          </w:pPr>
                          <w:r>
                            <w:t>inert electrode</w:t>
                          </w:r>
                        </w:p>
                      </w:txbxContent>
                    </v:textbox>
                  </v:shape>
                  <v:shape id="Straight Arrow Connector 817" style="position:absolute;left:20972;top:20408;width:2337;height:1556;flip:x y;visibility:visible;mso-wrap-style:square" o:spid="_x0000_s1412"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">
                    <v:stroke joinstyle="miter" endarrow="block"/>
                  </v:shape>
                  <v:shape id="Text Box 818" style="position:absolute;left:7234;top:8685;width:8065;height:4838;visibility:visible;mso-wrap-style:square;v-text-anchor:top" o:spid="_x0000_s141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">
                    <v:textbox>
                      <w:txbxContent>
                        <w:p w:rsidR="004F380E" w:rsidP="004F380E" w:rsidRDefault="004F380E" w14:paraId="2DB81781" w14:textId="15CF3E35">
                          <w:pPr>
                            <w:jc w:val="center"/>
                          </w:pPr>
                          <w:r>
                            <w:t>power supply</w:t>
                          </w:r>
                        </w:p>
                      </w:txbxContent>
                    </v:textbox>
                  </v:shape>
                  <v:shape id="Straight Arrow Connector 819" style="position:absolute;left:11201;top:5219;width:0;height:3600;flip:x y;visibility:visible;mso-wrap-style:square" o:spid="_x0000_s1414"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">
                    <v:stroke joinstyle="miter" endarrow="block"/>
                  </v:shape>
                </v:group>
                <w10:anchorlock/>
              </v:group>
            </w:pict>
          </mc:Fallback>
        </mc:AlternateContent>
      </w:r>
    </w:p>
    <w:p w:rsidR="00357861" w:rsidP="004F380E" w:rsidRDefault="00357861" w14:paraId="6DF566D1" w14:textId="7A7646F3">
      <w:pPr>
        <w:rPr>
          <w:rFonts w:cs="Arial"/>
          <w:szCs w:val="22"/>
        </w:rPr>
      </w:pPr>
    </w:p>
    <w:p w:rsidR="00357861" w:rsidP="004F380E" w:rsidRDefault="00357861" w14:paraId="268CCF31" w14:textId="77777777">
      <w:pPr>
        <w:rPr>
          <w:rFonts w:cs="Arial"/>
          <w:szCs w:val="22"/>
        </w:rPr>
      </w:pPr>
    </w:p>
    <w:p w:rsidR="00985CB5" w:rsidP="005E58F2" w:rsidRDefault="00985CB5" w14:paraId="65EFE3A1" w14:textId="6D66B7FE">
      <w:pPr>
        <w:ind w:left="720" w:hanging="720"/>
        <w:rPr>
          <w:rFonts w:cs="Arial"/>
          <w:szCs w:val="22"/>
        </w:rPr>
      </w:pPr>
      <w:r>
        <w:rPr>
          <w:rFonts w:cs="Arial"/>
          <w:szCs w:val="22"/>
        </w:rPr>
        <w:t>(d)</w:t>
      </w:r>
      <w:r>
        <w:rPr>
          <w:rFonts w:cs="Arial"/>
          <w:szCs w:val="22"/>
        </w:rPr>
        <w:tab/>
      </w:r>
      <w:r>
        <w:rPr>
          <w:rFonts w:cs="Arial"/>
          <w:szCs w:val="22"/>
        </w:rPr>
        <w:t>On the diagram above, label the polarity (sign) of the power supply terminals.</w:t>
      </w:r>
      <w:r>
        <w:rPr>
          <w:rFonts w:cs="Arial"/>
          <w:szCs w:val="22"/>
        </w:rPr>
        <w:tab/>
      </w:r>
      <w:r>
        <w:rPr>
          <w:rFonts w:cs="Arial"/>
          <w:szCs w:val="22"/>
        </w:rPr>
        <w:t>(1 mark)</w:t>
      </w:r>
    </w:p>
    <w:p w:rsidR="00985CB5" w:rsidP="005E58F2" w:rsidRDefault="00985CB5" w14:paraId="18AD827D" w14:textId="7BC0B367">
      <w:pPr>
        <w:ind w:left="720" w:hanging="720"/>
        <w:rPr>
          <w:rFonts w:cs="Arial"/>
          <w:szCs w:val="22"/>
        </w:rPr>
      </w:pPr>
    </w:p>
    <w:p w:rsidR="00E42BA5" w:rsidP="00E42BA5" w:rsidRDefault="00E42BA5" w14:paraId="2AAF664A" w14:textId="77777777">
      <w:pPr>
        <w:rPr>
          <w:rFonts w:cs="Arial"/>
          <w:szCs w:val="22"/>
        </w:rPr>
      </w:pPr>
    </w:p>
    <w:p w:rsidR="004F380E" w:rsidP="00E42BA5" w:rsidRDefault="00015F38" w14:paraId="19FD9F07" w14:textId="77777777">
      <w:pPr>
        <w:rPr>
          <w:rFonts w:cs="Arial"/>
          <w:szCs w:val="22"/>
        </w:rPr>
      </w:pPr>
      <w:r>
        <w:rPr>
          <w:rFonts w:cs="Arial"/>
          <w:szCs w:val="22"/>
        </w:rPr>
        <w:t xml:space="preserve">When the power source is switched on, the flow of current </w:t>
      </w:r>
      <w:r w:rsidR="004F380E">
        <w:rPr>
          <w:rFonts w:cs="Arial"/>
          <w:szCs w:val="22"/>
        </w:rPr>
        <w:t>protects</w:t>
      </w:r>
      <w:r>
        <w:rPr>
          <w:rFonts w:cs="Arial"/>
          <w:szCs w:val="22"/>
        </w:rPr>
        <w:t xml:space="preserve"> the platform from corrosion.</w:t>
      </w:r>
      <w:r w:rsidR="00E42BA5">
        <w:rPr>
          <w:rFonts w:cs="Arial"/>
          <w:szCs w:val="22"/>
        </w:rPr>
        <w:t xml:space="preserve"> </w:t>
      </w:r>
    </w:p>
    <w:p w:rsidR="004F380E" w:rsidP="00E42BA5" w:rsidRDefault="004F380E" w14:paraId="41E2FF0C" w14:textId="77777777">
      <w:pPr>
        <w:rPr>
          <w:rFonts w:cs="Arial"/>
          <w:szCs w:val="22"/>
        </w:rPr>
      </w:pPr>
    </w:p>
    <w:p w:rsidR="00015F38" w:rsidP="00E42BA5" w:rsidRDefault="004F380E" w14:paraId="44B771BB" w14:textId="07E94F45">
      <w:pPr>
        <w:rPr>
          <w:rFonts w:cs="Arial"/>
          <w:szCs w:val="22"/>
        </w:rPr>
      </w:pPr>
      <w:r>
        <w:rPr>
          <w:rFonts w:cs="Arial"/>
          <w:szCs w:val="22"/>
        </w:rPr>
        <w:t xml:space="preserve">The inert electrodes are often made by incorporating a mixed metal oxide catalyst onto a titanium structure. </w:t>
      </w:r>
      <w:r w:rsidR="00015F38">
        <w:rPr>
          <w:rFonts w:cs="Arial"/>
          <w:szCs w:val="22"/>
        </w:rPr>
        <w:t>There are two possible reaction</w:t>
      </w:r>
      <w:r>
        <w:rPr>
          <w:rFonts w:cs="Arial"/>
          <w:szCs w:val="22"/>
        </w:rPr>
        <w:t>s</w:t>
      </w:r>
      <w:r w:rsidR="00015F38">
        <w:rPr>
          <w:rFonts w:cs="Arial"/>
          <w:szCs w:val="22"/>
        </w:rPr>
        <w:t xml:space="preserve"> that can take place at this electrode.</w:t>
      </w:r>
      <w:r>
        <w:rPr>
          <w:rFonts w:cs="Arial"/>
          <w:szCs w:val="22"/>
        </w:rPr>
        <w:t xml:space="preserve"> </w:t>
      </w:r>
      <w:r w:rsidR="00015F38">
        <w:rPr>
          <w:rFonts w:cs="Arial"/>
          <w:szCs w:val="22"/>
        </w:rPr>
        <w:t>In regular seawater, the chloride ions present in the salt water are converted to chlorine gas. In low saline conditions, it is the water itself that reacts, forming oxygen gas.</w:t>
      </w:r>
    </w:p>
    <w:p w:rsidR="00015F38" w:rsidP="005E58F2" w:rsidRDefault="00015F38" w14:paraId="578DF42E" w14:textId="7BDD701C">
      <w:pPr>
        <w:ind w:left="720" w:hanging="720"/>
        <w:rPr>
          <w:rFonts w:cs="Arial"/>
          <w:szCs w:val="22"/>
        </w:rPr>
      </w:pPr>
    </w:p>
    <w:p w:rsidR="00015F38" w:rsidP="005E58F2" w:rsidRDefault="00015F38" w14:paraId="7922D57C" w14:textId="3546D0B2">
      <w:pPr>
        <w:ind w:left="720" w:hanging="720"/>
        <w:rPr>
          <w:rFonts w:cs="Arial"/>
          <w:szCs w:val="22"/>
        </w:rPr>
      </w:pPr>
      <w:r>
        <w:rPr>
          <w:rFonts w:cs="Arial"/>
          <w:szCs w:val="22"/>
        </w:rPr>
        <w:t>(e)</w:t>
      </w:r>
      <w:r>
        <w:rPr>
          <w:rFonts w:cs="Arial"/>
          <w:szCs w:val="22"/>
        </w:rPr>
        <w:tab/>
      </w:r>
      <w:r>
        <w:rPr>
          <w:rFonts w:cs="Arial"/>
          <w:szCs w:val="22"/>
        </w:rPr>
        <w:t>Write balanced half-equations representing each of the possible reaction</w:t>
      </w:r>
      <w:r w:rsidR="005A0FE2">
        <w:rPr>
          <w:rFonts w:cs="Arial"/>
          <w:szCs w:val="22"/>
        </w:rPr>
        <w:t>s</w:t>
      </w:r>
      <w:r>
        <w:rPr>
          <w:rFonts w:cs="Arial"/>
          <w:szCs w:val="22"/>
        </w:rPr>
        <w:t xml:space="preserve"> that could occur at th</w:t>
      </w:r>
      <w:r w:rsidR="005A0FE2">
        <w:rPr>
          <w:rFonts w:cs="Arial"/>
          <w:szCs w:val="22"/>
        </w:rPr>
        <w:t>e</w:t>
      </w:r>
      <w:r>
        <w:rPr>
          <w:rFonts w:cs="Arial"/>
          <w:szCs w:val="22"/>
        </w:rPr>
        <w:t xml:space="preserve"> inert electrode.</w:t>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(4 marks)</w:t>
      </w:r>
    </w:p>
    <w:p w:rsidR="00015F38" w:rsidP="005E58F2" w:rsidRDefault="00015F38" w14:paraId="72C8DE6B" w14:textId="4DE765C8">
      <w:pPr>
        <w:ind w:left="720" w:hanging="720"/>
        <w:rPr>
          <w:rFonts w:cs="Arial"/>
          <w:szCs w:val="22"/>
        </w:rPr>
      </w:pPr>
    </w:p>
    <w:tbl>
      <w:tblPr>
        <w:tblStyle w:val="TableGrid"/>
        <w:tblW w:w="0" w:type="auto"/>
        <w:tblInd w:w="704" w:type="dxa"/>
        <w:tblLook w:val="04A0" w:firstRow="1" w:lastRow="0" w:firstColumn="1" w:lastColumn="0" w:noHBand="0" w:noVBand="1"/>
      </w:tblPr>
      <w:tblGrid>
        <w:gridCol w:w="1305"/>
        <w:gridCol w:w="7507"/>
      </w:tblGrid>
      <w:tr w:rsidR="005A0FE2" w:rsidTr="002F253E" w14:paraId="32471622" w14:textId="77777777">
        <w:trPr>
          <w:trHeight w:val="1417"/>
        </w:trPr>
        <w:tc>
          <w:tcPr>
            <w:tcW w:w="1305" w:type="dxa"/>
            <w:tcBorders>
              <w:bottom w:val="single" w:color="auto" w:sz="4" w:space="0"/>
            </w:tcBorders>
            <w:vAlign w:val="center"/>
          </w:tcPr>
          <w:p w:rsidRPr="00A01DE3" w:rsidR="005A0FE2" w:rsidP="002F253E" w:rsidRDefault="005A0FE2" w14:paraId="31EDFBBB" w14:textId="3318BB67">
            <w:pPr>
              <w:jc w:val="center"/>
              <w:rPr>
                <w:rFonts w:cs="Arial"/>
                <w:szCs w:val="22"/>
              </w:rPr>
            </w:pPr>
            <w:r>
              <w:rPr>
                <w:rFonts w:cs="Arial"/>
                <w:szCs w:val="22"/>
              </w:rPr>
              <w:t>regular seawater</w:t>
            </w:r>
          </w:p>
        </w:tc>
        <w:tc>
          <w:tcPr>
            <w:tcW w:w="7507" w:type="dxa"/>
            <w:tcBorders>
              <w:bottom w:val="single" w:color="auto" w:sz="4" w:space="0"/>
            </w:tcBorders>
            <w:vAlign w:val="center"/>
          </w:tcPr>
          <w:p w:rsidRPr="00A01DE3" w:rsidR="005A0FE2" w:rsidP="002F253E" w:rsidRDefault="005A0FE2" w14:paraId="11DEFAC5" w14:textId="77777777">
            <w:pPr>
              <w:ind w:left="880" w:hanging="851"/>
              <w:rPr>
                <w:rFonts w:cs="Arial"/>
                <w:szCs w:val="22"/>
              </w:rPr>
            </w:pPr>
          </w:p>
        </w:tc>
      </w:tr>
      <w:tr w:rsidR="005A0FE2" w:rsidTr="002F253E" w14:paraId="586068E6" w14:textId="77777777">
        <w:trPr>
          <w:trHeight w:val="1417"/>
        </w:trPr>
        <w:tc>
          <w:tcPr>
            <w:tcW w:w="1305" w:type="dxa"/>
            <w:tcBorders>
              <w:bottom w:val="single" w:color="auto" w:sz="4" w:space="0"/>
            </w:tcBorders>
            <w:vAlign w:val="center"/>
          </w:tcPr>
          <w:p w:rsidRPr="00A01DE3" w:rsidR="005A0FE2" w:rsidP="002F253E" w:rsidRDefault="005A0FE2" w14:paraId="6C28E386" w14:textId="1F7B85FD">
            <w:pPr>
              <w:jc w:val="center"/>
              <w:rPr>
                <w:rFonts w:cs="Arial"/>
                <w:szCs w:val="22"/>
              </w:rPr>
            </w:pPr>
            <w:r>
              <w:rPr>
                <w:rFonts w:cs="Arial"/>
                <w:szCs w:val="22"/>
              </w:rPr>
              <w:t>low saline seawater</w:t>
            </w:r>
          </w:p>
        </w:tc>
        <w:tc>
          <w:tcPr>
            <w:tcW w:w="7507" w:type="dxa"/>
            <w:tcBorders>
              <w:bottom w:val="single" w:color="auto" w:sz="4" w:space="0"/>
            </w:tcBorders>
            <w:vAlign w:val="center"/>
          </w:tcPr>
          <w:p w:rsidRPr="00A01DE3" w:rsidR="005A0FE2" w:rsidP="002F253E" w:rsidRDefault="005A0FE2" w14:paraId="77AD8F53" w14:textId="77777777">
            <w:pPr>
              <w:ind w:left="880" w:hanging="851"/>
              <w:rPr>
                <w:rFonts w:cs="Arial"/>
                <w:szCs w:val="22"/>
              </w:rPr>
            </w:pPr>
          </w:p>
        </w:tc>
      </w:tr>
    </w:tbl>
    <w:p w:rsidR="005A0FE2" w:rsidP="005E58F2" w:rsidRDefault="005A0FE2" w14:paraId="41388FB5" w14:textId="77777777">
      <w:pPr>
        <w:ind w:left="720" w:hanging="720"/>
        <w:rPr>
          <w:rFonts w:cs="Arial"/>
          <w:szCs w:val="22"/>
        </w:rPr>
      </w:pPr>
    </w:p>
    <w:p w:rsidR="0059102A" w:rsidRDefault="0059102A" w14:paraId="285E6440" w14:textId="77777777">
      <w:pPr>
        <w:rPr>
          <w:rFonts w:cs="Arial"/>
          <w:szCs w:val="22"/>
        </w:rPr>
        <w:sectPr w:rsidR="0059102A" w:rsidSect="0093217E">
          <w:footerReference w:type="default" r:id="rId81"/>
          <w:type w:val="continuous"/>
          <w:pgSz w:w="11907" w:h="16840" w:orient="portrait" w:code="9"/>
          <w:pgMar w:top="862" w:right="1275" w:bottom="862" w:left="993" w:header="720" w:footer="720" w:gutter="0"/>
          <w:cols w:space="720"/>
          <w:noEndnote/>
          <w:titlePg/>
          <w:docGrid w:linePitch="299"/>
        </w:sectPr>
      </w:pPr>
    </w:p>
    <w:p w:rsidR="005570E3" w:rsidRDefault="005570E3" w14:paraId="48A47AE1" w14:textId="77777777">
      <w:pPr>
        <w:rPr>
          <w:rFonts w:cs="Arial"/>
          <w:szCs w:val="22"/>
        </w:rPr>
      </w:pPr>
      <w:r>
        <w:rPr>
          <w:rFonts w:cs="Arial"/>
          <w:szCs w:val="22"/>
        </w:rPr>
        <w:br w:type="page"/>
      </w:r>
    </w:p>
    <w:p w:rsidR="00015F38" w:rsidP="005E58F2" w:rsidRDefault="00015F38" w14:paraId="4DCB48E6" w14:textId="7CF776EE">
      <w:pPr>
        <w:ind w:left="720" w:hanging="720"/>
        <w:rPr>
          <w:rFonts w:cs="Arial"/>
          <w:szCs w:val="22"/>
        </w:rPr>
      </w:pPr>
      <w:r>
        <w:rPr>
          <w:rFonts w:cs="Arial"/>
          <w:szCs w:val="22"/>
        </w:rPr>
        <w:t>(f)</w:t>
      </w:r>
      <w:r>
        <w:rPr>
          <w:rFonts w:cs="Arial"/>
          <w:szCs w:val="22"/>
        </w:rPr>
        <w:tab/>
      </w:r>
      <w:r>
        <w:rPr>
          <w:rFonts w:cs="Arial"/>
          <w:szCs w:val="22"/>
        </w:rPr>
        <w:t xml:space="preserve">Describe why </w:t>
      </w:r>
      <w:r w:rsidR="004F380E">
        <w:rPr>
          <w:rFonts w:cs="Arial"/>
          <w:szCs w:val="22"/>
        </w:rPr>
        <w:t>‘</w:t>
      </w:r>
      <w:r>
        <w:rPr>
          <w:rFonts w:cs="Arial"/>
          <w:szCs w:val="22"/>
        </w:rPr>
        <w:t>sacrificial anode cathodic protection</w:t>
      </w:r>
      <w:r w:rsidR="004F380E">
        <w:rPr>
          <w:rFonts w:cs="Arial"/>
          <w:szCs w:val="22"/>
        </w:rPr>
        <w:t>’</w:t>
      </w:r>
      <w:r>
        <w:rPr>
          <w:rFonts w:cs="Arial"/>
          <w:szCs w:val="22"/>
        </w:rPr>
        <w:t xml:space="preserve"> is considered a galvanic process, </w:t>
      </w:r>
      <w:r w:rsidR="004F380E">
        <w:rPr>
          <w:rFonts w:cs="Arial"/>
          <w:szCs w:val="22"/>
        </w:rPr>
        <w:t>but</w:t>
      </w:r>
      <w:r>
        <w:rPr>
          <w:rFonts w:cs="Arial"/>
          <w:szCs w:val="22"/>
        </w:rPr>
        <w:t xml:space="preserve"> </w:t>
      </w:r>
      <w:r w:rsidR="004F380E">
        <w:rPr>
          <w:rFonts w:cs="Arial"/>
          <w:szCs w:val="22"/>
        </w:rPr>
        <w:t>‘</w:t>
      </w:r>
      <w:r>
        <w:rPr>
          <w:rFonts w:cs="Arial"/>
          <w:szCs w:val="22"/>
        </w:rPr>
        <w:t>impressed current cathodic protection</w:t>
      </w:r>
      <w:r w:rsidR="004F380E">
        <w:rPr>
          <w:rFonts w:cs="Arial"/>
          <w:szCs w:val="22"/>
        </w:rPr>
        <w:t>’</w:t>
      </w:r>
      <w:r>
        <w:rPr>
          <w:rFonts w:cs="Arial"/>
          <w:szCs w:val="22"/>
        </w:rPr>
        <w:t xml:space="preserve"> is considered an electrolytic process.</w:t>
      </w:r>
      <w:r>
        <w:rPr>
          <w:rFonts w:cs="Arial"/>
          <w:szCs w:val="22"/>
        </w:rPr>
        <w:tab/>
      </w:r>
      <w:r>
        <w:rPr>
          <w:rFonts w:cs="Arial"/>
          <w:szCs w:val="22"/>
        </w:rPr>
        <w:t>(2 marks)</w:t>
      </w:r>
    </w:p>
    <w:p w:rsidR="005570E3" w:rsidP="005E58F2" w:rsidRDefault="005570E3" w14:paraId="25494EA4" w14:textId="77777777">
      <w:pPr>
        <w:rPr>
          <w:rFonts w:cs="Arial"/>
          <w:szCs w:val="22"/>
        </w:rPr>
      </w:pPr>
    </w:p>
    <w:p w:rsidRPr="00F43BA1" w:rsidR="005E58F2" w:rsidP="005E58F2" w:rsidRDefault="005E58F2" w14:paraId="5D064BDD" w14:textId="0713FFCF">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55994C1A" w14:textId="77777777">
      <w:pPr>
        <w:ind w:left="720" w:hanging="720"/>
        <w:rPr>
          <w:rFonts w:cs="Arial"/>
          <w:szCs w:val="22"/>
        </w:rPr>
      </w:pPr>
    </w:p>
    <w:p w:rsidRPr="00F43BA1" w:rsidR="005E58F2" w:rsidP="005E58F2" w:rsidRDefault="005E58F2" w14:paraId="75097415"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06B74663" w14:textId="77777777">
      <w:pPr>
        <w:ind w:left="720" w:hanging="720"/>
        <w:rPr>
          <w:rFonts w:cs="Arial"/>
          <w:szCs w:val="22"/>
        </w:rPr>
      </w:pPr>
    </w:p>
    <w:p w:rsidRPr="00F43BA1" w:rsidR="005E58F2" w:rsidP="005E58F2" w:rsidRDefault="005E58F2" w14:paraId="40140813"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5B869F03" w14:textId="77777777">
      <w:pPr>
        <w:ind w:left="720" w:hanging="720"/>
        <w:rPr>
          <w:rFonts w:cs="Arial"/>
          <w:szCs w:val="22"/>
        </w:rPr>
      </w:pPr>
    </w:p>
    <w:p w:rsidRPr="00F43BA1" w:rsidR="005E58F2" w:rsidP="005E58F2" w:rsidRDefault="005E58F2" w14:paraId="568F1553"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4A31E5D2" w14:textId="77777777">
      <w:pPr>
        <w:ind w:left="720" w:hanging="720"/>
        <w:rPr>
          <w:rFonts w:cs="Arial"/>
          <w:szCs w:val="22"/>
        </w:rPr>
      </w:pPr>
    </w:p>
    <w:p w:rsidRPr="00F43BA1" w:rsidR="005E58F2" w:rsidP="005E58F2" w:rsidRDefault="005E58F2" w14:paraId="774A8CDE"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5E58F2" w:rsidP="005E58F2" w:rsidRDefault="005E58F2" w14:paraId="020B09DA" w14:textId="77777777">
      <w:pPr>
        <w:ind w:left="720" w:hanging="720"/>
        <w:rPr>
          <w:rFonts w:cs="Arial"/>
          <w:szCs w:val="22"/>
        </w:rPr>
      </w:pPr>
    </w:p>
    <w:p w:rsidRPr="00F43BA1" w:rsidR="005E58F2" w:rsidP="005E58F2" w:rsidRDefault="005E58F2" w14:paraId="7C85A491" w14:textId="77777777">
      <w:pPr>
        <w:rPr>
          <w:rFonts w:cs="Arial"/>
          <w:szCs w:val="22"/>
        </w:rPr>
      </w:pPr>
      <w:r w:rsidRPr="00F43BA1">
        <w:rPr>
          <w:rFonts w:cs="Arial"/>
          <w:szCs w:val="22"/>
        </w:rPr>
        <w:tab/>
      </w:r>
      <w:r w:rsidRPr="00F43BA1">
        <w:rPr>
          <w:rFonts w:cs="Arial"/>
          <w:szCs w:val="22"/>
        </w:rPr>
        <w:t>________________________________________________________________________</w:t>
      </w:r>
    </w:p>
    <w:p w:rsidR="00AD4D55" w:rsidP="00AD4D55" w:rsidRDefault="00AD4D55" w14:paraId="566131F9" w14:textId="690AEF0A">
      <w:pPr>
        <w:spacing w:line="360" w:lineRule="auto"/>
        <w:rPr>
          <w:rFonts w:cs="Arial"/>
          <w:szCs w:val="22"/>
        </w:rPr>
      </w:pPr>
    </w:p>
    <w:p w:rsidR="005570E3" w:rsidP="00AD4D55" w:rsidRDefault="005570E3" w14:paraId="638142A6" w14:textId="70E6C959">
      <w:pPr>
        <w:spacing w:line="360" w:lineRule="auto"/>
        <w:rPr>
          <w:rFonts w:cs="Arial"/>
          <w:szCs w:val="22"/>
        </w:rPr>
      </w:pPr>
    </w:p>
    <w:p w:rsidR="005570E3" w:rsidP="00AD4D55" w:rsidRDefault="005570E3" w14:paraId="60C73C83" w14:textId="56695E0E">
      <w:pPr>
        <w:spacing w:line="360" w:lineRule="auto"/>
        <w:rPr>
          <w:rFonts w:cs="Arial"/>
          <w:szCs w:val="22"/>
        </w:rPr>
      </w:pPr>
    </w:p>
    <w:p w:rsidR="005570E3" w:rsidP="00AD4D55" w:rsidRDefault="005570E3" w14:paraId="234A3194" w14:textId="705CC338">
      <w:pPr>
        <w:spacing w:line="360" w:lineRule="auto"/>
        <w:rPr>
          <w:rFonts w:cs="Arial"/>
          <w:szCs w:val="22"/>
        </w:rPr>
      </w:pPr>
    </w:p>
    <w:p w:rsidR="005570E3" w:rsidP="00AD4D55" w:rsidRDefault="005570E3" w14:paraId="31BA2DFC" w14:textId="4E82F317">
      <w:pPr>
        <w:spacing w:line="360" w:lineRule="auto"/>
        <w:rPr>
          <w:rFonts w:cs="Arial"/>
          <w:szCs w:val="22"/>
        </w:rPr>
      </w:pPr>
    </w:p>
    <w:p w:rsidR="005570E3" w:rsidP="00AD4D55" w:rsidRDefault="005570E3" w14:paraId="10B48B55" w14:textId="7951E469">
      <w:pPr>
        <w:spacing w:line="360" w:lineRule="auto"/>
        <w:rPr>
          <w:rFonts w:cs="Arial"/>
          <w:szCs w:val="22"/>
        </w:rPr>
      </w:pPr>
    </w:p>
    <w:p w:rsidR="005570E3" w:rsidP="00AD4D55" w:rsidRDefault="005570E3" w14:paraId="55B49A9C" w14:textId="0C9C464A">
      <w:pPr>
        <w:spacing w:line="360" w:lineRule="auto"/>
        <w:rPr>
          <w:rFonts w:cs="Arial"/>
          <w:szCs w:val="22"/>
        </w:rPr>
      </w:pPr>
    </w:p>
    <w:p w:rsidR="005570E3" w:rsidP="00AD4D55" w:rsidRDefault="005570E3" w14:paraId="624142C6" w14:textId="7CAB811D">
      <w:pPr>
        <w:spacing w:line="360" w:lineRule="auto"/>
        <w:rPr>
          <w:rFonts w:cs="Arial"/>
          <w:szCs w:val="22"/>
        </w:rPr>
      </w:pPr>
    </w:p>
    <w:p w:rsidR="005570E3" w:rsidP="00AD4D55" w:rsidRDefault="005570E3" w14:paraId="5A8537E9" w14:textId="43BEC195">
      <w:pPr>
        <w:spacing w:line="360" w:lineRule="auto"/>
        <w:rPr>
          <w:rFonts w:cs="Arial"/>
          <w:szCs w:val="22"/>
        </w:rPr>
      </w:pPr>
    </w:p>
    <w:p w:rsidR="005570E3" w:rsidP="00AD4D55" w:rsidRDefault="005570E3" w14:paraId="0815461A" w14:textId="332F062C">
      <w:pPr>
        <w:spacing w:line="360" w:lineRule="auto"/>
        <w:rPr>
          <w:rFonts w:cs="Arial"/>
          <w:szCs w:val="22"/>
        </w:rPr>
      </w:pPr>
    </w:p>
    <w:p w:rsidR="005570E3" w:rsidP="00AD4D55" w:rsidRDefault="005570E3" w14:paraId="2E0C9EB3" w14:textId="35311544">
      <w:pPr>
        <w:spacing w:line="360" w:lineRule="auto"/>
        <w:rPr>
          <w:rFonts w:cs="Arial"/>
          <w:szCs w:val="22"/>
        </w:rPr>
      </w:pPr>
    </w:p>
    <w:p w:rsidR="005570E3" w:rsidP="00AD4D55" w:rsidRDefault="005570E3" w14:paraId="37099C2F" w14:textId="06B97FAF">
      <w:pPr>
        <w:spacing w:line="360" w:lineRule="auto"/>
        <w:rPr>
          <w:rFonts w:cs="Arial"/>
          <w:szCs w:val="22"/>
        </w:rPr>
      </w:pPr>
    </w:p>
    <w:p w:rsidR="005570E3" w:rsidP="00AD4D55" w:rsidRDefault="005570E3" w14:paraId="1564106D" w14:textId="3AD6F3C0">
      <w:pPr>
        <w:spacing w:line="360" w:lineRule="auto"/>
        <w:rPr>
          <w:rFonts w:cs="Arial"/>
          <w:szCs w:val="22"/>
        </w:rPr>
      </w:pPr>
    </w:p>
    <w:p w:rsidR="005570E3" w:rsidP="00AD4D55" w:rsidRDefault="005570E3" w14:paraId="6351D188" w14:textId="54E044DE">
      <w:pPr>
        <w:spacing w:line="360" w:lineRule="auto"/>
        <w:rPr>
          <w:rFonts w:cs="Arial"/>
          <w:szCs w:val="22"/>
        </w:rPr>
      </w:pPr>
    </w:p>
    <w:p w:rsidR="005570E3" w:rsidP="00AD4D55" w:rsidRDefault="005570E3" w14:paraId="3ABED928" w14:textId="469DAB92">
      <w:pPr>
        <w:spacing w:line="360" w:lineRule="auto"/>
        <w:rPr>
          <w:rFonts w:cs="Arial"/>
          <w:szCs w:val="22"/>
        </w:rPr>
      </w:pPr>
    </w:p>
    <w:p w:rsidR="005570E3" w:rsidP="00AD4D55" w:rsidRDefault="005570E3" w14:paraId="29CBEA4A" w14:textId="0EE7E217">
      <w:pPr>
        <w:spacing w:line="360" w:lineRule="auto"/>
        <w:rPr>
          <w:rFonts w:cs="Arial"/>
          <w:szCs w:val="22"/>
        </w:rPr>
      </w:pPr>
    </w:p>
    <w:p w:rsidR="005570E3" w:rsidP="00AD4D55" w:rsidRDefault="005570E3" w14:paraId="70D95196" w14:textId="5C1BE166">
      <w:pPr>
        <w:spacing w:line="360" w:lineRule="auto"/>
        <w:rPr>
          <w:rFonts w:cs="Arial"/>
          <w:szCs w:val="22"/>
        </w:rPr>
      </w:pPr>
    </w:p>
    <w:p w:rsidR="005570E3" w:rsidP="00AD4D55" w:rsidRDefault="005570E3" w14:paraId="34A2F446" w14:textId="6A8202AF">
      <w:pPr>
        <w:spacing w:line="360" w:lineRule="auto"/>
        <w:rPr>
          <w:rFonts w:cs="Arial"/>
          <w:szCs w:val="22"/>
        </w:rPr>
      </w:pPr>
    </w:p>
    <w:p w:rsidR="005570E3" w:rsidP="00AD4D55" w:rsidRDefault="005570E3" w14:paraId="18ADEAF0" w14:textId="631ABA39">
      <w:pPr>
        <w:spacing w:line="360" w:lineRule="auto"/>
        <w:rPr>
          <w:rFonts w:cs="Arial"/>
          <w:szCs w:val="22"/>
        </w:rPr>
      </w:pPr>
    </w:p>
    <w:p w:rsidR="005570E3" w:rsidP="00AD4D55" w:rsidRDefault="005570E3" w14:paraId="13671006" w14:textId="73DE7E8F">
      <w:pPr>
        <w:spacing w:line="360" w:lineRule="auto"/>
        <w:rPr>
          <w:rFonts w:cs="Arial"/>
          <w:szCs w:val="22"/>
        </w:rPr>
      </w:pPr>
    </w:p>
    <w:p w:rsidR="005570E3" w:rsidP="00AD4D55" w:rsidRDefault="005570E3" w14:paraId="39AA1F9F" w14:textId="4E8BF159">
      <w:pPr>
        <w:spacing w:line="360" w:lineRule="auto"/>
        <w:rPr>
          <w:rFonts w:cs="Arial"/>
          <w:szCs w:val="22"/>
        </w:rPr>
      </w:pPr>
    </w:p>
    <w:p w:rsidR="005570E3" w:rsidP="00AD4D55" w:rsidRDefault="005570E3" w14:paraId="69B6D452" w14:textId="25FC4AB2">
      <w:pPr>
        <w:spacing w:line="360" w:lineRule="auto"/>
        <w:rPr>
          <w:rFonts w:cs="Arial"/>
          <w:szCs w:val="22"/>
        </w:rPr>
      </w:pPr>
    </w:p>
    <w:p w:rsidR="005570E3" w:rsidP="00AD4D55" w:rsidRDefault="005570E3" w14:paraId="5ACA60A2" w14:textId="20EA1C1E">
      <w:pPr>
        <w:spacing w:line="360" w:lineRule="auto"/>
        <w:rPr>
          <w:rFonts w:cs="Arial"/>
          <w:szCs w:val="22"/>
        </w:rPr>
      </w:pPr>
    </w:p>
    <w:p w:rsidR="005570E3" w:rsidP="00AD4D55" w:rsidRDefault="005570E3" w14:paraId="504568A4" w14:textId="11CC28D5">
      <w:pPr>
        <w:spacing w:line="360" w:lineRule="auto"/>
        <w:rPr>
          <w:rFonts w:cs="Arial"/>
          <w:szCs w:val="22"/>
        </w:rPr>
      </w:pPr>
    </w:p>
    <w:p w:rsidR="005570E3" w:rsidP="00AD4D55" w:rsidRDefault="005570E3" w14:paraId="60473145" w14:textId="2639FF42">
      <w:pPr>
        <w:spacing w:line="360" w:lineRule="auto"/>
        <w:rPr>
          <w:rFonts w:cs="Arial"/>
          <w:szCs w:val="22"/>
        </w:rPr>
      </w:pPr>
    </w:p>
    <w:p w:rsidR="005570E3" w:rsidP="00AD4D55" w:rsidRDefault="005570E3" w14:paraId="1A023CA1" w14:textId="62DCA20F">
      <w:pPr>
        <w:spacing w:line="360" w:lineRule="auto"/>
        <w:rPr>
          <w:rFonts w:cs="Arial"/>
          <w:szCs w:val="22"/>
        </w:rPr>
      </w:pPr>
    </w:p>
    <w:p w:rsidR="005570E3" w:rsidP="00AD4D55" w:rsidRDefault="005570E3" w14:paraId="454214C8" w14:textId="77777777">
      <w:pPr>
        <w:spacing w:line="360" w:lineRule="auto"/>
        <w:rPr>
          <w:rFonts w:cs="Arial"/>
          <w:szCs w:val="22"/>
        </w:rPr>
      </w:pPr>
    </w:p>
    <w:p w:rsidRPr="005E58F2" w:rsidR="00505A14" w:rsidP="00731AE4" w:rsidRDefault="005E58F2" w14:paraId="75BE7D02" w14:textId="57748C02">
      <w:pPr>
        <w:tabs>
          <w:tab w:val="left" w:pos="567"/>
          <w:tab w:val="left" w:pos="1134"/>
          <w:tab w:val="left" w:pos="1701"/>
          <w:tab w:val="right" w:pos="9356"/>
        </w:tabs>
        <w:jc w:val="center"/>
        <w:rPr>
          <w:rFonts w:cs="Arial"/>
        </w:rPr>
        <w:sectPr w:rsidRPr="005E58F2" w:rsidR="00505A14" w:rsidSect="0093217E">
          <w:footerReference w:type="default" r:id="rId82"/>
          <w:type w:val="continuous"/>
          <w:pgSz w:w="11907" w:h="16840" w:orient="portrait" w:code="9"/>
          <w:pgMar w:top="862" w:right="1275" w:bottom="862" w:left="993" w:header="720" w:footer="720" w:gutter="0"/>
          <w:cols w:space="720"/>
          <w:noEndnote/>
          <w:titlePg/>
          <w:docGrid w:linePitch="299"/>
        </w:sectPr>
      </w:pPr>
      <w:r w:rsidRPr="00C03365">
        <w:rPr>
          <w:rFonts w:cs="Arial"/>
          <w:b/>
          <w:bCs/>
          <w:szCs w:val="22"/>
        </w:rPr>
        <w:t>End of questions</w:t>
      </w:r>
    </w:p>
    <w:p w:rsidR="00FB3C93" w:rsidP="00463673" w:rsidRDefault="00FB3C93" w14:paraId="27CEACE7" w14:textId="77777777">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Additional working space</w:t>
      </w:r>
    </w:p>
    <w:p w:rsidR="00FB3C93" w:rsidP="00463673" w:rsidRDefault="00FB3C93" w14:paraId="3ECBDCD4" w14:textId="77777777">
      <w:pPr>
        <w:pStyle w:val="BodyText"/>
        <w:tabs>
          <w:tab w:val="left" w:pos="567"/>
          <w:tab w:val="left" w:pos="1134"/>
          <w:tab w:val="left" w:pos="1701"/>
          <w:tab w:val="right" w:pos="9356"/>
        </w:tabs>
        <w:ind w:left="567" w:hanging="567"/>
        <w:rPr>
          <w:rFonts w:ascii="Arial" w:hAnsi="Arial" w:cs="Arial"/>
          <w:b/>
          <w:bCs/>
          <w:i w:val="0"/>
          <w:szCs w:val="22"/>
        </w:rPr>
      </w:pPr>
    </w:p>
    <w:p w:rsidRPr="00FB3C93" w:rsidR="00FB3C93" w:rsidP="00463673" w:rsidRDefault="004350FA" w14:paraId="2DE392B9" w14:textId="73D51D2F">
      <w:pPr>
        <w:pStyle w:val="BodyText"/>
        <w:tabs>
          <w:tab w:val="left" w:pos="567"/>
          <w:tab w:val="left" w:pos="1134"/>
          <w:tab w:val="left" w:pos="1701"/>
          <w:tab w:val="right" w:pos="9356"/>
        </w:tabs>
        <w:ind w:left="567" w:hanging="567"/>
        <w:rPr>
          <w:rFonts w:ascii="Arial" w:hAnsi="Arial" w:cs="Arial"/>
          <w:bCs/>
          <w:i w:val="0"/>
          <w:szCs w:val="22"/>
        </w:rPr>
      </w:pPr>
      <w:r>
        <w:rPr>
          <w:rFonts w:ascii="Arial" w:hAnsi="Arial" w:cs="Arial"/>
          <w:bCs/>
          <w:i w:val="0"/>
          <w:szCs w:val="22"/>
        </w:rPr>
        <w:t>Spare grid Q</w:t>
      </w:r>
      <w:r w:rsidR="00FD1E3E">
        <w:rPr>
          <w:rFonts w:ascii="Arial" w:hAnsi="Arial" w:cs="Arial"/>
          <w:bCs/>
          <w:i w:val="0"/>
          <w:szCs w:val="22"/>
        </w:rPr>
        <w:t>26(c)</w:t>
      </w:r>
    </w:p>
    <w:p w:rsidR="00D136AA" w:rsidP="00463673" w:rsidRDefault="00D136AA" w14:paraId="0E8097A8" w14:textId="4D4628E4">
      <w:pPr>
        <w:pStyle w:val="BodyText"/>
        <w:tabs>
          <w:tab w:val="left" w:pos="567"/>
          <w:tab w:val="left" w:pos="1134"/>
          <w:tab w:val="left" w:pos="1701"/>
          <w:tab w:val="right" w:pos="9356"/>
        </w:tabs>
        <w:ind w:left="567" w:hanging="567"/>
        <w:rPr>
          <w:rFonts w:ascii="Arial" w:hAnsi="Arial" w:cs="Arial"/>
          <w:b/>
          <w:bCs/>
          <w:i w:val="0"/>
          <w:szCs w:val="22"/>
        </w:rPr>
      </w:pPr>
    </w:p>
    <w:p w:rsidR="004350FA" w:rsidP="00463673" w:rsidRDefault="004350FA" w14:paraId="179B9A02" w14:textId="485AD022">
      <w:pPr>
        <w:pStyle w:val="BodyText"/>
        <w:tabs>
          <w:tab w:val="left" w:pos="567"/>
          <w:tab w:val="left" w:pos="1134"/>
          <w:tab w:val="left" w:pos="1701"/>
          <w:tab w:val="right" w:pos="9356"/>
        </w:tabs>
        <w:ind w:left="567" w:hanging="567"/>
        <w:rPr>
          <w:rFonts w:ascii="Arial" w:hAnsi="Arial" w:cs="Arial"/>
          <w:b/>
          <w:bCs/>
          <w:i w:val="0"/>
          <w:szCs w:val="22"/>
        </w:rPr>
      </w:pPr>
    </w:p>
    <w:p w:rsidR="00D136AA" w:rsidP="004350FA" w:rsidRDefault="00FD1E3E" w14:paraId="7646B057" w14:textId="0CCA6062">
      <w:pPr>
        <w:pStyle w:val="BodyText"/>
        <w:tabs>
          <w:tab w:val="left" w:pos="567"/>
          <w:tab w:val="left" w:pos="1134"/>
          <w:tab w:val="left" w:pos="1701"/>
          <w:tab w:val="right" w:pos="9356"/>
        </w:tabs>
        <w:ind w:left="567" w:hanging="567"/>
        <w:jc w:val="center"/>
        <w:rPr>
          <w:rFonts w:ascii="Arial" w:hAnsi="Arial" w:cs="Arial"/>
          <w:b/>
          <w:bCs/>
          <w:i w:val="0"/>
          <w:szCs w:val="22"/>
        </w:rPr>
      </w:pPr>
      <w:r>
        <w:rPr>
          <w:rFonts w:cs="Arial"/>
          <w:noProof/>
          <w:szCs w:val="22"/>
        </w:rPr>
        <mc:AlternateContent>
          <mc:Choice Requires="wpg">
            <w:drawing>
              <wp:inline distT="0" distB="0" distL="0" distR="0" wp14:anchorId="4AE04147" wp14:editId="18352B0B">
                <wp:extent cx="5464154" cy="4613540"/>
                <wp:effectExtent l="0" t="25400" r="0" b="0"/>
                <wp:docPr id="67" name="Group 67"/>
                <wp:cNvGraphicFramePr/>
                <a:graphic xmlns:a="http://schemas.openxmlformats.org/drawingml/2006/main">
                  <a:graphicData uri="http://schemas.microsoft.com/office/word/2010/wordprocessingGroup">
                    <wpg:wgp>
                      <wpg:cNvGrpSpPr/>
                      <wpg:grpSpPr>
                        <a:xfrm>
                          <a:off x="0" y="0"/>
                          <a:ext cx="5464154" cy="4613540"/>
                          <a:chOff x="0" y="0"/>
                          <a:chExt cx="5464154" cy="4613540"/>
                        </a:xfrm>
                      </wpg:grpSpPr>
                      <wpg:grpSp>
                        <wpg:cNvPr id="837" name="Group 837"/>
                        <wpg:cNvGrpSpPr/>
                        <wpg:grpSpPr>
                          <a:xfrm>
                            <a:off x="0" y="0"/>
                            <a:ext cx="5464154" cy="4613540"/>
                            <a:chOff x="0" y="0"/>
                            <a:chExt cx="5464154" cy="4613540"/>
                          </a:xfrm>
                        </wpg:grpSpPr>
                        <wps:wsp>
                          <wps:cNvPr id="838" name="Text Box 838"/>
                          <wps:cNvSpPr txBox="1"/>
                          <wps:spPr>
                            <a:xfrm>
                              <a:off x="360003" y="86510"/>
                              <a:ext cx="5056632" cy="4114800"/>
                            </a:xfrm>
                            <a:prstGeom prst="rect">
                              <a:avLst/>
                            </a:prstGeom>
                            <a:noFill/>
                            <a:ln w="6350">
                              <a:noFill/>
                            </a:ln>
                          </wps:spPr>
                          <wps:txb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rsidTr="00D4432D" w14:paraId="2DFEDB35" w14:textId="77777777">
                                  <w:trPr>
                                    <w:trHeight w:val="510"/>
                                  </w:trPr>
                                  <w:tc>
                                    <w:tcPr>
                                      <w:tcW w:w="510" w:type="dxa"/>
                                    </w:tcPr>
                                    <w:p w:rsidR="00FD1E3E" w:rsidRDefault="00FD1E3E" w14:paraId="65D2E855" w14:textId="77777777"/>
                                  </w:tc>
                                  <w:tc>
                                    <w:tcPr>
                                      <w:tcW w:w="510" w:type="dxa"/>
                                    </w:tcPr>
                                    <w:p w:rsidR="00FD1E3E" w:rsidRDefault="00FD1E3E" w14:paraId="6727FAD0" w14:textId="77777777"/>
                                  </w:tc>
                                  <w:tc>
                                    <w:tcPr>
                                      <w:tcW w:w="510" w:type="dxa"/>
                                    </w:tcPr>
                                    <w:p w:rsidR="00FD1E3E" w:rsidRDefault="00FD1E3E" w14:paraId="03CDFA06" w14:textId="77777777"/>
                                  </w:tc>
                                  <w:tc>
                                    <w:tcPr>
                                      <w:tcW w:w="510" w:type="dxa"/>
                                    </w:tcPr>
                                    <w:p w:rsidR="00FD1E3E" w:rsidRDefault="00FD1E3E" w14:paraId="0FFD6058" w14:textId="77777777"/>
                                  </w:tc>
                                  <w:tc>
                                    <w:tcPr>
                                      <w:tcW w:w="510" w:type="dxa"/>
                                    </w:tcPr>
                                    <w:p w:rsidR="00FD1E3E" w:rsidRDefault="00FD1E3E" w14:paraId="0665D13C" w14:textId="77777777"/>
                                  </w:tc>
                                  <w:tc>
                                    <w:tcPr>
                                      <w:tcW w:w="510" w:type="dxa"/>
                                    </w:tcPr>
                                    <w:p w:rsidR="00FD1E3E" w:rsidRDefault="00FD1E3E" w14:paraId="0B18A64B" w14:textId="77777777"/>
                                  </w:tc>
                                  <w:tc>
                                    <w:tcPr>
                                      <w:tcW w:w="510" w:type="dxa"/>
                                    </w:tcPr>
                                    <w:p w:rsidR="00FD1E3E" w:rsidRDefault="00FD1E3E" w14:paraId="4BB04743" w14:textId="77777777"/>
                                  </w:tc>
                                  <w:tc>
                                    <w:tcPr>
                                      <w:tcW w:w="510" w:type="dxa"/>
                                    </w:tcPr>
                                    <w:p w:rsidR="00FD1E3E" w:rsidRDefault="00FD1E3E" w14:paraId="44AAC223" w14:textId="77777777"/>
                                  </w:tc>
                                  <w:tc>
                                    <w:tcPr>
                                      <w:tcW w:w="510" w:type="dxa"/>
                                    </w:tcPr>
                                    <w:p w:rsidR="00FD1E3E" w:rsidRDefault="00FD1E3E" w14:paraId="65E688A9" w14:textId="77777777"/>
                                  </w:tc>
                                  <w:tc>
                                    <w:tcPr>
                                      <w:tcW w:w="510" w:type="dxa"/>
                                    </w:tcPr>
                                    <w:p w:rsidR="00FD1E3E" w:rsidRDefault="00FD1E3E" w14:paraId="5815B454" w14:textId="77777777"/>
                                  </w:tc>
                                  <w:tc>
                                    <w:tcPr>
                                      <w:tcW w:w="510" w:type="dxa"/>
                                    </w:tcPr>
                                    <w:p w:rsidR="00FD1E3E" w:rsidRDefault="00FD1E3E" w14:paraId="53B3DACC" w14:textId="77777777"/>
                                  </w:tc>
                                  <w:tc>
                                    <w:tcPr>
                                      <w:tcW w:w="510" w:type="dxa"/>
                                    </w:tcPr>
                                    <w:p w:rsidR="00FD1E3E" w:rsidRDefault="00FD1E3E" w14:paraId="35DDAD9C" w14:textId="77777777"/>
                                  </w:tc>
                                  <w:tc>
                                    <w:tcPr>
                                      <w:tcW w:w="510" w:type="dxa"/>
                                    </w:tcPr>
                                    <w:p w:rsidR="00FD1E3E" w:rsidRDefault="00FD1E3E" w14:paraId="145A09EC" w14:textId="77777777"/>
                                  </w:tc>
                                  <w:tc>
                                    <w:tcPr>
                                      <w:tcW w:w="510" w:type="dxa"/>
                                    </w:tcPr>
                                    <w:p w:rsidR="00FD1E3E" w:rsidRDefault="00FD1E3E" w14:paraId="5D3B6AD0" w14:textId="77777777"/>
                                  </w:tc>
                                  <w:tc>
                                    <w:tcPr>
                                      <w:tcW w:w="510" w:type="dxa"/>
                                    </w:tcPr>
                                    <w:p w:rsidR="00FD1E3E" w:rsidRDefault="00FD1E3E" w14:paraId="4B7DA3B9" w14:textId="77777777"/>
                                  </w:tc>
                                </w:tr>
                                <w:tr w:rsidR="00FD1E3E" w:rsidTr="00D4432D" w14:paraId="43B7077F" w14:textId="77777777">
                                  <w:trPr>
                                    <w:trHeight w:val="510"/>
                                  </w:trPr>
                                  <w:tc>
                                    <w:tcPr>
                                      <w:tcW w:w="510" w:type="dxa"/>
                                    </w:tcPr>
                                    <w:p w:rsidR="00FD1E3E" w:rsidRDefault="00FD1E3E" w14:paraId="252C426B" w14:textId="77777777"/>
                                  </w:tc>
                                  <w:tc>
                                    <w:tcPr>
                                      <w:tcW w:w="510" w:type="dxa"/>
                                    </w:tcPr>
                                    <w:p w:rsidR="00FD1E3E" w:rsidRDefault="00FD1E3E" w14:paraId="2DFCC542" w14:textId="77777777"/>
                                  </w:tc>
                                  <w:tc>
                                    <w:tcPr>
                                      <w:tcW w:w="510" w:type="dxa"/>
                                    </w:tcPr>
                                    <w:p w:rsidR="00FD1E3E" w:rsidRDefault="00FD1E3E" w14:paraId="55284C44" w14:textId="77777777"/>
                                  </w:tc>
                                  <w:tc>
                                    <w:tcPr>
                                      <w:tcW w:w="510" w:type="dxa"/>
                                    </w:tcPr>
                                    <w:p w:rsidR="00FD1E3E" w:rsidRDefault="00FD1E3E" w14:paraId="0602BE00" w14:textId="77777777"/>
                                  </w:tc>
                                  <w:tc>
                                    <w:tcPr>
                                      <w:tcW w:w="510" w:type="dxa"/>
                                    </w:tcPr>
                                    <w:p w:rsidR="00FD1E3E" w:rsidRDefault="00FD1E3E" w14:paraId="323FABB1" w14:textId="77777777"/>
                                  </w:tc>
                                  <w:tc>
                                    <w:tcPr>
                                      <w:tcW w:w="510" w:type="dxa"/>
                                    </w:tcPr>
                                    <w:p w:rsidR="00FD1E3E" w:rsidRDefault="00FD1E3E" w14:paraId="4FAA66CA" w14:textId="77777777"/>
                                  </w:tc>
                                  <w:tc>
                                    <w:tcPr>
                                      <w:tcW w:w="510" w:type="dxa"/>
                                    </w:tcPr>
                                    <w:p w:rsidR="00FD1E3E" w:rsidRDefault="00FD1E3E" w14:paraId="573623C8" w14:textId="77777777"/>
                                  </w:tc>
                                  <w:tc>
                                    <w:tcPr>
                                      <w:tcW w:w="510" w:type="dxa"/>
                                    </w:tcPr>
                                    <w:p w:rsidR="00FD1E3E" w:rsidRDefault="00FD1E3E" w14:paraId="530785AC" w14:textId="77777777"/>
                                  </w:tc>
                                  <w:tc>
                                    <w:tcPr>
                                      <w:tcW w:w="510" w:type="dxa"/>
                                    </w:tcPr>
                                    <w:p w:rsidR="00FD1E3E" w:rsidRDefault="00FD1E3E" w14:paraId="62A00567" w14:textId="77777777"/>
                                  </w:tc>
                                  <w:tc>
                                    <w:tcPr>
                                      <w:tcW w:w="510" w:type="dxa"/>
                                    </w:tcPr>
                                    <w:p w:rsidR="00FD1E3E" w:rsidRDefault="00FD1E3E" w14:paraId="2FFC2C2B" w14:textId="77777777"/>
                                  </w:tc>
                                  <w:tc>
                                    <w:tcPr>
                                      <w:tcW w:w="510" w:type="dxa"/>
                                    </w:tcPr>
                                    <w:p w:rsidR="00FD1E3E" w:rsidRDefault="00FD1E3E" w14:paraId="783728BD" w14:textId="77777777"/>
                                  </w:tc>
                                  <w:tc>
                                    <w:tcPr>
                                      <w:tcW w:w="510" w:type="dxa"/>
                                    </w:tcPr>
                                    <w:p w:rsidR="00FD1E3E" w:rsidRDefault="00FD1E3E" w14:paraId="7722C08F" w14:textId="77777777"/>
                                  </w:tc>
                                  <w:tc>
                                    <w:tcPr>
                                      <w:tcW w:w="510" w:type="dxa"/>
                                    </w:tcPr>
                                    <w:p w:rsidR="00FD1E3E" w:rsidRDefault="00FD1E3E" w14:paraId="0B422F5B" w14:textId="77777777"/>
                                  </w:tc>
                                  <w:tc>
                                    <w:tcPr>
                                      <w:tcW w:w="510" w:type="dxa"/>
                                    </w:tcPr>
                                    <w:p w:rsidR="00FD1E3E" w:rsidRDefault="00FD1E3E" w14:paraId="051F5DD9" w14:textId="77777777"/>
                                  </w:tc>
                                  <w:tc>
                                    <w:tcPr>
                                      <w:tcW w:w="510" w:type="dxa"/>
                                    </w:tcPr>
                                    <w:p w:rsidR="00FD1E3E" w:rsidRDefault="00FD1E3E" w14:paraId="1F60129E" w14:textId="77777777"/>
                                  </w:tc>
                                </w:tr>
                                <w:tr w:rsidR="00FD1E3E" w:rsidTr="00D4432D" w14:paraId="17CB40D7" w14:textId="77777777">
                                  <w:trPr>
                                    <w:trHeight w:val="510"/>
                                  </w:trPr>
                                  <w:tc>
                                    <w:tcPr>
                                      <w:tcW w:w="510" w:type="dxa"/>
                                    </w:tcPr>
                                    <w:p w:rsidR="00FD1E3E" w:rsidRDefault="00FD1E3E" w14:paraId="5FA773A5" w14:textId="77777777"/>
                                  </w:tc>
                                  <w:tc>
                                    <w:tcPr>
                                      <w:tcW w:w="510" w:type="dxa"/>
                                    </w:tcPr>
                                    <w:p w:rsidR="00FD1E3E" w:rsidRDefault="00FD1E3E" w14:paraId="360C58FC" w14:textId="77777777"/>
                                  </w:tc>
                                  <w:tc>
                                    <w:tcPr>
                                      <w:tcW w:w="510" w:type="dxa"/>
                                    </w:tcPr>
                                    <w:p w:rsidR="00FD1E3E" w:rsidRDefault="00FD1E3E" w14:paraId="12BE7F6F" w14:textId="77777777"/>
                                  </w:tc>
                                  <w:tc>
                                    <w:tcPr>
                                      <w:tcW w:w="510" w:type="dxa"/>
                                    </w:tcPr>
                                    <w:p w:rsidR="00FD1E3E" w:rsidRDefault="00FD1E3E" w14:paraId="312B8E88" w14:textId="77777777"/>
                                  </w:tc>
                                  <w:tc>
                                    <w:tcPr>
                                      <w:tcW w:w="510" w:type="dxa"/>
                                    </w:tcPr>
                                    <w:p w:rsidR="00FD1E3E" w:rsidRDefault="00FD1E3E" w14:paraId="6F07BCA3" w14:textId="77777777"/>
                                  </w:tc>
                                  <w:tc>
                                    <w:tcPr>
                                      <w:tcW w:w="510" w:type="dxa"/>
                                    </w:tcPr>
                                    <w:p w:rsidR="00FD1E3E" w:rsidRDefault="00FD1E3E" w14:paraId="16DCB320" w14:textId="77777777"/>
                                  </w:tc>
                                  <w:tc>
                                    <w:tcPr>
                                      <w:tcW w:w="510" w:type="dxa"/>
                                    </w:tcPr>
                                    <w:p w:rsidR="00FD1E3E" w:rsidRDefault="00FD1E3E" w14:paraId="2BD09A7C" w14:textId="77777777"/>
                                  </w:tc>
                                  <w:tc>
                                    <w:tcPr>
                                      <w:tcW w:w="510" w:type="dxa"/>
                                    </w:tcPr>
                                    <w:p w:rsidR="00FD1E3E" w:rsidRDefault="00FD1E3E" w14:paraId="7CC341F0" w14:textId="77777777"/>
                                  </w:tc>
                                  <w:tc>
                                    <w:tcPr>
                                      <w:tcW w:w="510" w:type="dxa"/>
                                    </w:tcPr>
                                    <w:p w:rsidR="00FD1E3E" w:rsidRDefault="00FD1E3E" w14:paraId="69C58B8C" w14:textId="77777777"/>
                                  </w:tc>
                                  <w:tc>
                                    <w:tcPr>
                                      <w:tcW w:w="510" w:type="dxa"/>
                                    </w:tcPr>
                                    <w:p w:rsidR="00FD1E3E" w:rsidRDefault="00FD1E3E" w14:paraId="5A876156" w14:textId="77777777"/>
                                  </w:tc>
                                  <w:tc>
                                    <w:tcPr>
                                      <w:tcW w:w="510" w:type="dxa"/>
                                    </w:tcPr>
                                    <w:p w:rsidR="00FD1E3E" w:rsidRDefault="00FD1E3E" w14:paraId="16ADF42A" w14:textId="77777777"/>
                                  </w:tc>
                                  <w:tc>
                                    <w:tcPr>
                                      <w:tcW w:w="510" w:type="dxa"/>
                                    </w:tcPr>
                                    <w:p w:rsidR="00FD1E3E" w:rsidRDefault="00FD1E3E" w14:paraId="2A7CB385" w14:textId="77777777"/>
                                  </w:tc>
                                  <w:tc>
                                    <w:tcPr>
                                      <w:tcW w:w="510" w:type="dxa"/>
                                    </w:tcPr>
                                    <w:p w:rsidR="00FD1E3E" w:rsidRDefault="00FD1E3E" w14:paraId="0CFFBB01" w14:textId="77777777"/>
                                  </w:tc>
                                  <w:tc>
                                    <w:tcPr>
                                      <w:tcW w:w="510" w:type="dxa"/>
                                    </w:tcPr>
                                    <w:p w:rsidR="00FD1E3E" w:rsidRDefault="00FD1E3E" w14:paraId="49B5C5FE" w14:textId="77777777"/>
                                  </w:tc>
                                  <w:tc>
                                    <w:tcPr>
                                      <w:tcW w:w="510" w:type="dxa"/>
                                    </w:tcPr>
                                    <w:p w:rsidR="00FD1E3E" w:rsidRDefault="00FD1E3E" w14:paraId="5D7976B1" w14:textId="77777777"/>
                                  </w:tc>
                                </w:tr>
                                <w:tr w:rsidR="00FD1E3E" w:rsidTr="00D4432D" w14:paraId="5E21C032" w14:textId="77777777">
                                  <w:trPr>
                                    <w:trHeight w:val="510"/>
                                  </w:trPr>
                                  <w:tc>
                                    <w:tcPr>
                                      <w:tcW w:w="510" w:type="dxa"/>
                                    </w:tcPr>
                                    <w:p w:rsidR="00FD1E3E" w:rsidRDefault="00FD1E3E" w14:paraId="6B833818" w14:textId="77777777"/>
                                  </w:tc>
                                  <w:tc>
                                    <w:tcPr>
                                      <w:tcW w:w="510" w:type="dxa"/>
                                    </w:tcPr>
                                    <w:p w:rsidR="00FD1E3E" w:rsidRDefault="00FD1E3E" w14:paraId="240BCF35" w14:textId="77777777"/>
                                  </w:tc>
                                  <w:tc>
                                    <w:tcPr>
                                      <w:tcW w:w="510" w:type="dxa"/>
                                    </w:tcPr>
                                    <w:p w:rsidR="00FD1E3E" w:rsidRDefault="00FD1E3E" w14:paraId="7418D9AD" w14:textId="77777777"/>
                                  </w:tc>
                                  <w:tc>
                                    <w:tcPr>
                                      <w:tcW w:w="510" w:type="dxa"/>
                                    </w:tcPr>
                                    <w:p w:rsidR="00FD1E3E" w:rsidRDefault="00FD1E3E" w14:paraId="7863AF3D" w14:textId="77777777"/>
                                  </w:tc>
                                  <w:tc>
                                    <w:tcPr>
                                      <w:tcW w:w="510" w:type="dxa"/>
                                    </w:tcPr>
                                    <w:p w:rsidR="00FD1E3E" w:rsidRDefault="00FD1E3E" w14:paraId="2346BEDB" w14:textId="77777777"/>
                                  </w:tc>
                                  <w:tc>
                                    <w:tcPr>
                                      <w:tcW w:w="510" w:type="dxa"/>
                                    </w:tcPr>
                                    <w:p w:rsidR="00FD1E3E" w:rsidRDefault="00FD1E3E" w14:paraId="6C14AF99" w14:textId="77777777"/>
                                  </w:tc>
                                  <w:tc>
                                    <w:tcPr>
                                      <w:tcW w:w="510" w:type="dxa"/>
                                    </w:tcPr>
                                    <w:p w:rsidR="00FD1E3E" w:rsidRDefault="00FD1E3E" w14:paraId="70A16AD4" w14:textId="77777777"/>
                                  </w:tc>
                                  <w:tc>
                                    <w:tcPr>
                                      <w:tcW w:w="510" w:type="dxa"/>
                                    </w:tcPr>
                                    <w:p w:rsidR="00FD1E3E" w:rsidRDefault="00FD1E3E" w14:paraId="7B8C36BB" w14:textId="77777777"/>
                                  </w:tc>
                                  <w:tc>
                                    <w:tcPr>
                                      <w:tcW w:w="510" w:type="dxa"/>
                                    </w:tcPr>
                                    <w:p w:rsidR="00FD1E3E" w:rsidRDefault="00FD1E3E" w14:paraId="4D1C9D8B" w14:textId="77777777"/>
                                  </w:tc>
                                  <w:tc>
                                    <w:tcPr>
                                      <w:tcW w:w="510" w:type="dxa"/>
                                    </w:tcPr>
                                    <w:p w:rsidR="00FD1E3E" w:rsidRDefault="00FD1E3E" w14:paraId="5DD4AFD7" w14:textId="77777777"/>
                                  </w:tc>
                                  <w:tc>
                                    <w:tcPr>
                                      <w:tcW w:w="510" w:type="dxa"/>
                                    </w:tcPr>
                                    <w:p w:rsidR="00FD1E3E" w:rsidRDefault="00FD1E3E" w14:paraId="436ABCD9" w14:textId="77777777"/>
                                  </w:tc>
                                  <w:tc>
                                    <w:tcPr>
                                      <w:tcW w:w="510" w:type="dxa"/>
                                    </w:tcPr>
                                    <w:p w:rsidR="00FD1E3E" w:rsidRDefault="00FD1E3E" w14:paraId="70DBA054" w14:textId="77777777"/>
                                  </w:tc>
                                  <w:tc>
                                    <w:tcPr>
                                      <w:tcW w:w="510" w:type="dxa"/>
                                    </w:tcPr>
                                    <w:p w:rsidR="00FD1E3E" w:rsidRDefault="00FD1E3E" w14:paraId="34A2AC01" w14:textId="77777777"/>
                                  </w:tc>
                                  <w:tc>
                                    <w:tcPr>
                                      <w:tcW w:w="510" w:type="dxa"/>
                                    </w:tcPr>
                                    <w:p w:rsidR="00FD1E3E" w:rsidRDefault="00FD1E3E" w14:paraId="5FAD7502" w14:textId="77777777"/>
                                  </w:tc>
                                  <w:tc>
                                    <w:tcPr>
                                      <w:tcW w:w="510" w:type="dxa"/>
                                    </w:tcPr>
                                    <w:p w:rsidR="00FD1E3E" w:rsidRDefault="00FD1E3E" w14:paraId="1C6EB4FB" w14:textId="77777777"/>
                                  </w:tc>
                                </w:tr>
                                <w:tr w:rsidR="00FD1E3E" w:rsidTr="00D4432D" w14:paraId="6035011C" w14:textId="77777777">
                                  <w:trPr>
                                    <w:trHeight w:val="510"/>
                                  </w:trPr>
                                  <w:tc>
                                    <w:tcPr>
                                      <w:tcW w:w="510" w:type="dxa"/>
                                    </w:tcPr>
                                    <w:p w:rsidR="00FD1E3E" w:rsidRDefault="00FD1E3E" w14:paraId="4FD73526" w14:textId="77777777"/>
                                  </w:tc>
                                  <w:tc>
                                    <w:tcPr>
                                      <w:tcW w:w="510" w:type="dxa"/>
                                    </w:tcPr>
                                    <w:p w:rsidR="00FD1E3E" w:rsidRDefault="00FD1E3E" w14:paraId="0E1EDDBB" w14:textId="77777777"/>
                                  </w:tc>
                                  <w:tc>
                                    <w:tcPr>
                                      <w:tcW w:w="510" w:type="dxa"/>
                                    </w:tcPr>
                                    <w:p w:rsidR="00FD1E3E" w:rsidRDefault="00FD1E3E" w14:paraId="512D0A20" w14:textId="77777777"/>
                                  </w:tc>
                                  <w:tc>
                                    <w:tcPr>
                                      <w:tcW w:w="510" w:type="dxa"/>
                                    </w:tcPr>
                                    <w:p w:rsidR="00FD1E3E" w:rsidRDefault="00FD1E3E" w14:paraId="47EA5A7F" w14:textId="77777777"/>
                                  </w:tc>
                                  <w:tc>
                                    <w:tcPr>
                                      <w:tcW w:w="510" w:type="dxa"/>
                                    </w:tcPr>
                                    <w:p w:rsidR="00FD1E3E" w:rsidRDefault="00FD1E3E" w14:paraId="049E910F" w14:textId="77777777"/>
                                  </w:tc>
                                  <w:tc>
                                    <w:tcPr>
                                      <w:tcW w:w="510" w:type="dxa"/>
                                    </w:tcPr>
                                    <w:p w:rsidR="00FD1E3E" w:rsidRDefault="00FD1E3E" w14:paraId="522F9489" w14:textId="77777777"/>
                                  </w:tc>
                                  <w:tc>
                                    <w:tcPr>
                                      <w:tcW w:w="510" w:type="dxa"/>
                                    </w:tcPr>
                                    <w:p w:rsidR="00FD1E3E" w:rsidRDefault="00FD1E3E" w14:paraId="06622C6E" w14:textId="77777777"/>
                                  </w:tc>
                                  <w:tc>
                                    <w:tcPr>
                                      <w:tcW w:w="510" w:type="dxa"/>
                                    </w:tcPr>
                                    <w:p w:rsidR="00FD1E3E" w:rsidRDefault="00FD1E3E" w14:paraId="7F4F3792" w14:textId="77777777"/>
                                  </w:tc>
                                  <w:tc>
                                    <w:tcPr>
                                      <w:tcW w:w="510" w:type="dxa"/>
                                    </w:tcPr>
                                    <w:p w:rsidR="00FD1E3E" w:rsidRDefault="00FD1E3E" w14:paraId="1D13E469" w14:textId="77777777"/>
                                  </w:tc>
                                  <w:tc>
                                    <w:tcPr>
                                      <w:tcW w:w="510" w:type="dxa"/>
                                    </w:tcPr>
                                    <w:p w:rsidR="00FD1E3E" w:rsidRDefault="00FD1E3E" w14:paraId="1F2E5A1A" w14:textId="77777777"/>
                                  </w:tc>
                                  <w:tc>
                                    <w:tcPr>
                                      <w:tcW w:w="510" w:type="dxa"/>
                                    </w:tcPr>
                                    <w:p w:rsidR="00FD1E3E" w:rsidRDefault="00FD1E3E" w14:paraId="504355A3" w14:textId="77777777"/>
                                  </w:tc>
                                  <w:tc>
                                    <w:tcPr>
                                      <w:tcW w:w="510" w:type="dxa"/>
                                    </w:tcPr>
                                    <w:p w:rsidR="00FD1E3E" w:rsidRDefault="00FD1E3E" w14:paraId="42391EEA" w14:textId="77777777"/>
                                  </w:tc>
                                  <w:tc>
                                    <w:tcPr>
                                      <w:tcW w:w="510" w:type="dxa"/>
                                    </w:tcPr>
                                    <w:p w:rsidR="00FD1E3E" w:rsidRDefault="00FD1E3E" w14:paraId="2463C28A" w14:textId="77777777"/>
                                  </w:tc>
                                  <w:tc>
                                    <w:tcPr>
                                      <w:tcW w:w="510" w:type="dxa"/>
                                    </w:tcPr>
                                    <w:p w:rsidR="00FD1E3E" w:rsidRDefault="00FD1E3E" w14:paraId="222ADF35" w14:textId="77777777"/>
                                  </w:tc>
                                  <w:tc>
                                    <w:tcPr>
                                      <w:tcW w:w="510" w:type="dxa"/>
                                    </w:tcPr>
                                    <w:p w:rsidR="00FD1E3E" w:rsidRDefault="00FD1E3E" w14:paraId="61C1BB22" w14:textId="77777777"/>
                                  </w:tc>
                                </w:tr>
                                <w:tr w:rsidR="00FD1E3E" w:rsidTr="00D4432D" w14:paraId="68CF4B85" w14:textId="77777777">
                                  <w:trPr>
                                    <w:trHeight w:val="510"/>
                                  </w:trPr>
                                  <w:tc>
                                    <w:tcPr>
                                      <w:tcW w:w="510" w:type="dxa"/>
                                    </w:tcPr>
                                    <w:p w:rsidR="00FD1E3E" w:rsidRDefault="00FD1E3E" w14:paraId="6C786F61" w14:textId="77777777"/>
                                  </w:tc>
                                  <w:tc>
                                    <w:tcPr>
                                      <w:tcW w:w="510" w:type="dxa"/>
                                    </w:tcPr>
                                    <w:p w:rsidR="00FD1E3E" w:rsidRDefault="00FD1E3E" w14:paraId="6355BEC4" w14:textId="77777777"/>
                                  </w:tc>
                                  <w:tc>
                                    <w:tcPr>
                                      <w:tcW w:w="510" w:type="dxa"/>
                                    </w:tcPr>
                                    <w:p w:rsidR="00FD1E3E" w:rsidRDefault="00FD1E3E" w14:paraId="6B846002" w14:textId="77777777"/>
                                  </w:tc>
                                  <w:tc>
                                    <w:tcPr>
                                      <w:tcW w:w="510" w:type="dxa"/>
                                    </w:tcPr>
                                    <w:p w:rsidR="00FD1E3E" w:rsidRDefault="00FD1E3E" w14:paraId="506421C4" w14:textId="77777777"/>
                                  </w:tc>
                                  <w:tc>
                                    <w:tcPr>
                                      <w:tcW w:w="510" w:type="dxa"/>
                                    </w:tcPr>
                                    <w:p w:rsidR="00FD1E3E" w:rsidRDefault="00FD1E3E" w14:paraId="2C702B8E" w14:textId="77777777"/>
                                  </w:tc>
                                  <w:tc>
                                    <w:tcPr>
                                      <w:tcW w:w="510" w:type="dxa"/>
                                    </w:tcPr>
                                    <w:p w:rsidR="00FD1E3E" w:rsidRDefault="00FD1E3E" w14:paraId="6643A7C6" w14:textId="77777777"/>
                                  </w:tc>
                                  <w:tc>
                                    <w:tcPr>
                                      <w:tcW w:w="510" w:type="dxa"/>
                                    </w:tcPr>
                                    <w:p w:rsidR="00FD1E3E" w:rsidRDefault="00FD1E3E" w14:paraId="4C8831D1" w14:textId="77777777"/>
                                  </w:tc>
                                  <w:tc>
                                    <w:tcPr>
                                      <w:tcW w:w="510" w:type="dxa"/>
                                    </w:tcPr>
                                    <w:p w:rsidR="00FD1E3E" w:rsidRDefault="00FD1E3E" w14:paraId="1FEC056E" w14:textId="77777777"/>
                                  </w:tc>
                                  <w:tc>
                                    <w:tcPr>
                                      <w:tcW w:w="510" w:type="dxa"/>
                                    </w:tcPr>
                                    <w:p w:rsidR="00FD1E3E" w:rsidRDefault="00FD1E3E" w14:paraId="3C991305" w14:textId="77777777"/>
                                  </w:tc>
                                  <w:tc>
                                    <w:tcPr>
                                      <w:tcW w:w="510" w:type="dxa"/>
                                    </w:tcPr>
                                    <w:p w:rsidR="00FD1E3E" w:rsidRDefault="00FD1E3E" w14:paraId="577B7A49" w14:textId="77777777"/>
                                  </w:tc>
                                  <w:tc>
                                    <w:tcPr>
                                      <w:tcW w:w="510" w:type="dxa"/>
                                    </w:tcPr>
                                    <w:p w:rsidR="00FD1E3E" w:rsidRDefault="00FD1E3E" w14:paraId="370F29B2" w14:textId="77777777"/>
                                  </w:tc>
                                  <w:tc>
                                    <w:tcPr>
                                      <w:tcW w:w="510" w:type="dxa"/>
                                    </w:tcPr>
                                    <w:p w:rsidR="00FD1E3E" w:rsidRDefault="00FD1E3E" w14:paraId="5BBF7013" w14:textId="77777777"/>
                                  </w:tc>
                                  <w:tc>
                                    <w:tcPr>
                                      <w:tcW w:w="510" w:type="dxa"/>
                                    </w:tcPr>
                                    <w:p w:rsidR="00FD1E3E" w:rsidRDefault="00FD1E3E" w14:paraId="5A3B5DA5" w14:textId="77777777"/>
                                  </w:tc>
                                  <w:tc>
                                    <w:tcPr>
                                      <w:tcW w:w="510" w:type="dxa"/>
                                    </w:tcPr>
                                    <w:p w:rsidR="00FD1E3E" w:rsidRDefault="00FD1E3E" w14:paraId="32846D7E" w14:textId="77777777"/>
                                  </w:tc>
                                  <w:tc>
                                    <w:tcPr>
                                      <w:tcW w:w="510" w:type="dxa"/>
                                    </w:tcPr>
                                    <w:p w:rsidR="00FD1E3E" w:rsidRDefault="00FD1E3E" w14:paraId="1D69397E" w14:textId="77777777"/>
                                  </w:tc>
                                </w:tr>
                                <w:tr w:rsidR="00FD1E3E" w:rsidTr="00D4432D" w14:paraId="1BB015A5" w14:textId="77777777">
                                  <w:trPr>
                                    <w:trHeight w:val="510"/>
                                  </w:trPr>
                                  <w:tc>
                                    <w:tcPr>
                                      <w:tcW w:w="510" w:type="dxa"/>
                                    </w:tcPr>
                                    <w:p w:rsidR="00FD1E3E" w:rsidRDefault="00FD1E3E" w14:paraId="739128B8" w14:textId="77777777"/>
                                  </w:tc>
                                  <w:tc>
                                    <w:tcPr>
                                      <w:tcW w:w="510" w:type="dxa"/>
                                    </w:tcPr>
                                    <w:p w:rsidR="00FD1E3E" w:rsidRDefault="00FD1E3E" w14:paraId="22D42144" w14:textId="77777777"/>
                                  </w:tc>
                                  <w:tc>
                                    <w:tcPr>
                                      <w:tcW w:w="510" w:type="dxa"/>
                                    </w:tcPr>
                                    <w:p w:rsidR="00FD1E3E" w:rsidRDefault="00FD1E3E" w14:paraId="3F0D0273" w14:textId="77777777"/>
                                  </w:tc>
                                  <w:tc>
                                    <w:tcPr>
                                      <w:tcW w:w="510" w:type="dxa"/>
                                    </w:tcPr>
                                    <w:p w:rsidR="00FD1E3E" w:rsidRDefault="00FD1E3E" w14:paraId="7123B9F6" w14:textId="77777777"/>
                                  </w:tc>
                                  <w:tc>
                                    <w:tcPr>
                                      <w:tcW w:w="510" w:type="dxa"/>
                                    </w:tcPr>
                                    <w:p w:rsidR="00FD1E3E" w:rsidRDefault="00FD1E3E" w14:paraId="02A1F773" w14:textId="77777777"/>
                                  </w:tc>
                                  <w:tc>
                                    <w:tcPr>
                                      <w:tcW w:w="510" w:type="dxa"/>
                                    </w:tcPr>
                                    <w:p w:rsidR="00FD1E3E" w:rsidRDefault="00FD1E3E" w14:paraId="1A9EAB9B" w14:textId="77777777"/>
                                  </w:tc>
                                  <w:tc>
                                    <w:tcPr>
                                      <w:tcW w:w="510" w:type="dxa"/>
                                    </w:tcPr>
                                    <w:p w:rsidR="00FD1E3E" w:rsidRDefault="00FD1E3E" w14:paraId="542A0EF5" w14:textId="77777777"/>
                                  </w:tc>
                                  <w:tc>
                                    <w:tcPr>
                                      <w:tcW w:w="510" w:type="dxa"/>
                                    </w:tcPr>
                                    <w:p w:rsidR="00FD1E3E" w:rsidRDefault="00FD1E3E" w14:paraId="6C8CBFF1" w14:textId="77777777"/>
                                  </w:tc>
                                  <w:tc>
                                    <w:tcPr>
                                      <w:tcW w:w="510" w:type="dxa"/>
                                    </w:tcPr>
                                    <w:p w:rsidR="00FD1E3E" w:rsidRDefault="00FD1E3E" w14:paraId="6EAC72D0" w14:textId="77777777"/>
                                  </w:tc>
                                  <w:tc>
                                    <w:tcPr>
                                      <w:tcW w:w="510" w:type="dxa"/>
                                    </w:tcPr>
                                    <w:p w:rsidR="00FD1E3E" w:rsidRDefault="00FD1E3E" w14:paraId="68BD95EA" w14:textId="77777777"/>
                                  </w:tc>
                                  <w:tc>
                                    <w:tcPr>
                                      <w:tcW w:w="510" w:type="dxa"/>
                                    </w:tcPr>
                                    <w:p w:rsidR="00FD1E3E" w:rsidRDefault="00FD1E3E" w14:paraId="4C2D11B1" w14:textId="77777777"/>
                                  </w:tc>
                                  <w:tc>
                                    <w:tcPr>
                                      <w:tcW w:w="510" w:type="dxa"/>
                                    </w:tcPr>
                                    <w:p w:rsidR="00FD1E3E" w:rsidRDefault="00FD1E3E" w14:paraId="780C8B6A" w14:textId="77777777"/>
                                  </w:tc>
                                  <w:tc>
                                    <w:tcPr>
                                      <w:tcW w:w="510" w:type="dxa"/>
                                    </w:tcPr>
                                    <w:p w:rsidR="00FD1E3E" w:rsidRDefault="00FD1E3E" w14:paraId="144D52BA" w14:textId="77777777"/>
                                  </w:tc>
                                  <w:tc>
                                    <w:tcPr>
                                      <w:tcW w:w="510" w:type="dxa"/>
                                    </w:tcPr>
                                    <w:p w:rsidR="00FD1E3E" w:rsidRDefault="00FD1E3E" w14:paraId="756B6EBA" w14:textId="77777777"/>
                                  </w:tc>
                                  <w:tc>
                                    <w:tcPr>
                                      <w:tcW w:w="510" w:type="dxa"/>
                                    </w:tcPr>
                                    <w:p w:rsidR="00FD1E3E" w:rsidRDefault="00FD1E3E" w14:paraId="3583C883" w14:textId="77777777"/>
                                  </w:tc>
                                </w:tr>
                                <w:tr w:rsidR="00FD1E3E" w:rsidTr="00D4432D" w14:paraId="53F98BFD" w14:textId="77777777">
                                  <w:trPr>
                                    <w:trHeight w:val="510"/>
                                  </w:trPr>
                                  <w:tc>
                                    <w:tcPr>
                                      <w:tcW w:w="510" w:type="dxa"/>
                                    </w:tcPr>
                                    <w:p w:rsidR="00FD1E3E" w:rsidRDefault="00FD1E3E" w14:paraId="4D3B1C6E" w14:textId="77777777"/>
                                  </w:tc>
                                  <w:tc>
                                    <w:tcPr>
                                      <w:tcW w:w="510" w:type="dxa"/>
                                    </w:tcPr>
                                    <w:p w:rsidR="00FD1E3E" w:rsidRDefault="00FD1E3E" w14:paraId="6FBE785B" w14:textId="77777777"/>
                                  </w:tc>
                                  <w:tc>
                                    <w:tcPr>
                                      <w:tcW w:w="510" w:type="dxa"/>
                                    </w:tcPr>
                                    <w:p w:rsidR="00FD1E3E" w:rsidRDefault="00FD1E3E" w14:paraId="791C3770" w14:textId="77777777"/>
                                  </w:tc>
                                  <w:tc>
                                    <w:tcPr>
                                      <w:tcW w:w="510" w:type="dxa"/>
                                    </w:tcPr>
                                    <w:p w:rsidR="00FD1E3E" w:rsidRDefault="00FD1E3E" w14:paraId="4A87B19B" w14:textId="77777777"/>
                                  </w:tc>
                                  <w:tc>
                                    <w:tcPr>
                                      <w:tcW w:w="510" w:type="dxa"/>
                                    </w:tcPr>
                                    <w:p w:rsidR="00FD1E3E" w:rsidRDefault="00FD1E3E" w14:paraId="52B57321" w14:textId="77777777"/>
                                  </w:tc>
                                  <w:tc>
                                    <w:tcPr>
                                      <w:tcW w:w="510" w:type="dxa"/>
                                    </w:tcPr>
                                    <w:p w:rsidR="00FD1E3E" w:rsidRDefault="00FD1E3E" w14:paraId="160EA171" w14:textId="77777777"/>
                                  </w:tc>
                                  <w:tc>
                                    <w:tcPr>
                                      <w:tcW w:w="510" w:type="dxa"/>
                                    </w:tcPr>
                                    <w:p w:rsidR="00FD1E3E" w:rsidRDefault="00FD1E3E" w14:paraId="4A542778" w14:textId="77777777"/>
                                  </w:tc>
                                  <w:tc>
                                    <w:tcPr>
                                      <w:tcW w:w="510" w:type="dxa"/>
                                    </w:tcPr>
                                    <w:p w:rsidR="00FD1E3E" w:rsidRDefault="00FD1E3E" w14:paraId="197B0202" w14:textId="77777777"/>
                                  </w:tc>
                                  <w:tc>
                                    <w:tcPr>
                                      <w:tcW w:w="510" w:type="dxa"/>
                                    </w:tcPr>
                                    <w:p w:rsidR="00FD1E3E" w:rsidRDefault="00FD1E3E" w14:paraId="1F08D148" w14:textId="77777777"/>
                                  </w:tc>
                                  <w:tc>
                                    <w:tcPr>
                                      <w:tcW w:w="510" w:type="dxa"/>
                                    </w:tcPr>
                                    <w:p w:rsidR="00FD1E3E" w:rsidRDefault="00FD1E3E" w14:paraId="305186BB" w14:textId="77777777"/>
                                  </w:tc>
                                  <w:tc>
                                    <w:tcPr>
                                      <w:tcW w:w="510" w:type="dxa"/>
                                    </w:tcPr>
                                    <w:p w:rsidR="00FD1E3E" w:rsidRDefault="00FD1E3E" w14:paraId="42AA8A07" w14:textId="77777777"/>
                                  </w:tc>
                                  <w:tc>
                                    <w:tcPr>
                                      <w:tcW w:w="510" w:type="dxa"/>
                                    </w:tcPr>
                                    <w:p w:rsidR="00FD1E3E" w:rsidRDefault="00FD1E3E" w14:paraId="237DFD12" w14:textId="77777777"/>
                                  </w:tc>
                                  <w:tc>
                                    <w:tcPr>
                                      <w:tcW w:w="510" w:type="dxa"/>
                                    </w:tcPr>
                                    <w:p w:rsidR="00FD1E3E" w:rsidRDefault="00FD1E3E" w14:paraId="33625CCD" w14:textId="77777777"/>
                                  </w:tc>
                                  <w:tc>
                                    <w:tcPr>
                                      <w:tcW w:w="510" w:type="dxa"/>
                                    </w:tcPr>
                                    <w:p w:rsidR="00FD1E3E" w:rsidRDefault="00FD1E3E" w14:paraId="5F8F0654" w14:textId="77777777"/>
                                  </w:tc>
                                  <w:tc>
                                    <w:tcPr>
                                      <w:tcW w:w="510" w:type="dxa"/>
                                    </w:tcPr>
                                    <w:p w:rsidR="00FD1E3E" w:rsidRDefault="00FD1E3E" w14:paraId="0CF2A6E6" w14:textId="77777777"/>
                                  </w:tc>
                                </w:tr>
                                <w:tr w:rsidR="00FD1E3E" w:rsidTr="00D4432D" w14:paraId="00EE6BE8" w14:textId="77777777">
                                  <w:trPr>
                                    <w:trHeight w:val="510"/>
                                  </w:trPr>
                                  <w:tc>
                                    <w:tcPr>
                                      <w:tcW w:w="510" w:type="dxa"/>
                                    </w:tcPr>
                                    <w:p w:rsidR="00FD1E3E" w:rsidRDefault="00FD1E3E" w14:paraId="277C38DC" w14:textId="77777777"/>
                                  </w:tc>
                                  <w:tc>
                                    <w:tcPr>
                                      <w:tcW w:w="510" w:type="dxa"/>
                                    </w:tcPr>
                                    <w:p w:rsidR="00FD1E3E" w:rsidRDefault="00FD1E3E" w14:paraId="639E227E" w14:textId="77777777"/>
                                  </w:tc>
                                  <w:tc>
                                    <w:tcPr>
                                      <w:tcW w:w="510" w:type="dxa"/>
                                    </w:tcPr>
                                    <w:p w:rsidR="00FD1E3E" w:rsidRDefault="00FD1E3E" w14:paraId="449E1C0E" w14:textId="77777777"/>
                                  </w:tc>
                                  <w:tc>
                                    <w:tcPr>
                                      <w:tcW w:w="510" w:type="dxa"/>
                                    </w:tcPr>
                                    <w:p w:rsidR="00FD1E3E" w:rsidRDefault="00FD1E3E" w14:paraId="00A72E97" w14:textId="77777777"/>
                                  </w:tc>
                                  <w:tc>
                                    <w:tcPr>
                                      <w:tcW w:w="510" w:type="dxa"/>
                                    </w:tcPr>
                                    <w:p w:rsidR="00FD1E3E" w:rsidRDefault="00FD1E3E" w14:paraId="28B300BE" w14:textId="77777777"/>
                                  </w:tc>
                                  <w:tc>
                                    <w:tcPr>
                                      <w:tcW w:w="510" w:type="dxa"/>
                                    </w:tcPr>
                                    <w:p w:rsidR="00FD1E3E" w:rsidRDefault="00FD1E3E" w14:paraId="7630411A" w14:textId="77777777"/>
                                  </w:tc>
                                  <w:tc>
                                    <w:tcPr>
                                      <w:tcW w:w="510" w:type="dxa"/>
                                    </w:tcPr>
                                    <w:p w:rsidR="00FD1E3E" w:rsidRDefault="00FD1E3E" w14:paraId="343E841C" w14:textId="77777777"/>
                                  </w:tc>
                                  <w:tc>
                                    <w:tcPr>
                                      <w:tcW w:w="510" w:type="dxa"/>
                                    </w:tcPr>
                                    <w:p w:rsidR="00FD1E3E" w:rsidRDefault="00FD1E3E" w14:paraId="5D5EF991" w14:textId="77777777"/>
                                  </w:tc>
                                  <w:tc>
                                    <w:tcPr>
                                      <w:tcW w:w="510" w:type="dxa"/>
                                    </w:tcPr>
                                    <w:p w:rsidR="00FD1E3E" w:rsidRDefault="00FD1E3E" w14:paraId="1F990FE3" w14:textId="77777777"/>
                                  </w:tc>
                                  <w:tc>
                                    <w:tcPr>
                                      <w:tcW w:w="510" w:type="dxa"/>
                                    </w:tcPr>
                                    <w:p w:rsidR="00FD1E3E" w:rsidRDefault="00FD1E3E" w14:paraId="4E0333A2" w14:textId="77777777"/>
                                  </w:tc>
                                  <w:tc>
                                    <w:tcPr>
                                      <w:tcW w:w="510" w:type="dxa"/>
                                    </w:tcPr>
                                    <w:p w:rsidR="00FD1E3E" w:rsidRDefault="00FD1E3E" w14:paraId="6BE0A238" w14:textId="77777777"/>
                                  </w:tc>
                                  <w:tc>
                                    <w:tcPr>
                                      <w:tcW w:w="510" w:type="dxa"/>
                                    </w:tcPr>
                                    <w:p w:rsidR="00FD1E3E" w:rsidRDefault="00FD1E3E" w14:paraId="23BC2C6A" w14:textId="77777777"/>
                                  </w:tc>
                                  <w:tc>
                                    <w:tcPr>
                                      <w:tcW w:w="510" w:type="dxa"/>
                                    </w:tcPr>
                                    <w:p w:rsidR="00FD1E3E" w:rsidRDefault="00FD1E3E" w14:paraId="0500B1E8" w14:textId="77777777"/>
                                  </w:tc>
                                  <w:tc>
                                    <w:tcPr>
                                      <w:tcW w:w="510" w:type="dxa"/>
                                    </w:tcPr>
                                    <w:p w:rsidR="00FD1E3E" w:rsidRDefault="00FD1E3E" w14:paraId="06B5CB21" w14:textId="77777777"/>
                                  </w:tc>
                                  <w:tc>
                                    <w:tcPr>
                                      <w:tcW w:w="510" w:type="dxa"/>
                                    </w:tcPr>
                                    <w:p w:rsidR="00FD1E3E" w:rsidRDefault="00FD1E3E" w14:paraId="073E6D29" w14:textId="77777777"/>
                                  </w:tc>
                                </w:tr>
                                <w:tr w:rsidR="00FD1E3E" w:rsidTr="00D4432D" w14:paraId="0267FA38" w14:textId="77777777">
                                  <w:trPr>
                                    <w:trHeight w:val="510"/>
                                  </w:trPr>
                                  <w:tc>
                                    <w:tcPr>
                                      <w:tcW w:w="510" w:type="dxa"/>
                                    </w:tcPr>
                                    <w:p w:rsidR="00FD1E3E" w:rsidRDefault="00FD1E3E" w14:paraId="55AE44A0" w14:textId="77777777"/>
                                  </w:tc>
                                  <w:tc>
                                    <w:tcPr>
                                      <w:tcW w:w="510" w:type="dxa"/>
                                    </w:tcPr>
                                    <w:p w:rsidR="00FD1E3E" w:rsidRDefault="00FD1E3E" w14:paraId="198B8173" w14:textId="77777777"/>
                                  </w:tc>
                                  <w:tc>
                                    <w:tcPr>
                                      <w:tcW w:w="510" w:type="dxa"/>
                                    </w:tcPr>
                                    <w:p w:rsidR="00FD1E3E" w:rsidRDefault="00FD1E3E" w14:paraId="17F1D71F" w14:textId="77777777"/>
                                  </w:tc>
                                  <w:tc>
                                    <w:tcPr>
                                      <w:tcW w:w="510" w:type="dxa"/>
                                    </w:tcPr>
                                    <w:p w:rsidR="00FD1E3E" w:rsidRDefault="00FD1E3E" w14:paraId="33D67889" w14:textId="77777777"/>
                                  </w:tc>
                                  <w:tc>
                                    <w:tcPr>
                                      <w:tcW w:w="510" w:type="dxa"/>
                                    </w:tcPr>
                                    <w:p w:rsidR="00FD1E3E" w:rsidRDefault="00FD1E3E" w14:paraId="45DAE30E" w14:textId="77777777"/>
                                  </w:tc>
                                  <w:tc>
                                    <w:tcPr>
                                      <w:tcW w:w="510" w:type="dxa"/>
                                    </w:tcPr>
                                    <w:p w:rsidR="00FD1E3E" w:rsidRDefault="00FD1E3E" w14:paraId="79456E45" w14:textId="77777777"/>
                                  </w:tc>
                                  <w:tc>
                                    <w:tcPr>
                                      <w:tcW w:w="510" w:type="dxa"/>
                                    </w:tcPr>
                                    <w:p w:rsidR="00FD1E3E" w:rsidRDefault="00FD1E3E" w14:paraId="77A43344" w14:textId="77777777"/>
                                  </w:tc>
                                  <w:tc>
                                    <w:tcPr>
                                      <w:tcW w:w="510" w:type="dxa"/>
                                    </w:tcPr>
                                    <w:p w:rsidR="00FD1E3E" w:rsidRDefault="00FD1E3E" w14:paraId="714FAE9D" w14:textId="77777777"/>
                                  </w:tc>
                                  <w:tc>
                                    <w:tcPr>
                                      <w:tcW w:w="510" w:type="dxa"/>
                                    </w:tcPr>
                                    <w:p w:rsidR="00FD1E3E" w:rsidRDefault="00FD1E3E" w14:paraId="18EAA111" w14:textId="77777777"/>
                                  </w:tc>
                                  <w:tc>
                                    <w:tcPr>
                                      <w:tcW w:w="510" w:type="dxa"/>
                                    </w:tcPr>
                                    <w:p w:rsidR="00FD1E3E" w:rsidRDefault="00FD1E3E" w14:paraId="7C31CF88" w14:textId="77777777"/>
                                  </w:tc>
                                  <w:tc>
                                    <w:tcPr>
                                      <w:tcW w:w="510" w:type="dxa"/>
                                    </w:tcPr>
                                    <w:p w:rsidR="00FD1E3E" w:rsidRDefault="00FD1E3E" w14:paraId="1DF383C1" w14:textId="77777777"/>
                                  </w:tc>
                                  <w:tc>
                                    <w:tcPr>
                                      <w:tcW w:w="510" w:type="dxa"/>
                                    </w:tcPr>
                                    <w:p w:rsidR="00FD1E3E" w:rsidRDefault="00FD1E3E" w14:paraId="22123398" w14:textId="77777777"/>
                                  </w:tc>
                                  <w:tc>
                                    <w:tcPr>
                                      <w:tcW w:w="510" w:type="dxa"/>
                                    </w:tcPr>
                                    <w:p w:rsidR="00FD1E3E" w:rsidRDefault="00FD1E3E" w14:paraId="2F5215B4" w14:textId="77777777"/>
                                  </w:tc>
                                  <w:tc>
                                    <w:tcPr>
                                      <w:tcW w:w="510" w:type="dxa"/>
                                    </w:tcPr>
                                    <w:p w:rsidR="00FD1E3E" w:rsidRDefault="00FD1E3E" w14:paraId="7B1758CD" w14:textId="77777777"/>
                                  </w:tc>
                                  <w:tc>
                                    <w:tcPr>
                                      <w:tcW w:w="510" w:type="dxa"/>
                                    </w:tcPr>
                                    <w:p w:rsidR="00FD1E3E" w:rsidRDefault="00FD1E3E" w14:paraId="49B6BC70" w14:textId="77777777"/>
                                  </w:tc>
                                </w:tr>
                                <w:tr w:rsidR="00FD1E3E" w:rsidTr="00D4432D" w14:paraId="0F827E52" w14:textId="77777777">
                                  <w:trPr>
                                    <w:trHeight w:val="510"/>
                                  </w:trPr>
                                  <w:tc>
                                    <w:tcPr>
                                      <w:tcW w:w="510" w:type="dxa"/>
                                    </w:tcPr>
                                    <w:p w:rsidR="00FD1E3E" w:rsidRDefault="00FD1E3E" w14:paraId="69F6EE8A" w14:textId="77777777"/>
                                  </w:tc>
                                  <w:tc>
                                    <w:tcPr>
                                      <w:tcW w:w="510" w:type="dxa"/>
                                    </w:tcPr>
                                    <w:p w:rsidR="00FD1E3E" w:rsidRDefault="00FD1E3E" w14:paraId="412A06D1" w14:textId="77777777"/>
                                  </w:tc>
                                  <w:tc>
                                    <w:tcPr>
                                      <w:tcW w:w="510" w:type="dxa"/>
                                    </w:tcPr>
                                    <w:p w:rsidR="00FD1E3E" w:rsidRDefault="00FD1E3E" w14:paraId="045452E0" w14:textId="77777777"/>
                                  </w:tc>
                                  <w:tc>
                                    <w:tcPr>
                                      <w:tcW w:w="510" w:type="dxa"/>
                                    </w:tcPr>
                                    <w:p w:rsidR="00FD1E3E" w:rsidRDefault="00FD1E3E" w14:paraId="31FC11C6" w14:textId="77777777"/>
                                  </w:tc>
                                  <w:tc>
                                    <w:tcPr>
                                      <w:tcW w:w="510" w:type="dxa"/>
                                    </w:tcPr>
                                    <w:p w:rsidR="00FD1E3E" w:rsidRDefault="00FD1E3E" w14:paraId="2E42ADD3" w14:textId="77777777"/>
                                  </w:tc>
                                  <w:tc>
                                    <w:tcPr>
                                      <w:tcW w:w="510" w:type="dxa"/>
                                    </w:tcPr>
                                    <w:p w:rsidR="00FD1E3E" w:rsidRDefault="00FD1E3E" w14:paraId="4F1349C6" w14:textId="77777777"/>
                                  </w:tc>
                                  <w:tc>
                                    <w:tcPr>
                                      <w:tcW w:w="510" w:type="dxa"/>
                                    </w:tcPr>
                                    <w:p w:rsidR="00FD1E3E" w:rsidRDefault="00FD1E3E" w14:paraId="32020DC4" w14:textId="77777777"/>
                                  </w:tc>
                                  <w:tc>
                                    <w:tcPr>
                                      <w:tcW w:w="510" w:type="dxa"/>
                                    </w:tcPr>
                                    <w:p w:rsidR="00FD1E3E" w:rsidRDefault="00FD1E3E" w14:paraId="13D6F411" w14:textId="77777777"/>
                                  </w:tc>
                                  <w:tc>
                                    <w:tcPr>
                                      <w:tcW w:w="510" w:type="dxa"/>
                                    </w:tcPr>
                                    <w:p w:rsidR="00FD1E3E" w:rsidRDefault="00FD1E3E" w14:paraId="385DFE2D" w14:textId="77777777"/>
                                  </w:tc>
                                  <w:tc>
                                    <w:tcPr>
                                      <w:tcW w:w="510" w:type="dxa"/>
                                    </w:tcPr>
                                    <w:p w:rsidR="00FD1E3E" w:rsidRDefault="00FD1E3E" w14:paraId="08ECE190" w14:textId="77777777"/>
                                  </w:tc>
                                  <w:tc>
                                    <w:tcPr>
                                      <w:tcW w:w="510" w:type="dxa"/>
                                    </w:tcPr>
                                    <w:p w:rsidR="00FD1E3E" w:rsidRDefault="00FD1E3E" w14:paraId="0296034B" w14:textId="77777777"/>
                                  </w:tc>
                                  <w:tc>
                                    <w:tcPr>
                                      <w:tcW w:w="510" w:type="dxa"/>
                                    </w:tcPr>
                                    <w:p w:rsidR="00FD1E3E" w:rsidRDefault="00FD1E3E" w14:paraId="50090DA4" w14:textId="77777777"/>
                                  </w:tc>
                                  <w:tc>
                                    <w:tcPr>
                                      <w:tcW w:w="510" w:type="dxa"/>
                                    </w:tcPr>
                                    <w:p w:rsidR="00FD1E3E" w:rsidRDefault="00FD1E3E" w14:paraId="065D2BAB" w14:textId="77777777"/>
                                  </w:tc>
                                  <w:tc>
                                    <w:tcPr>
                                      <w:tcW w:w="510" w:type="dxa"/>
                                    </w:tcPr>
                                    <w:p w:rsidR="00FD1E3E" w:rsidRDefault="00FD1E3E" w14:paraId="3F60F67E" w14:textId="77777777"/>
                                  </w:tc>
                                  <w:tc>
                                    <w:tcPr>
                                      <w:tcW w:w="510" w:type="dxa"/>
                                    </w:tcPr>
                                    <w:p w:rsidR="00FD1E3E" w:rsidRDefault="00FD1E3E" w14:paraId="05DD2288" w14:textId="77777777"/>
                                  </w:tc>
                                </w:tr>
                                <w:tr w:rsidR="00FD1E3E" w:rsidTr="00D4432D" w14:paraId="2C52D8EE" w14:textId="77777777">
                                  <w:trPr>
                                    <w:trHeight w:val="510"/>
                                  </w:trPr>
                                  <w:tc>
                                    <w:tcPr>
                                      <w:tcW w:w="510" w:type="dxa"/>
                                    </w:tcPr>
                                    <w:p w:rsidR="00FD1E3E" w:rsidRDefault="00FD1E3E" w14:paraId="1C34CB23" w14:textId="77777777"/>
                                  </w:tc>
                                  <w:tc>
                                    <w:tcPr>
                                      <w:tcW w:w="510" w:type="dxa"/>
                                    </w:tcPr>
                                    <w:p w:rsidR="00FD1E3E" w:rsidRDefault="00FD1E3E" w14:paraId="3061ABCC" w14:textId="77777777"/>
                                  </w:tc>
                                  <w:tc>
                                    <w:tcPr>
                                      <w:tcW w:w="510" w:type="dxa"/>
                                    </w:tcPr>
                                    <w:p w:rsidR="00FD1E3E" w:rsidRDefault="00FD1E3E" w14:paraId="2E087FC9" w14:textId="77777777"/>
                                  </w:tc>
                                  <w:tc>
                                    <w:tcPr>
                                      <w:tcW w:w="510" w:type="dxa"/>
                                    </w:tcPr>
                                    <w:p w:rsidR="00FD1E3E" w:rsidRDefault="00FD1E3E" w14:paraId="171B1139" w14:textId="77777777"/>
                                  </w:tc>
                                  <w:tc>
                                    <w:tcPr>
                                      <w:tcW w:w="510" w:type="dxa"/>
                                    </w:tcPr>
                                    <w:p w:rsidR="00FD1E3E" w:rsidRDefault="00FD1E3E" w14:paraId="04706AF6" w14:textId="77777777"/>
                                  </w:tc>
                                  <w:tc>
                                    <w:tcPr>
                                      <w:tcW w:w="510" w:type="dxa"/>
                                    </w:tcPr>
                                    <w:p w:rsidR="00FD1E3E" w:rsidRDefault="00FD1E3E" w14:paraId="67C41C22" w14:textId="77777777"/>
                                  </w:tc>
                                  <w:tc>
                                    <w:tcPr>
                                      <w:tcW w:w="510" w:type="dxa"/>
                                    </w:tcPr>
                                    <w:p w:rsidR="00FD1E3E" w:rsidRDefault="00FD1E3E" w14:paraId="69782A1A" w14:textId="77777777"/>
                                  </w:tc>
                                  <w:tc>
                                    <w:tcPr>
                                      <w:tcW w:w="510" w:type="dxa"/>
                                    </w:tcPr>
                                    <w:p w:rsidR="00FD1E3E" w:rsidRDefault="00FD1E3E" w14:paraId="41F41AE9" w14:textId="77777777"/>
                                  </w:tc>
                                  <w:tc>
                                    <w:tcPr>
                                      <w:tcW w:w="510" w:type="dxa"/>
                                    </w:tcPr>
                                    <w:p w:rsidR="00FD1E3E" w:rsidRDefault="00FD1E3E" w14:paraId="4CB932F6" w14:textId="77777777"/>
                                  </w:tc>
                                  <w:tc>
                                    <w:tcPr>
                                      <w:tcW w:w="510" w:type="dxa"/>
                                    </w:tcPr>
                                    <w:p w:rsidR="00FD1E3E" w:rsidRDefault="00FD1E3E" w14:paraId="77E4EACB" w14:textId="77777777"/>
                                  </w:tc>
                                  <w:tc>
                                    <w:tcPr>
                                      <w:tcW w:w="510" w:type="dxa"/>
                                    </w:tcPr>
                                    <w:p w:rsidR="00FD1E3E" w:rsidRDefault="00FD1E3E" w14:paraId="24106F60" w14:textId="77777777"/>
                                  </w:tc>
                                  <w:tc>
                                    <w:tcPr>
                                      <w:tcW w:w="510" w:type="dxa"/>
                                    </w:tcPr>
                                    <w:p w:rsidR="00FD1E3E" w:rsidRDefault="00FD1E3E" w14:paraId="258D72A5" w14:textId="77777777"/>
                                  </w:tc>
                                  <w:tc>
                                    <w:tcPr>
                                      <w:tcW w:w="510" w:type="dxa"/>
                                    </w:tcPr>
                                    <w:p w:rsidR="00FD1E3E" w:rsidRDefault="00FD1E3E" w14:paraId="3E73E355" w14:textId="77777777"/>
                                  </w:tc>
                                  <w:tc>
                                    <w:tcPr>
                                      <w:tcW w:w="510" w:type="dxa"/>
                                    </w:tcPr>
                                    <w:p w:rsidR="00FD1E3E" w:rsidRDefault="00FD1E3E" w14:paraId="7EE500FA" w14:textId="77777777"/>
                                  </w:tc>
                                  <w:tc>
                                    <w:tcPr>
                                      <w:tcW w:w="510" w:type="dxa"/>
                                    </w:tcPr>
                                    <w:p w:rsidR="00FD1E3E" w:rsidRDefault="00FD1E3E" w14:paraId="32637381" w14:textId="77777777"/>
                                  </w:tc>
                                </w:tr>
                              </w:tbl>
                              <w:p w:rsidR="00FD1E3E" w:rsidP="00FD1E3E" w:rsidRDefault="00FD1E3E" w14:paraId="0158FDBA"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9" name="Text Box 839"/>
                          <wps:cNvSpPr txBox="1"/>
                          <wps:spPr>
                            <a:xfrm>
                              <a:off x="659806" y="4028923"/>
                              <a:ext cx="4534525" cy="584617"/>
                            </a:xfrm>
                            <a:prstGeom prst="rect">
                              <a:avLst/>
                            </a:prstGeom>
                            <a:noFill/>
                            <a:ln w="6350">
                              <a:noFill/>
                            </a:ln>
                          </wps:spPr>
                          <wps:txbx>
                            <w:txbxContent>
                              <w:p w:rsidR="00FD1E3E" w:rsidP="00FD1E3E" w:rsidRDefault="00FD1E3E" w14:paraId="4E0A8530" w14:textId="77777777">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rsidR="00FD1E3E" w:rsidP="00FD1E3E" w:rsidRDefault="00FD1E3E" w14:paraId="04A45A42" w14:textId="77777777">
                                <w:r>
                                  <w:tab/>
                                </w:r>
                                <w:r>
                                  <w:t xml:space="preserve">   T1</w:t>
                                </w:r>
                                <w:r>
                                  <w:tab/>
                                </w:r>
                                <w:r>
                                  <w:tab/>
                                </w:r>
                                <w:r>
                                  <w:tab/>
                                </w:r>
                                <w:r>
                                  <w:t xml:space="preserve"> T2</w:t>
                                </w:r>
                                <w:r>
                                  <w:tab/>
                                </w:r>
                                <w:r>
                                  <w:t xml:space="preserve">      T3</w:t>
                                </w:r>
                                <w:r>
                                  <w:tab/>
                                </w:r>
                                <w:r>
                                  <w:tab/>
                                </w:r>
                                <w:r>
                                  <w:tab/>
                                </w:r>
                                <w:r>
                                  <w:t xml:space="preserve">    T4</w:t>
                                </w:r>
                              </w:p>
                              <w:p w:rsidR="00FD1E3E" w:rsidP="00FD1E3E" w:rsidRDefault="00FD1E3E" w14:paraId="3027506C" w14:textId="77777777">
                                <w:pPr>
                                  <w:ind w:left="2880"/>
                                </w:pPr>
                                <w:r>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0" name="Text Box 840"/>
                          <wps:cNvSpPr txBox="1"/>
                          <wps:spPr>
                            <a:xfrm rot="16200000">
                              <a:off x="-633095" y="1934047"/>
                              <a:ext cx="1588135" cy="321945"/>
                            </a:xfrm>
                            <a:prstGeom prst="rect">
                              <a:avLst/>
                            </a:prstGeom>
                            <a:noFill/>
                            <a:ln w="6350">
                              <a:noFill/>
                            </a:ln>
                          </wps:spPr>
                          <wps:txbx>
                            <w:txbxContent>
                              <w:p w:rsidR="00FD1E3E" w:rsidP="00FD1E3E" w:rsidRDefault="00FD1E3E" w14:paraId="6F450CC8" w14:textId="77777777">
                                <w:r>
                                  <w:t>Partial pressure (kPa)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1" name="Straight Arrow Connector 841"/>
                          <wps:cNvCnPr/>
                          <wps:spPr>
                            <a:xfrm>
                              <a:off x="457439" y="4107413"/>
                              <a:ext cx="50067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rot="16200000">
                              <a:off x="-1597676" y="2053974"/>
                              <a:ext cx="4107950"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43" name="Group 843"/>
                        <wpg:cNvGrpSpPr/>
                        <wpg:grpSpPr>
                          <a:xfrm>
                            <a:off x="453422" y="788345"/>
                            <a:ext cx="2910944" cy="2979889"/>
                            <a:chOff x="0" y="0"/>
                            <a:chExt cx="2910944" cy="2979889"/>
                          </a:xfrm>
                        </wpg:grpSpPr>
                        <wps:wsp>
                          <wps:cNvPr id="844" name="Text Box 844"/>
                          <wps:cNvSpPr txBox="1"/>
                          <wps:spPr>
                            <a:xfrm>
                              <a:off x="249382" y="1324893"/>
                              <a:ext cx="703956" cy="322288"/>
                            </a:xfrm>
                            <a:prstGeom prst="rect">
                              <a:avLst/>
                            </a:prstGeom>
                            <a:noFill/>
                            <a:ln w="6350">
                              <a:noFill/>
                            </a:ln>
                          </wps:spPr>
                          <wps:txbx>
                            <w:txbxContent>
                              <w:p w:rsidRPr="00666B44" w:rsidR="00FD1E3E" w:rsidP="00FD1E3E" w:rsidRDefault="00FD1E3E" w14:paraId="470854C9" w14:textId="77777777">
                                <w:r>
                                  <w:t>C</w:t>
                                </w:r>
                                <w:r w:rsidRPr="00666B44">
                                  <w:rPr>
                                    <w:rFonts w:ascii="PT Sans" w:hAnsi="PT Sans"/>
                                    <w:sz w:val="23"/>
                                    <w:szCs w:val="23"/>
                                  </w:rPr>
                                  <w:t>l</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5" name="Text Box 845"/>
                          <wps:cNvSpPr txBox="1"/>
                          <wps:spPr>
                            <a:xfrm>
                              <a:off x="249382" y="2035254"/>
                              <a:ext cx="703956" cy="322288"/>
                            </a:xfrm>
                            <a:prstGeom prst="rect">
                              <a:avLst/>
                            </a:prstGeom>
                            <a:noFill/>
                            <a:ln w="6350">
                              <a:noFill/>
                            </a:ln>
                          </wps:spPr>
                          <wps:txbx>
                            <w:txbxContent>
                              <w:p w:rsidRPr="00666B44" w:rsidR="00FD1E3E" w:rsidP="00FD1E3E" w:rsidRDefault="00FD1E3E" w14:paraId="25A96DE0" w14:textId="77777777">
                                <w:r>
                                  <w:t>O</w:t>
                                </w:r>
                                <w:r>
                                  <w:rPr>
                                    <w:vertAlign w:val="subscript"/>
                                  </w:rPr>
                                  <w:t>2</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6" name="Text Box 846"/>
                          <wps:cNvSpPr txBox="1"/>
                          <wps:spPr>
                            <a:xfrm>
                              <a:off x="249382" y="2654930"/>
                              <a:ext cx="703956" cy="322288"/>
                            </a:xfrm>
                            <a:prstGeom prst="rect">
                              <a:avLst/>
                            </a:prstGeom>
                            <a:noFill/>
                            <a:ln w="6350">
                              <a:noFill/>
                            </a:ln>
                          </wps:spPr>
                          <wps:txbx>
                            <w:txbxContent>
                              <w:p w:rsidRPr="00666B44" w:rsidR="00FD1E3E" w:rsidP="00FD1E3E" w:rsidRDefault="00FD1E3E" w14:paraId="56374779" w14:textId="77777777">
                                <w:r>
                                  <w:t>C</w:t>
                                </w:r>
                                <w:r w:rsidRPr="00666B44">
                                  <w:rPr>
                                    <w:rFonts w:ascii="PT Sans" w:hAnsi="PT Sans"/>
                                    <w:sz w:val="23"/>
                                    <w:szCs w:val="23"/>
                                  </w:rPr>
                                  <w:t>l</w:t>
                                </w:r>
                                <w:r>
                                  <w:rPr>
                                    <w:vertAlign w:val="subscript"/>
                                  </w:rPr>
                                  <w:t>2</w:t>
                                </w:r>
                                <w:r w:rsidRPr="00666B44">
                                  <w:t>O</w:t>
                                </w: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7" name="Group 847"/>
                          <wpg:cNvGrpSpPr/>
                          <wpg:grpSpPr>
                            <a:xfrm>
                              <a:off x="0" y="0"/>
                              <a:ext cx="2910944" cy="1650775"/>
                              <a:chOff x="0" y="0"/>
                              <a:chExt cx="2910944" cy="1650775"/>
                            </a:xfrm>
                          </wpg:grpSpPr>
                          <wps:wsp>
                            <wps:cNvPr id="848" name="Straight Connector 848"/>
                            <wps:cNvCnPr/>
                            <wps:spPr>
                              <a:xfrm>
                                <a:off x="0" y="1650775"/>
                                <a:ext cx="966678"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49" name="Straight Connector 849"/>
                            <wps:cNvCnPr/>
                            <wps:spPr>
                              <a:xfrm>
                                <a:off x="2273862" y="1007458"/>
                                <a:ext cx="637082"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0" name="Straight Connector 850"/>
                            <wps:cNvCnPr/>
                            <wps:spPr>
                              <a:xfrm rot="16200000">
                                <a:off x="137846" y="828591"/>
                                <a:ext cx="1642680" cy="0"/>
                              </a:xfrm>
                              <a:prstGeom prst="line">
                                <a:avLst/>
                              </a:prstGeom>
                              <a:ln w="285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851" name="Freeform 851"/>
                            <wps:cNvSpPr/>
                            <wps:spPr>
                              <a:xfrm>
                                <a:off x="959469"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2" name="Group 852"/>
                          <wpg:cNvGrpSpPr/>
                          <wpg:grpSpPr>
                            <a:xfrm>
                              <a:off x="0" y="1322479"/>
                              <a:ext cx="2910944" cy="1006374"/>
                              <a:chOff x="0" y="0"/>
                              <a:chExt cx="2910944" cy="1006374"/>
                            </a:xfrm>
                          </wpg:grpSpPr>
                          <wps:wsp>
                            <wps:cNvPr id="853" name="Straight Connector 853"/>
                            <wps:cNvCnPr/>
                            <wps:spPr>
                              <a:xfrm>
                                <a:off x="0" y="1006374"/>
                                <a:ext cx="96667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 name="Straight Connector 854"/>
                            <wps:cNvCnPr/>
                            <wps:spPr>
                              <a:xfrm>
                                <a:off x="2273862" y="508714"/>
                                <a:ext cx="63708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5" name="Straight Connector 855"/>
                            <wps:cNvCnPr/>
                            <wps:spPr>
                              <a:xfrm rot="16200000">
                                <a:off x="467279" y="502119"/>
                                <a:ext cx="100423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6" name="Freeform 856"/>
                            <wps:cNvSpPr/>
                            <wps:spPr>
                              <a:xfrm>
                                <a:off x="967561" y="2961"/>
                                <a:ext cx="1317600" cy="504000"/>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7" name="Group 857"/>
                          <wpg:cNvGrpSpPr/>
                          <wpg:grpSpPr>
                            <a:xfrm>
                              <a:off x="0" y="1654988"/>
                              <a:ext cx="2906898" cy="1324901"/>
                              <a:chOff x="0" y="0"/>
                              <a:chExt cx="2906898" cy="1324901"/>
                            </a:xfrm>
                          </wpg:grpSpPr>
                          <wps:wsp>
                            <wps:cNvPr id="858" name="Straight Connector 858"/>
                            <wps:cNvCnPr/>
                            <wps:spPr>
                              <a:xfrm>
                                <a:off x="0" y="1323048"/>
                                <a:ext cx="966678"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9" name="Straight Connector 859"/>
                            <wps:cNvCnPr/>
                            <wps:spPr>
                              <a:xfrm>
                                <a:off x="2269816" y="0"/>
                                <a:ext cx="637082"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0" name="Straight Connector 860"/>
                            <wps:cNvCnPr/>
                            <wps:spPr>
                              <a:xfrm rot="16200000">
                                <a:off x="811472" y="1166469"/>
                                <a:ext cx="316865" cy="0"/>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1" name="Freeform 861"/>
                            <wps:cNvSpPr/>
                            <wps:spPr>
                              <a:xfrm flipV="1">
                                <a:off x="967561" y="0"/>
                                <a:ext cx="1314393" cy="1007779"/>
                              </a:xfrm>
                              <a:custGeom>
                                <a:avLst/>
                                <a:gdLst>
                                  <a:gd name="connsiteX0" fmla="*/ 0 w 1296649"/>
                                  <a:gd name="connsiteY0" fmla="*/ 0 h 997705"/>
                                  <a:gd name="connsiteX1" fmla="*/ 164891 w 1296649"/>
                                  <a:gd name="connsiteY1" fmla="*/ 434715 h 997705"/>
                                  <a:gd name="connsiteX2" fmla="*/ 427219 w 1296649"/>
                                  <a:gd name="connsiteY2" fmla="*/ 794478 h 997705"/>
                                  <a:gd name="connsiteX3" fmla="*/ 1094282 w 1296649"/>
                                  <a:gd name="connsiteY3" fmla="*/ 966865 h 997705"/>
                                  <a:gd name="connsiteX4" fmla="*/ 1296649 w 1296649"/>
                                  <a:gd name="connsiteY4" fmla="*/ 996846 h 997705"/>
                                  <a:gd name="connsiteX0" fmla="*/ 0 w 1296649"/>
                                  <a:gd name="connsiteY0" fmla="*/ 0 h 997145"/>
                                  <a:gd name="connsiteX1" fmla="*/ 164891 w 1296649"/>
                                  <a:gd name="connsiteY1" fmla="*/ 434715 h 997145"/>
                                  <a:gd name="connsiteX2" fmla="*/ 427219 w 1296649"/>
                                  <a:gd name="connsiteY2" fmla="*/ 794478 h 997145"/>
                                  <a:gd name="connsiteX3" fmla="*/ 883789 w 1296649"/>
                                  <a:gd name="connsiteY3" fmla="*/ 958772 h 997145"/>
                                  <a:gd name="connsiteX4" fmla="*/ 1296649 w 1296649"/>
                                  <a:gd name="connsiteY4" fmla="*/ 996846 h 997145"/>
                                  <a:gd name="connsiteX0" fmla="*/ 0 w 1310968"/>
                                  <a:gd name="connsiteY0" fmla="*/ 0 h 1007808"/>
                                  <a:gd name="connsiteX1" fmla="*/ 164891 w 1310968"/>
                                  <a:gd name="connsiteY1" fmla="*/ 434715 h 1007808"/>
                                  <a:gd name="connsiteX2" fmla="*/ 427219 w 1310968"/>
                                  <a:gd name="connsiteY2" fmla="*/ 794478 h 1007808"/>
                                  <a:gd name="connsiteX3" fmla="*/ 883789 w 1310968"/>
                                  <a:gd name="connsiteY3" fmla="*/ 958772 h 1007808"/>
                                  <a:gd name="connsiteX4" fmla="*/ 1310968 w 1310968"/>
                                  <a:gd name="connsiteY4" fmla="*/ 1007655 h 1007808"/>
                                  <a:gd name="connsiteX0" fmla="*/ 0 w 1310968"/>
                                  <a:gd name="connsiteY0" fmla="*/ 0 h 1007779"/>
                                  <a:gd name="connsiteX1" fmla="*/ 164891 w 1310968"/>
                                  <a:gd name="connsiteY1" fmla="*/ 434715 h 1007779"/>
                                  <a:gd name="connsiteX2" fmla="*/ 427219 w 1310968"/>
                                  <a:gd name="connsiteY2" fmla="*/ 794478 h 1007779"/>
                                  <a:gd name="connsiteX3" fmla="*/ 794755 w 1310968"/>
                                  <a:gd name="connsiteY3" fmla="*/ 954726 h 1007779"/>
                                  <a:gd name="connsiteX4" fmla="*/ 1310968 w 1310968"/>
                                  <a:gd name="connsiteY4" fmla="*/ 1007655 h 100777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0968" h="1007779">
                                    <a:moveTo>
                                      <a:pt x="0" y="0"/>
                                    </a:moveTo>
                                    <a:cubicBezTo>
                                      <a:pt x="46844" y="151151"/>
                                      <a:pt x="93688" y="302302"/>
                                      <a:pt x="164891" y="434715"/>
                                    </a:cubicBezTo>
                                    <a:cubicBezTo>
                                      <a:pt x="236094" y="567128"/>
                                      <a:pt x="322242" y="707810"/>
                                      <a:pt x="427219" y="794478"/>
                                    </a:cubicBezTo>
                                    <a:cubicBezTo>
                                      <a:pt x="532196" y="881146"/>
                                      <a:pt x="647464" y="919197"/>
                                      <a:pt x="794755" y="954726"/>
                                    </a:cubicBezTo>
                                    <a:cubicBezTo>
                                      <a:pt x="942046" y="990255"/>
                                      <a:pt x="1282237" y="1009528"/>
                                      <a:pt x="1310968" y="1007655"/>
                                    </a:cubicBezTo>
                                  </a:path>
                                </a:pathLst>
                              </a:cu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w14:anchorId="42746378">
              <v:group id="Group 67" style="width:430.25pt;height:363.25pt;mso-position-horizontal-relative:char;mso-position-vertical-relative:line" coordsize="54641,46135" o:spid="_x0000_s1415" w14:anchorId="4AE0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">
                <v:group id="Group 837" style="position:absolute;width:54641;height:46135" coordsize="54641,46135" o:spid="_x0000_s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shape id="Text Box 838" style="position:absolute;left:3600;top:865;width:50566;height:41148;visibility:visible;mso-wrap-style:square;v-text-anchor:top" o:spid="_x0000_s141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">
                    <v:textbox>
                      <w:txbxContent>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gridCol w:w="510"/>
                            <w:gridCol w:w="510"/>
                            <w:gridCol w:w="510"/>
                            <w:gridCol w:w="510"/>
                            <w:gridCol w:w="510"/>
                          </w:tblGrid>
                          <w:tr w:rsidR="00FD1E3E" w:rsidTr="00D4432D" w14:paraId="75CF4315" w14:textId="77777777">
                            <w:trPr>
                              <w:trHeight w:val="510"/>
                            </w:trPr>
                            <w:tc>
                              <w:tcPr>
                                <w:tcW w:w="510" w:type="dxa"/>
                              </w:tcPr>
                              <w:p w:rsidR="00FD1E3E" w:rsidRDefault="00FD1E3E" w14:paraId="3CB648E9" w14:textId="77777777"/>
                            </w:tc>
                            <w:tc>
                              <w:tcPr>
                                <w:tcW w:w="510" w:type="dxa"/>
                              </w:tcPr>
                              <w:p w:rsidR="00FD1E3E" w:rsidRDefault="00FD1E3E" w14:paraId="0C178E9E" w14:textId="77777777"/>
                            </w:tc>
                            <w:tc>
                              <w:tcPr>
                                <w:tcW w:w="510" w:type="dxa"/>
                              </w:tcPr>
                              <w:p w:rsidR="00FD1E3E" w:rsidRDefault="00FD1E3E" w14:paraId="3C0395D3" w14:textId="77777777"/>
                            </w:tc>
                            <w:tc>
                              <w:tcPr>
                                <w:tcW w:w="510" w:type="dxa"/>
                              </w:tcPr>
                              <w:p w:rsidR="00FD1E3E" w:rsidRDefault="00FD1E3E" w14:paraId="3254BC2F" w14:textId="77777777"/>
                            </w:tc>
                            <w:tc>
                              <w:tcPr>
                                <w:tcW w:w="510" w:type="dxa"/>
                              </w:tcPr>
                              <w:p w:rsidR="00FD1E3E" w:rsidRDefault="00FD1E3E" w14:paraId="651E9592" w14:textId="77777777"/>
                            </w:tc>
                            <w:tc>
                              <w:tcPr>
                                <w:tcW w:w="510" w:type="dxa"/>
                              </w:tcPr>
                              <w:p w:rsidR="00FD1E3E" w:rsidRDefault="00FD1E3E" w14:paraId="269E314A" w14:textId="77777777"/>
                            </w:tc>
                            <w:tc>
                              <w:tcPr>
                                <w:tcW w:w="510" w:type="dxa"/>
                              </w:tcPr>
                              <w:p w:rsidR="00FD1E3E" w:rsidRDefault="00FD1E3E" w14:paraId="47341341" w14:textId="77777777"/>
                            </w:tc>
                            <w:tc>
                              <w:tcPr>
                                <w:tcW w:w="510" w:type="dxa"/>
                              </w:tcPr>
                              <w:p w:rsidR="00FD1E3E" w:rsidRDefault="00FD1E3E" w14:paraId="42EF2083" w14:textId="77777777"/>
                            </w:tc>
                            <w:tc>
                              <w:tcPr>
                                <w:tcW w:w="510" w:type="dxa"/>
                              </w:tcPr>
                              <w:p w:rsidR="00FD1E3E" w:rsidRDefault="00FD1E3E" w14:paraId="7B40C951" w14:textId="77777777"/>
                            </w:tc>
                            <w:tc>
                              <w:tcPr>
                                <w:tcW w:w="510" w:type="dxa"/>
                              </w:tcPr>
                              <w:p w:rsidR="00FD1E3E" w:rsidRDefault="00FD1E3E" w14:paraId="4B4D7232" w14:textId="77777777"/>
                            </w:tc>
                            <w:tc>
                              <w:tcPr>
                                <w:tcW w:w="510" w:type="dxa"/>
                              </w:tcPr>
                              <w:p w:rsidR="00FD1E3E" w:rsidRDefault="00FD1E3E" w14:paraId="2093CA67" w14:textId="77777777"/>
                            </w:tc>
                            <w:tc>
                              <w:tcPr>
                                <w:tcW w:w="510" w:type="dxa"/>
                              </w:tcPr>
                              <w:p w:rsidR="00FD1E3E" w:rsidRDefault="00FD1E3E" w14:paraId="2503B197" w14:textId="77777777"/>
                            </w:tc>
                            <w:tc>
                              <w:tcPr>
                                <w:tcW w:w="510" w:type="dxa"/>
                              </w:tcPr>
                              <w:p w:rsidR="00FD1E3E" w:rsidRDefault="00FD1E3E" w14:paraId="38288749" w14:textId="77777777"/>
                            </w:tc>
                            <w:tc>
                              <w:tcPr>
                                <w:tcW w:w="510" w:type="dxa"/>
                              </w:tcPr>
                              <w:p w:rsidR="00FD1E3E" w:rsidRDefault="00FD1E3E" w14:paraId="20BD9A1A" w14:textId="77777777"/>
                            </w:tc>
                            <w:tc>
                              <w:tcPr>
                                <w:tcW w:w="510" w:type="dxa"/>
                              </w:tcPr>
                              <w:p w:rsidR="00FD1E3E" w:rsidRDefault="00FD1E3E" w14:paraId="0C136CF1" w14:textId="77777777"/>
                            </w:tc>
                          </w:tr>
                          <w:tr w:rsidR="00FD1E3E" w:rsidTr="00D4432D" w14:paraId="0A392C6A" w14:textId="77777777">
                            <w:trPr>
                              <w:trHeight w:val="510"/>
                            </w:trPr>
                            <w:tc>
                              <w:tcPr>
                                <w:tcW w:w="510" w:type="dxa"/>
                              </w:tcPr>
                              <w:p w:rsidR="00FD1E3E" w:rsidRDefault="00FD1E3E" w14:paraId="290583F9" w14:textId="77777777"/>
                            </w:tc>
                            <w:tc>
                              <w:tcPr>
                                <w:tcW w:w="510" w:type="dxa"/>
                              </w:tcPr>
                              <w:p w:rsidR="00FD1E3E" w:rsidRDefault="00FD1E3E" w14:paraId="68F21D90" w14:textId="77777777"/>
                            </w:tc>
                            <w:tc>
                              <w:tcPr>
                                <w:tcW w:w="510" w:type="dxa"/>
                              </w:tcPr>
                              <w:p w:rsidR="00FD1E3E" w:rsidRDefault="00FD1E3E" w14:paraId="13C326F3" w14:textId="77777777"/>
                            </w:tc>
                            <w:tc>
                              <w:tcPr>
                                <w:tcW w:w="510" w:type="dxa"/>
                              </w:tcPr>
                              <w:p w:rsidR="00FD1E3E" w:rsidRDefault="00FD1E3E" w14:paraId="4853B841" w14:textId="77777777"/>
                            </w:tc>
                            <w:tc>
                              <w:tcPr>
                                <w:tcW w:w="510" w:type="dxa"/>
                              </w:tcPr>
                              <w:p w:rsidR="00FD1E3E" w:rsidRDefault="00FD1E3E" w14:paraId="50125231" w14:textId="77777777"/>
                            </w:tc>
                            <w:tc>
                              <w:tcPr>
                                <w:tcW w:w="510" w:type="dxa"/>
                              </w:tcPr>
                              <w:p w:rsidR="00FD1E3E" w:rsidRDefault="00FD1E3E" w14:paraId="5A25747A" w14:textId="77777777"/>
                            </w:tc>
                            <w:tc>
                              <w:tcPr>
                                <w:tcW w:w="510" w:type="dxa"/>
                              </w:tcPr>
                              <w:p w:rsidR="00FD1E3E" w:rsidRDefault="00FD1E3E" w14:paraId="09B8D95D" w14:textId="77777777"/>
                            </w:tc>
                            <w:tc>
                              <w:tcPr>
                                <w:tcW w:w="510" w:type="dxa"/>
                              </w:tcPr>
                              <w:p w:rsidR="00FD1E3E" w:rsidRDefault="00FD1E3E" w14:paraId="78BEFD2A" w14:textId="77777777"/>
                            </w:tc>
                            <w:tc>
                              <w:tcPr>
                                <w:tcW w:w="510" w:type="dxa"/>
                              </w:tcPr>
                              <w:p w:rsidR="00FD1E3E" w:rsidRDefault="00FD1E3E" w14:paraId="27A76422" w14:textId="77777777"/>
                            </w:tc>
                            <w:tc>
                              <w:tcPr>
                                <w:tcW w:w="510" w:type="dxa"/>
                              </w:tcPr>
                              <w:p w:rsidR="00FD1E3E" w:rsidRDefault="00FD1E3E" w14:paraId="49206A88" w14:textId="77777777"/>
                            </w:tc>
                            <w:tc>
                              <w:tcPr>
                                <w:tcW w:w="510" w:type="dxa"/>
                              </w:tcPr>
                              <w:p w:rsidR="00FD1E3E" w:rsidRDefault="00FD1E3E" w14:paraId="67B7A70C" w14:textId="77777777"/>
                            </w:tc>
                            <w:tc>
                              <w:tcPr>
                                <w:tcW w:w="510" w:type="dxa"/>
                              </w:tcPr>
                              <w:p w:rsidR="00FD1E3E" w:rsidRDefault="00FD1E3E" w14:paraId="71887C79" w14:textId="77777777"/>
                            </w:tc>
                            <w:tc>
                              <w:tcPr>
                                <w:tcW w:w="510" w:type="dxa"/>
                              </w:tcPr>
                              <w:p w:rsidR="00FD1E3E" w:rsidRDefault="00FD1E3E" w14:paraId="3B7FD67C" w14:textId="77777777"/>
                            </w:tc>
                            <w:tc>
                              <w:tcPr>
                                <w:tcW w:w="510" w:type="dxa"/>
                              </w:tcPr>
                              <w:p w:rsidR="00FD1E3E" w:rsidRDefault="00FD1E3E" w14:paraId="38D6B9B6" w14:textId="77777777"/>
                            </w:tc>
                            <w:tc>
                              <w:tcPr>
                                <w:tcW w:w="510" w:type="dxa"/>
                              </w:tcPr>
                              <w:p w:rsidR="00FD1E3E" w:rsidRDefault="00FD1E3E" w14:paraId="22F860BB" w14:textId="77777777"/>
                            </w:tc>
                          </w:tr>
                          <w:tr w:rsidR="00FD1E3E" w:rsidTr="00D4432D" w14:paraId="698536F5" w14:textId="77777777">
                            <w:trPr>
                              <w:trHeight w:val="510"/>
                            </w:trPr>
                            <w:tc>
                              <w:tcPr>
                                <w:tcW w:w="510" w:type="dxa"/>
                              </w:tcPr>
                              <w:p w:rsidR="00FD1E3E" w:rsidRDefault="00FD1E3E" w14:paraId="7BC1BAF2" w14:textId="77777777"/>
                            </w:tc>
                            <w:tc>
                              <w:tcPr>
                                <w:tcW w:w="510" w:type="dxa"/>
                              </w:tcPr>
                              <w:p w:rsidR="00FD1E3E" w:rsidRDefault="00FD1E3E" w14:paraId="61C988F9" w14:textId="77777777"/>
                            </w:tc>
                            <w:tc>
                              <w:tcPr>
                                <w:tcW w:w="510" w:type="dxa"/>
                              </w:tcPr>
                              <w:p w:rsidR="00FD1E3E" w:rsidRDefault="00FD1E3E" w14:paraId="3B22BB7D" w14:textId="77777777"/>
                            </w:tc>
                            <w:tc>
                              <w:tcPr>
                                <w:tcW w:w="510" w:type="dxa"/>
                              </w:tcPr>
                              <w:p w:rsidR="00FD1E3E" w:rsidRDefault="00FD1E3E" w14:paraId="17B246DD" w14:textId="77777777"/>
                            </w:tc>
                            <w:tc>
                              <w:tcPr>
                                <w:tcW w:w="510" w:type="dxa"/>
                              </w:tcPr>
                              <w:p w:rsidR="00FD1E3E" w:rsidRDefault="00FD1E3E" w14:paraId="6BF89DA3" w14:textId="77777777"/>
                            </w:tc>
                            <w:tc>
                              <w:tcPr>
                                <w:tcW w:w="510" w:type="dxa"/>
                              </w:tcPr>
                              <w:p w:rsidR="00FD1E3E" w:rsidRDefault="00FD1E3E" w14:paraId="5C3E0E74" w14:textId="77777777"/>
                            </w:tc>
                            <w:tc>
                              <w:tcPr>
                                <w:tcW w:w="510" w:type="dxa"/>
                              </w:tcPr>
                              <w:p w:rsidR="00FD1E3E" w:rsidRDefault="00FD1E3E" w14:paraId="66A1FAB9" w14:textId="77777777"/>
                            </w:tc>
                            <w:tc>
                              <w:tcPr>
                                <w:tcW w:w="510" w:type="dxa"/>
                              </w:tcPr>
                              <w:p w:rsidR="00FD1E3E" w:rsidRDefault="00FD1E3E" w14:paraId="76BB753C" w14:textId="77777777"/>
                            </w:tc>
                            <w:tc>
                              <w:tcPr>
                                <w:tcW w:w="510" w:type="dxa"/>
                              </w:tcPr>
                              <w:p w:rsidR="00FD1E3E" w:rsidRDefault="00FD1E3E" w14:paraId="513DA1E0" w14:textId="77777777"/>
                            </w:tc>
                            <w:tc>
                              <w:tcPr>
                                <w:tcW w:w="510" w:type="dxa"/>
                              </w:tcPr>
                              <w:p w:rsidR="00FD1E3E" w:rsidRDefault="00FD1E3E" w14:paraId="75CAC6F5" w14:textId="77777777"/>
                            </w:tc>
                            <w:tc>
                              <w:tcPr>
                                <w:tcW w:w="510" w:type="dxa"/>
                              </w:tcPr>
                              <w:p w:rsidR="00FD1E3E" w:rsidRDefault="00FD1E3E" w14:paraId="66060428" w14:textId="77777777"/>
                            </w:tc>
                            <w:tc>
                              <w:tcPr>
                                <w:tcW w:w="510" w:type="dxa"/>
                              </w:tcPr>
                              <w:p w:rsidR="00FD1E3E" w:rsidRDefault="00FD1E3E" w14:paraId="1D0656FE" w14:textId="77777777"/>
                            </w:tc>
                            <w:tc>
                              <w:tcPr>
                                <w:tcW w:w="510" w:type="dxa"/>
                              </w:tcPr>
                              <w:p w:rsidR="00FD1E3E" w:rsidRDefault="00FD1E3E" w14:paraId="7B37605A" w14:textId="77777777"/>
                            </w:tc>
                            <w:tc>
                              <w:tcPr>
                                <w:tcW w:w="510" w:type="dxa"/>
                              </w:tcPr>
                              <w:p w:rsidR="00FD1E3E" w:rsidRDefault="00FD1E3E" w14:paraId="394798F2" w14:textId="77777777"/>
                            </w:tc>
                            <w:tc>
                              <w:tcPr>
                                <w:tcW w:w="510" w:type="dxa"/>
                              </w:tcPr>
                              <w:p w:rsidR="00FD1E3E" w:rsidRDefault="00FD1E3E" w14:paraId="3889A505" w14:textId="77777777"/>
                            </w:tc>
                          </w:tr>
                          <w:tr w:rsidR="00FD1E3E" w:rsidTr="00D4432D" w14:paraId="29079D35" w14:textId="77777777">
                            <w:trPr>
                              <w:trHeight w:val="510"/>
                            </w:trPr>
                            <w:tc>
                              <w:tcPr>
                                <w:tcW w:w="510" w:type="dxa"/>
                              </w:tcPr>
                              <w:p w:rsidR="00FD1E3E" w:rsidRDefault="00FD1E3E" w14:paraId="17686DC7" w14:textId="77777777"/>
                            </w:tc>
                            <w:tc>
                              <w:tcPr>
                                <w:tcW w:w="510" w:type="dxa"/>
                              </w:tcPr>
                              <w:p w:rsidR="00FD1E3E" w:rsidRDefault="00FD1E3E" w14:paraId="53BD644D" w14:textId="77777777"/>
                            </w:tc>
                            <w:tc>
                              <w:tcPr>
                                <w:tcW w:w="510" w:type="dxa"/>
                              </w:tcPr>
                              <w:p w:rsidR="00FD1E3E" w:rsidRDefault="00FD1E3E" w14:paraId="1A3FAC43" w14:textId="77777777"/>
                            </w:tc>
                            <w:tc>
                              <w:tcPr>
                                <w:tcW w:w="510" w:type="dxa"/>
                              </w:tcPr>
                              <w:p w:rsidR="00FD1E3E" w:rsidRDefault="00FD1E3E" w14:paraId="2BBD94B2" w14:textId="77777777"/>
                            </w:tc>
                            <w:tc>
                              <w:tcPr>
                                <w:tcW w:w="510" w:type="dxa"/>
                              </w:tcPr>
                              <w:p w:rsidR="00FD1E3E" w:rsidRDefault="00FD1E3E" w14:paraId="5854DE7F" w14:textId="77777777"/>
                            </w:tc>
                            <w:tc>
                              <w:tcPr>
                                <w:tcW w:w="510" w:type="dxa"/>
                              </w:tcPr>
                              <w:p w:rsidR="00FD1E3E" w:rsidRDefault="00FD1E3E" w14:paraId="2CA7ADD4" w14:textId="77777777"/>
                            </w:tc>
                            <w:tc>
                              <w:tcPr>
                                <w:tcW w:w="510" w:type="dxa"/>
                              </w:tcPr>
                              <w:p w:rsidR="00FD1E3E" w:rsidRDefault="00FD1E3E" w14:paraId="314EE24A" w14:textId="77777777"/>
                            </w:tc>
                            <w:tc>
                              <w:tcPr>
                                <w:tcW w:w="510" w:type="dxa"/>
                              </w:tcPr>
                              <w:p w:rsidR="00FD1E3E" w:rsidRDefault="00FD1E3E" w14:paraId="76614669" w14:textId="77777777"/>
                            </w:tc>
                            <w:tc>
                              <w:tcPr>
                                <w:tcW w:w="510" w:type="dxa"/>
                              </w:tcPr>
                              <w:p w:rsidR="00FD1E3E" w:rsidRDefault="00FD1E3E" w14:paraId="57590049" w14:textId="77777777"/>
                            </w:tc>
                            <w:tc>
                              <w:tcPr>
                                <w:tcW w:w="510" w:type="dxa"/>
                              </w:tcPr>
                              <w:p w:rsidR="00FD1E3E" w:rsidRDefault="00FD1E3E" w14:paraId="0C5B615A" w14:textId="77777777"/>
                            </w:tc>
                            <w:tc>
                              <w:tcPr>
                                <w:tcW w:w="510" w:type="dxa"/>
                              </w:tcPr>
                              <w:p w:rsidR="00FD1E3E" w:rsidRDefault="00FD1E3E" w14:paraId="792F1AA2" w14:textId="77777777"/>
                            </w:tc>
                            <w:tc>
                              <w:tcPr>
                                <w:tcW w:w="510" w:type="dxa"/>
                              </w:tcPr>
                              <w:p w:rsidR="00FD1E3E" w:rsidRDefault="00FD1E3E" w14:paraId="1A499DFC" w14:textId="77777777"/>
                            </w:tc>
                            <w:tc>
                              <w:tcPr>
                                <w:tcW w:w="510" w:type="dxa"/>
                              </w:tcPr>
                              <w:p w:rsidR="00FD1E3E" w:rsidRDefault="00FD1E3E" w14:paraId="5E7E3C41" w14:textId="77777777"/>
                            </w:tc>
                            <w:tc>
                              <w:tcPr>
                                <w:tcW w:w="510" w:type="dxa"/>
                              </w:tcPr>
                              <w:p w:rsidR="00FD1E3E" w:rsidRDefault="00FD1E3E" w14:paraId="03F828E4" w14:textId="77777777"/>
                            </w:tc>
                            <w:tc>
                              <w:tcPr>
                                <w:tcW w:w="510" w:type="dxa"/>
                              </w:tcPr>
                              <w:p w:rsidR="00FD1E3E" w:rsidRDefault="00FD1E3E" w14:paraId="2AC57CB0" w14:textId="77777777"/>
                            </w:tc>
                          </w:tr>
                          <w:tr w:rsidR="00FD1E3E" w:rsidTr="00D4432D" w14:paraId="5186B13D" w14:textId="77777777">
                            <w:trPr>
                              <w:trHeight w:val="510"/>
                            </w:trPr>
                            <w:tc>
                              <w:tcPr>
                                <w:tcW w:w="510" w:type="dxa"/>
                              </w:tcPr>
                              <w:p w:rsidR="00FD1E3E" w:rsidRDefault="00FD1E3E" w14:paraId="6C57C439" w14:textId="77777777"/>
                            </w:tc>
                            <w:tc>
                              <w:tcPr>
                                <w:tcW w:w="510" w:type="dxa"/>
                              </w:tcPr>
                              <w:p w:rsidR="00FD1E3E" w:rsidRDefault="00FD1E3E" w14:paraId="3D404BC9" w14:textId="77777777"/>
                            </w:tc>
                            <w:tc>
                              <w:tcPr>
                                <w:tcW w:w="510" w:type="dxa"/>
                              </w:tcPr>
                              <w:p w:rsidR="00FD1E3E" w:rsidRDefault="00FD1E3E" w14:paraId="61319B8A" w14:textId="77777777"/>
                            </w:tc>
                            <w:tc>
                              <w:tcPr>
                                <w:tcW w:w="510" w:type="dxa"/>
                              </w:tcPr>
                              <w:p w:rsidR="00FD1E3E" w:rsidRDefault="00FD1E3E" w14:paraId="31A560F4" w14:textId="77777777"/>
                            </w:tc>
                            <w:tc>
                              <w:tcPr>
                                <w:tcW w:w="510" w:type="dxa"/>
                              </w:tcPr>
                              <w:p w:rsidR="00FD1E3E" w:rsidRDefault="00FD1E3E" w14:paraId="70DF735C" w14:textId="77777777"/>
                            </w:tc>
                            <w:tc>
                              <w:tcPr>
                                <w:tcW w:w="510" w:type="dxa"/>
                              </w:tcPr>
                              <w:p w:rsidR="00FD1E3E" w:rsidRDefault="00FD1E3E" w14:paraId="3A413BF6" w14:textId="77777777"/>
                            </w:tc>
                            <w:tc>
                              <w:tcPr>
                                <w:tcW w:w="510" w:type="dxa"/>
                              </w:tcPr>
                              <w:p w:rsidR="00FD1E3E" w:rsidRDefault="00FD1E3E" w14:paraId="33D28B4B" w14:textId="77777777"/>
                            </w:tc>
                            <w:tc>
                              <w:tcPr>
                                <w:tcW w:w="510" w:type="dxa"/>
                              </w:tcPr>
                              <w:p w:rsidR="00FD1E3E" w:rsidRDefault="00FD1E3E" w14:paraId="37EFA3E3" w14:textId="77777777"/>
                            </w:tc>
                            <w:tc>
                              <w:tcPr>
                                <w:tcW w:w="510" w:type="dxa"/>
                              </w:tcPr>
                              <w:p w:rsidR="00FD1E3E" w:rsidRDefault="00FD1E3E" w14:paraId="41C6AC2A" w14:textId="77777777"/>
                            </w:tc>
                            <w:tc>
                              <w:tcPr>
                                <w:tcW w:w="510" w:type="dxa"/>
                              </w:tcPr>
                              <w:p w:rsidR="00FD1E3E" w:rsidRDefault="00FD1E3E" w14:paraId="2DC44586" w14:textId="77777777"/>
                            </w:tc>
                            <w:tc>
                              <w:tcPr>
                                <w:tcW w:w="510" w:type="dxa"/>
                              </w:tcPr>
                              <w:p w:rsidR="00FD1E3E" w:rsidRDefault="00FD1E3E" w14:paraId="4FFCBC07" w14:textId="77777777"/>
                            </w:tc>
                            <w:tc>
                              <w:tcPr>
                                <w:tcW w:w="510" w:type="dxa"/>
                              </w:tcPr>
                              <w:p w:rsidR="00FD1E3E" w:rsidRDefault="00FD1E3E" w14:paraId="1728B4D0" w14:textId="77777777"/>
                            </w:tc>
                            <w:tc>
                              <w:tcPr>
                                <w:tcW w:w="510" w:type="dxa"/>
                              </w:tcPr>
                              <w:p w:rsidR="00FD1E3E" w:rsidRDefault="00FD1E3E" w14:paraId="34959D4B" w14:textId="77777777"/>
                            </w:tc>
                            <w:tc>
                              <w:tcPr>
                                <w:tcW w:w="510" w:type="dxa"/>
                              </w:tcPr>
                              <w:p w:rsidR="00FD1E3E" w:rsidRDefault="00FD1E3E" w14:paraId="7BD58BA2" w14:textId="77777777"/>
                            </w:tc>
                            <w:tc>
                              <w:tcPr>
                                <w:tcW w:w="510" w:type="dxa"/>
                              </w:tcPr>
                              <w:p w:rsidR="00FD1E3E" w:rsidRDefault="00FD1E3E" w14:paraId="4357A966" w14:textId="77777777"/>
                            </w:tc>
                          </w:tr>
                          <w:tr w:rsidR="00FD1E3E" w:rsidTr="00D4432D" w14:paraId="44690661" w14:textId="77777777">
                            <w:trPr>
                              <w:trHeight w:val="510"/>
                            </w:trPr>
                            <w:tc>
                              <w:tcPr>
                                <w:tcW w:w="510" w:type="dxa"/>
                              </w:tcPr>
                              <w:p w:rsidR="00FD1E3E" w:rsidRDefault="00FD1E3E" w14:paraId="74539910" w14:textId="77777777"/>
                            </w:tc>
                            <w:tc>
                              <w:tcPr>
                                <w:tcW w:w="510" w:type="dxa"/>
                              </w:tcPr>
                              <w:p w:rsidR="00FD1E3E" w:rsidRDefault="00FD1E3E" w14:paraId="5A7E0CF2" w14:textId="77777777"/>
                            </w:tc>
                            <w:tc>
                              <w:tcPr>
                                <w:tcW w:w="510" w:type="dxa"/>
                              </w:tcPr>
                              <w:p w:rsidR="00FD1E3E" w:rsidRDefault="00FD1E3E" w14:paraId="60FA6563" w14:textId="77777777"/>
                            </w:tc>
                            <w:tc>
                              <w:tcPr>
                                <w:tcW w:w="510" w:type="dxa"/>
                              </w:tcPr>
                              <w:p w:rsidR="00FD1E3E" w:rsidRDefault="00FD1E3E" w14:paraId="1AC5CDBE" w14:textId="77777777"/>
                            </w:tc>
                            <w:tc>
                              <w:tcPr>
                                <w:tcW w:w="510" w:type="dxa"/>
                              </w:tcPr>
                              <w:p w:rsidR="00FD1E3E" w:rsidRDefault="00FD1E3E" w14:paraId="342D4C27" w14:textId="77777777"/>
                            </w:tc>
                            <w:tc>
                              <w:tcPr>
                                <w:tcW w:w="510" w:type="dxa"/>
                              </w:tcPr>
                              <w:p w:rsidR="00FD1E3E" w:rsidRDefault="00FD1E3E" w14:paraId="3572E399" w14:textId="77777777"/>
                            </w:tc>
                            <w:tc>
                              <w:tcPr>
                                <w:tcW w:w="510" w:type="dxa"/>
                              </w:tcPr>
                              <w:p w:rsidR="00FD1E3E" w:rsidRDefault="00FD1E3E" w14:paraId="6CEB15CE" w14:textId="77777777"/>
                            </w:tc>
                            <w:tc>
                              <w:tcPr>
                                <w:tcW w:w="510" w:type="dxa"/>
                              </w:tcPr>
                              <w:p w:rsidR="00FD1E3E" w:rsidRDefault="00FD1E3E" w14:paraId="66518E39" w14:textId="77777777"/>
                            </w:tc>
                            <w:tc>
                              <w:tcPr>
                                <w:tcW w:w="510" w:type="dxa"/>
                              </w:tcPr>
                              <w:p w:rsidR="00FD1E3E" w:rsidRDefault="00FD1E3E" w14:paraId="7E75FCD0" w14:textId="77777777"/>
                            </w:tc>
                            <w:tc>
                              <w:tcPr>
                                <w:tcW w:w="510" w:type="dxa"/>
                              </w:tcPr>
                              <w:p w:rsidR="00FD1E3E" w:rsidRDefault="00FD1E3E" w14:paraId="10FDAA0E" w14:textId="77777777"/>
                            </w:tc>
                            <w:tc>
                              <w:tcPr>
                                <w:tcW w:w="510" w:type="dxa"/>
                              </w:tcPr>
                              <w:p w:rsidR="00FD1E3E" w:rsidRDefault="00FD1E3E" w14:paraId="774AF2BF" w14:textId="77777777"/>
                            </w:tc>
                            <w:tc>
                              <w:tcPr>
                                <w:tcW w:w="510" w:type="dxa"/>
                              </w:tcPr>
                              <w:p w:rsidR="00FD1E3E" w:rsidRDefault="00FD1E3E" w14:paraId="7A292896" w14:textId="77777777"/>
                            </w:tc>
                            <w:tc>
                              <w:tcPr>
                                <w:tcW w:w="510" w:type="dxa"/>
                              </w:tcPr>
                              <w:p w:rsidR="00FD1E3E" w:rsidRDefault="00FD1E3E" w14:paraId="2191599E" w14:textId="77777777"/>
                            </w:tc>
                            <w:tc>
                              <w:tcPr>
                                <w:tcW w:w="510" w:type="dxa"/>
                              </w:tcPr>
                              <w:p w:rsidR="00FD1E3E" w:rsidRDefault="00FD1E3E" w14:paraId="7673E5AE" w14:textId="77777777"/>
                            </w:tc>
                            <w:tc>
                              <w:tcPr>
                                <w:tcW w:w="510" w:type="dxa"/>
                              </w:tcPr>
                              <w:p w:rsidR="00FD1E3E" w:rsidRDefault="00FD1E3E" w14:paraId="041D98D7" w14:textId="77777777"/>
                            </w:tc>
                          </w:tr>
                          <w:tr w:rsidR="00FD1E3E" w:rsidTr="00D4432D" w14:paraId="5AB7C0C5" w14:textId="77777777">
                            <w:trPr>
                              <w:trHeight w:val="510"/>
                            </w:trPr>
                            <w:tc>
                              <w:tcPr>
                                <w:tcW w:w="510" w:type="dxa"/>
                              </w:tcPr>
                              <w:p w:rsidR="00FD1E3E" w:rsidRDefault="00FD1E3E" w14:paraId="55B33694" w14:textId="77777777"/>
                            </w:tc>
                            <w:tc>
                              <w:tcPr>
                                <w:tcW w:w="510" w:type="dxa"/>
                              </w:tcPr>
                              <w:p w:rsidR="00FD1E3E" w:rsidRDefault="00FD1E3E" w14:paraId="4455F193" w14:textId="77777777"/>
                            </w:tc>
                            <w:tc>
                              <w:tcPr>
                                <w:tcW w:w="510" w:type="dxa"/>
                              </w:tcPr>
                              <w:p w:rsidR="00FD1E3E" w:rsidRDefault="00FD1E3E" w14:paraId="1C2776EB" w14:textId="77777777"/>
                            </w:tc>
                            <w:tc>
                              <w:tcPr>
                                <w:tcW w:w="510" w:type="dxa"/>
                              </w:tcPr>
                              <w:p w:rsidR="00FD1E3E" w:rsidRDefault="00FD1E3E" w14:paraId="15342E60" w14:textId="77777777"/>
                            </w:tc>
                            <w:tc>
                              <w:tcPr>
                                <w:tcW w:w="510" w:type="dxa"/>
                              </w:tcPr>
                              <w:p w:rsidR="00FD1E3E" w:rsidRDefault="00FD1E3E" w14:paraId="5EB89DE8" w14:textId="77777777"/>
                            </w:tc>
                            <w:tc>
                              <w:tcPr>
                                <w:tcW w:w="510" w:type="dxa"/>
                              </w:tcPr>
                              <w:p w:rsidR="00FD1E3E" w:rsidRDefault="00FD1E3E" w14:paraId="7D62D461" w14:textId="77777777"/>
                            </w:tc>
                            <w:tc>
                              <w:tcPr>
                                <w:tcW w:w="510" w:type="dxa"/>
                              </w:tcPr>
                              <w:p w:rsidR="00FD1E3E" w:rsidRDefault="00FD1E3E" w14:paraId="078B034E" w14:textId="77777777"/>
                            </w:tc>
                            <w:tc>
                              <w:tcPr>
                                <w:tcW w:w="510" w:type="dxa"/>
                              </w:tcPr>
                              <w:p w:rsidR="00FD1E3E" w:rsidRDefault="00FD1E3E" w14:paraId="492506DD" w14:textId="77777777"/>
                            </w:tc>
                            <w:tc>
                              <w:tcPr>
                                <w:tcW w:w="510" w:type="dxa"/>
                              </w:tcPr>
                              <w:p w:rsidR="00FD1E3E" w:rsidRDefault="00FD1E3E" w14:paraId="31CD0C16" w14:textId="77777777"/>
                            </w:tc>
                            <w:tc>
                              <w:tcPr>
                                <w:tcW w:w="510" w:type="dxa"/>
                              </w:tcPr>
                              <w:p w:rsidR="00FD1E3E" w:rsidRDefault="00FD1E3E" w14:paraId="7FD8715F" w14:textId="77777777"/>
                            </w:tc>
                            <w:tc>
                              <w:tcPr>
                                <w:tcW w:w="510" w:type="dxa"/>
                              </w:tcPr>
                              <w:p w:rsidR="00FD1E3E" w:rsidRDefault="00FD1E3E" w14:paraId="6BDFDFC2" w14:textId="77777777"/>
                            </w:tc>
                            <w:tc>
                              <w:tcPr>
                                <w:tcW w:w="510" w:type="dxa"/>
                              </w:tcPr>
                              <w:p w:rsidR="00FD1E3E" w:rsidRDefault="00FD1E3E" w14:paraId="41F9AE5E" w14:textId="77777777"/>
                            </w:tc>
                            <w:tc>
                              <w:tcPr>
                                <w:tcW w:w="510" w:type="dxa"/>
                              </w:tcPr>
                              <w:p w:rsidR="00FD1E3E" w:rsidRDefault="00FD1E3E" w14:paraId="00F03A6D" w14:textId="77777777"/>
                            </w:tc>
                            <w:tc>
                              <w:tcPr>
                                <w:tcW w:w="510" w:type="dxa"/>
                              </w:tcPr>
                              <w:p w:rsidR="00FD1E3E" w:rsidRDefault="00FD1E3E" w14:paraId="6930E822" w14:textId="77777777"/>
                            </w:tc>
                            <w:tc>
                              <w:tcPr>
                                <w:tcW w:w="510" w:type="dxa"/>
                              </w:tcPr>
                              <w:p w:rsidR="00FD1E3E" w:rsidRDefault="00FD1E3E" w14:paraId="20E36DAB" w14:textId="77777777"/>
                            </w:tc>
                          </w:tr>
                          <w:tr w:rsidR="00FD1E3E" w:rsidTr="00D4432D" w14:paraId="32D85219" w14:textId="77777777">
                            <w:trPr>
                              <w:trHeight w:val="510"/>
                            </w:trPr>
                            <w:tc>
                              <w:tcPr>
                                <w:tcW w:w="510" w:type="dxa"/>
                              </w:tcPr>
                              <w:p w:rsidR="00FD1E3E" w:rsidRDefault="00FD1E3E" w14:paraId="0CE19BC3" w14:textId="77777777"/>
                            </w:tc>
                            <w:tc>
                              <w:tcPr>
                                <w:tcW w:w="510" w:type="dxa"/>
                              </w:tcPr>
                              <w:p w:rsidR="00FD1E3E" w:rsidRDefault="00FD1E3E" w14:paraId="63966B72" w14:textId="77777777"/>
                            </w:tc>
                            <w:tc>
                              <w:tcPr>
                                <w:tcW w:w="510" w:type="dxa"/>
                              </w:tcPr>
                              <w:p w:rsidR="00FD1E3E" w:rsidRDefault="00FD1E3E" w14:paraId="23536548" w14:textId="77777777"/>
                            </w:tc>
                            <w:tc>
                              <w:tcPr>
                                <w:tcW w:w="510" w:type="dxa"/>
                              </w:tcPr>
                              <w:p w:rsidR="00FD1E3E" w:rsidRDefault="00FD1E3E" w14:paraId="271AE1F2" w14:textId="77777777"/>
                            </w:tc>
                            <w:tc>
                              <w:tcPr>
                                <w:tcW w:w="510" w:type="dxa"/>
                              </w:tcPr>
                              <w:p w:rsidR="00FD1E3E" w:rsidRDefault="00FD1E3E" w14:paraId="4AE5B7AF" w14:textId="77777777"/>
                            </w:tc>
                            <w:tc>
                              <w:tcPr>
                                <w:tcW w:w="510" w:type="dxa"/>
                              </w:tcPr>
                              <w:p w:rsidR="00FD1E3E" w:rsidRDefault="00FD1E3E" w14:paraId="3955E093" w14:textId="77777777"/>
                            </w:tc>
                            <w:tc>
                              <w:tcPr>
                                <w:tcW w:w="510" w:type="dxa"/>
                              </w:tcPr>
                              <w:p w:rsidR="00FD1E3E" w:rsidRDefault="00FD1E3E" w14:paraId="12C42424" w14:textId="77777777"/>
                            </w:tc>
                            <w:tc>
                              <w:tcPr>
                                <w:tcW w:w="510" w:type="dxa"/>
                              </w:tcPr>
                              <w:p w:rsidR="00FD1E3E" w:rsidRDefault="00FD1E3E" w14:paraId="379CA55B" w14:textId="77777777"/>
                            </w:tc>
                            <w:tc>
                              <w:tcPr>
                                <w:tcW w:w="510" w:type="dxa"/>
                              </w:tcPr>
                              <w:p w:rsidR="00FD1E3E" w:rsidRDefault="00FD1E3E" w14:paraId="5ABF93C4" w14:textId="77777777"/>
                            </w:tc>
                            <w:tc>
                              <w:tcPr>
                                <w:tcW w:w="510" w:type="dxa"/>
                              </w:tcPr>
                              <w:p w:rsidR="00FD1E3E" w:rsidRDefault="00FD1E3E" w14:paraId="71DCB018" w14:textId="77777777"/>
                            </w:tc>
                            <w:tc>
                              <w:tcPr>
                                <w:tcW w:w="510" w:type="dxa"/>
                              </w:tcPr>
                              <w:p w:rsidR="00FD1E3E" w:rsidRDefault="00FD1E3E" w14:paraId="4B644A8D" w14:textId="77777777"/>
                            </w:tc>
                            <w:tc>
                              <w:tcPr>
                                <w:tcW w:w="510" w:type="dxa"/>
                              </w:tcPr>
                              <w:p w:rsidR="00FD1E3E" w:rsidRDefault="00FD1E3E" w14:paraId="082C48EB" w14:textId="77777777"/>
                            </w:tc>
                            <w:tc>
                              <w:tcPr>
                                <w:tcW w:w="510" w:type="dxa"/>
                              </w:tcPr>
                              <w:p w:rsidR="00FD1E3E" w:rsidRDefault="00FD1E3E" w14:paraId="2677290C" w14:textId="77777777"/>
                            </w:tc>
                            <w:tc>
                              <w:tcPr>
                                <w:tcW w:w="510" w:type="dxa"/>
                              </w:tcPr>
                              <w:p w:rsidR="00FD1E3E" w:rsidRDefault="00FD1E3E" w14:paraId="249BF8C6" w14:textId="77777777"/>
                            </w:tc>
                            <w:tc>
                              <w:tcPr>
                                <w:tcW w:w="510" w:type="dxa"/>
                              </w:tcPr>
                              <w:p w:rsidR="00FD1E3E" w:rsidRDefault="00FD1E3E" w14:paraId="0EF46479" w14:textId="77777777"/>
                            </w:tc>
                          </w:tr>
                          <w:tr w:rsidR="00FD1E3E" w:rsidTr="00D4432D" w14:paraId="3AB58C42" w14:textId="77777777">
                            <w:trPr>
                              <w:trHeight w:val="510"/>
                            </w:trPr>
                            <w:tc>
                              <w:tcPr>
                                <w:tcW w:w="510" w:type="dxa"/>
                              </w:tcPr>
                              <w:p w:rsidR="00FD1E3E" w:rsidRDefault="00FD1E3E" w14:paraId="4EA9BA15" w14:textId="77777777"/>
                            </w:tc>
                            <w:tc>
                              <w:tcPr>
                                <w:tcW w:w="510" w:type="dxa"/>
                              </w:tcPr>
                              <w:p w:rsidR="00FD1E3E" w:rsidRDefault="00FD1E3E" w14:paraId="7332107B" w14:textId="77777777"/>
                            </w:tc>
                            <w:tc>
                              <w:tcPr>
                                <w:tcW w:w="510" w:type="dxa"/>
                              </w:tcPr>
                              <w:p w:rsidR="00FD1E3E" w:rsidRDefault="00FD1E3E" w14:paraId="5D98A3F1" w14:textId="77777777"/>
                            </w:tc>
                            <w:tc>
                              <w:tcPr>
                                <w:tcW w:w="510" w:type="dxa"/>
                              </w:tcPr>
                              <w:p w:rsidR="00FD1E3E" w:rsidRDefault="00FD1E3E" w14:paraId="50C86B8C" w14:textId="77777777"/>
                            </w:tc>
                            <w:tc>
                              <w:tcPr>
                                <w:tcW w:w="510" w:type="dxa"/>
                              </w:tcPr>
                              <w:p w:rsidR="00FD1E3E" w:rsidRDefault="00FD1E3E" w14:paraId="60EDCC55" w14:textId="77777777"/>
                            </w:tc>
                            <w:tc>
                              <w:tcPr>
                                <w:tcW w:w="510" w:type="dxa"/>
                              </w:tcPr>
                              <w:p w:rsidR="00FD1E3E" w:rsidRDefault="00FD1E3E" w14:paraId="3BBB8815" w14:textId="77777777"/>
                            </w:tc>
                            <w:tc>
                              <w:tcPr>
                                <w:tcW w:w="510" w:type="dxa"/>
                              </w:tcPr>
                              <w:p w:rsidR="00FD1E3E" w:rsidRDefault="00FD1E3E" w14:paraId="55B91B0D" w14:textId="77777777"/>
                            </w:tc>
                            <w:tc>
                              <w:tcPr>
                                <w:tcW w:w="510" w:type="dxa"/>
                              </w:tcPr>
                              <w:p w:rsidR="00FD1E3E" w:rsidRDefault="00FD1E3E" w14:paraId="6810F0D1" w14:textId="77777777"/>
                            </w:tc>
                            <w:tc>
                              <w:tcPr>
                                <w:tcW w:w="510" w:type="dxa"/>
                              </w:tcPr>
                              <w:p w:rsidR="00FD1E3E" w:rsidRDefault="00FD1E3E" w14:paraId="74E797DC" w14:textId="77777777"/>
                            </w:tc>
                            <w:tc>
                              <w:tcPr>
                                <w:tcW w:w="510" w:type="dxa"/>
                              </w:tcPr>
                              <w:p w:rsidR="00FD1E3E" w:rsidRDefault="00FD1E3E" w14:paraId="25AF7EAE" w14:textId="77777777"/>
                            </w:tc>
                            <w:tc>
                              <w:tcPr>
                                <w:tcW w:w="510" w:type="dxa"/>
                              </w:tcPr>
                              <w:p w:rsidR="00FD1E3E" w:rsidRDefault="00FD1E3E" w14:paraId="2633CEB9" w14:textId="77777777"/>
                            </w:tc>
                            <w:tc>
                              <w:tcPr>
                                <w:tcW w:w="510" w:type="dxa"/>
                              </w:tcPr>
                              <w:p w:rsidR="00FD1E3E" w:rsidRDefault="00FD1E3E" w14:paraId="4B1D477B" w14:textId="77777777"/>
                            </w:tc>
                            <w:tc>
                              <w:tcPr>
                                <w:tcW w:w="510" w:type="dxa"/>
                              </w:tcPr>
                              <w:p w:rsidR="00FD1E3E" w:rsidRDefault="00FD1E3E" w14:paraId="65BE1F1D" w14:textId="77777777"/>
                            </w:tc>
                            <w:tc>
                              <w:tcPr>
                                <w:tcW w:w="510" w:type="dxa"/>
                              </w:tcPr>
                              <w:p w:rsidR="00FD1E3E" w:rsidRDefault="00FD1E3E" w14:paraId="6AFAB436" w14:textId="77777777"/>
                            </w:tc>
                            <w:tc>
                              <w:tcPr>
                                <w:tcW w:w="510" w:type="dxa"/>
                              </w:tcPr>
                              <w:p w:rsidR="00FD1E3E" w:rsidRDefault="00FD1E3E" w14:paraId="042C5D41" w14:textId="77777777"/>
                            </w:tc>
                          </w:tr>
                          <w:tr w:rsidR="00FD1E3E" w:rsidTr="00D4432D" w14:paraId="4D2E12B8" w14:textId="77777777">
                            <w:trPr>
                              <w:trHeight w:val="510"/>
                            </w:trPr>
                            <w:tc>
                              <w:tcPr>
                                <w:tcW w:w="510" w:type="dxa"/>
                              </w:tcPr>
                              <w:p w:rsidR="00FD1E3E" w:rsidRDefault="00FD1E3E" w14:paraId="308F224F" w14:textId="77777777"/>
                            </w:tc>
                            <w:tc>
                              <w:tcPr>
                                <w:tcW w:w="510" w:type="dxa"/>
                              </w:tcPr>
                              <w:p w:rsidR="00FD1E3E" w:rsidRDefault="00FD1E3E" w14:paraId="5E6D6F63" w14:textId="77777777"/>
                            </w:tc>
                            <w:tc>
                              <w:tcPr>
                                <w:tcW w:w="510" w:type="dxa"/>
                              </w:tcPr>
                              <w:p w:rsidR="00FD1E3E" w:rsidRDefault="00FD1E3E" w14:paraId="7B969857" w14:textId="77777777"/>
                            </w:tc>
                            <w:tc>
                              <w:tcPr>
                                <w:tcW w:w="510" w:type="dxa"/>
                              </w:tcPr>
                              <w:p w:rsidR="00FD1E3E" w:rsidRDefault="00FD1E3E" w14:paraId="0FE634FD" w14:textId="77777777"/>
                            </w:tc>
                            <w:tc>
                              <w:tcPr>
                                <w:tcW w:w="510" w:type="dxa"/>
                              </w:tcPr>
                              <w:p w:rsidR="00FD1E3E" w:rsidRDefault="00FD1E3E" w14:paraId="62A1F980" w14:textId="77777777"/>
                            </w:tc>
                            <w:tc>
                              <w:tcPr>
                                <w:tcW w:w="510" w:type="dxa"/>
                              </w:tcPr>
                              <w:p w:rsidR="00FD1E3E" w:rsidRDefault="00FD1E3E" w14:paraId="300079F4" w14:textId="77777777"/>
                            </w:tc>
                            <w:tc>
                              <w:tcPr>
                                <w:tcW w:w="510" w:type="dxa"/>
                              </w:tcPr>
                              <w:p w:rsidR="00FD1E3E" w:rsidRDefault="00FD1E3E" w14:paraId="299D8616" w14:textId="77777777"/>
                            </w:tc>
                            <w:tc>
                              <w:tcPr>
                                <w:tcW w:w="510" w:type="dxa"/>
                              </w:tcPr>
                              <w:p w:rsidR="00FD1E3E" w:rsidRDefault="00FD1E3E" w14:paraId="491D2769" w14:textId="77777777"/>
                            </w:tc>
                            <w:tc>
                              <w:tcPr>
                                <w:tcW w:w="510" w:type="dxa"/>
                              </w:tcPr>
                              <w:p w:rsidR="00FD1E3E" w:rsidRDefault="00FD1E3E" w14:paraId="6F5CD9ED" w14:textId="77777777"/>
                            </w:tc>
                            <w:tc>
                              <w:tcPr>
                                <w:tcW w:w="510" w:type="dxa"/>
                              </w:tcPr>
                              <w:p w:rsidR="00FD1E3E" w:rsidRDefault="00FD1E3E" w14:paraId="4EF7FBD7" w14:textId="77777777"/>
                            </w:tc>
                            <w:tc>
                              <w:tcPr>
                                <w:tcW w:w="510" w:type="dxa"/>
                              </w:tcPr>
                              <w:p w:rsidR="00FD1E3E" w:rsidRDefault="00FD1E3E" w14:paraId="740C982E" w14:textId="77777777"/>
                            </w:tc>
                            <w:tc>
                              <w:tcPr>
                                <w:tcW w:w="510" w:type="dxa"/>
                              </w:tcPr>
                              <w:p w:rsidR="00FD1E3E" w:rsidRDefault="00FD1E3E" w14:paraId="15C78039" w14:textId="77777777"/>
                            </w:tc>
                            <w:tc>
                              <w:tcPr>
                                <w:tcW w:w="510" w:type="dxa"/>
                              </w:tcPr>
                              <w:p w:rsidR="00FD1E3E" w:rsidRDefault="00FD1E3E" w14:paraId="527D639D" w14:textId="77777777"/>
                            </w:tc>
                            <w:tc>
                              <w:tcPr>
                                <w:tcW w:w="510" w:type="dxa"/>
                              </w:tcPr>
                              <w:p w:rsidR="00FD1E3E" w:rsidRDefault="00FD1E3E" w14:paraId="5101B52C" w14:textId="77777777"/>
                            </w:tc>
                            <w:tc>
                              <w:tcPr>
                                <w:tcW w:w="510" w:type="dxa"/>
                              </w:tcPr>
                              <w:p w:rsidR="00FD1E3E" w:rsidRDefault="00FD1E3E" w14:paraId="3C8EC45C" w14:textId="77777777"/>
                            </w:tc>
                          </w:tr>
                          <w:tr w:rsidR="00FD1E3E" w:rsidTr="00D4432D" w14:paraId="326DC100" w14:textId="77777777">
                            <w:trPr>
                              <w:trHeight w:val="510"/>
                            </w:trPr>
                            <w:tc>
                              <w:tcPr>
                                <w:tcW w:w="510" w:type="dxa"/>
                              </w:tcPr>
                              <w:p w:rsidR="00FD1E3E" w:rsidRDefault="00FD1E3E" w14:paraId="0A821549" w14:textId="77777777"/>
                            </w:tc>
                            <w:tc>
                              <w:tcPr>
                                <w:tcW w:w="510" w:type="dxa"/>
                              </w:tcPr>
                              <w:p w:rsidR="00FD1E3E" w:rsidRDefault="00FD1E3E" w14:paraId="66FDCF4E" w14:textId="77777777"/>
                            </w:tc>
                            <w:tc>
                              <w:tcPr>
                                <w:tcW w:w="510" w:type="dxa"/>
                              </w:tcPr>
                              <w:p w:rsidR="00FD1E3E" w:rsidRDefault="00FD1E3E" w14:paraId="3BEE236D" w14:textId="77777777"/>
                            </w:tc>
                            <w:tc>
                              <w:tcPr>
                                <w:tcW w:w="510" w:type="dxa"/>
                              </w:tcPr>
                              <w:p w:rsidR="00FD1E3E" w:rsidRDefault="00FD1E3E" w14:paraId="0CCC0888" w14:textId="77777777"/>
                            </w:tc>
                            <w:tc>
                              <w:tcPr>
                                <w:tcW w:w="510" w:type="dxa"/>
                              </w:tcPr>
                              <w:p w:rsidR="00FD1E3E" w:rsidRDefault="00FD1E3E" w14:paraId="4A990D24" w14:textId="77777777"/>
                            </w:tc>
                            <w:tc>
                              <w:tcPr>
                                <w:tcW w:w="510" w:type="dxa"/>
                              </w:tcPr>
                              <w:p w:rsidR="00FD1E3E" w:rsidRDefault="00FD1E3E" w14:paraId="603CC4DB" w14:textId="77777777"/>
                            </w:tc>
                            <w:tc>
                              <w:tcPr>
                                <w:tcW w:w="510" w:type="dxa"/>
                              </w:tcPr>
                              <w:p w:rsidR="00FD1E3E" w:rsidRDefault="00FD1E3E" w14:paraId="5BAD3425" w14:textId="77777777"/>
                            </w:tc>
                            <w:tc>
                              <w:tcPr>
                                <w:tcW w:w="510" w:type="dxa"/>
                              </w:tcPr>
                              <w:p w:rsidR="00FD1E3E" w:rsidRDefault="00FD1E3E" w14:paraId="0C7D08AC" w14:textId="77777777"/>
                            </w:tc>
                            <w:tc>
                              <w:tcPr>
                                <w:tcW w:w="510" w:type="dxa"/>
                              </w:tcPr>
                              <w:p w:rsidR="00FD1E3E" w:rsidRDefault="00FD1E3E" w14:paraId="37A31054" w14:textId="77777777"/>
                            </w:tc>
                            <w:tc>
                              <w:tcPr>
                                <w:tcW w:w="510" w:type="dxa"/>
                              </w:tcPr>
                              <w:p w:rsidR="00FD1E3E" w:rsidRDefault="00FD1E3E" w14:paraId="7DC8C081" w14:textId="77777777"/>
                            </w:tc>
                            <w:tc>
                              <w:tcPr>
                                <w:tcW w:w="510" w:type="dxa"/>
                              </w:tcPr>
                              <w:p w:rsidR="00FD1E3E" w:rsidRDefault="00FD1E3E" w14:paraId="0477E574" w14:textId="77777777"/>
                            </w:tc>
                            <w:tc>
                              <w:tcPr>
                                <w:tcW w:w="510" w:type="dxa"/>
                              </w:tcPr>
                              <w:p w:rsidR="00FD1E3E" w:rsidRDefault="00FD1E3E" w14:paraId="3FD9042A" w14:textId="77777777"/>
                            </w:tc>
                            <w:tc>
                              <w:tcPr>
                                <w:tcW w:w="510" w:type="dxa"/>
                              </w:tcPr>
                              <w:p w:rsidR="00FD1E3E" w:rsidRDefault="00FD1E3E" w14:paraId="052D4810" w14:textId="77777777"/>
                            </w:tc>
                            <w:tc>
                              <w:tcPr>
                                <w:tcW w:w="510" w:type="dxa"/>
                              </w:tcPr>
                              <w:p w:rsidR="00FD1E3E" w:rsidRDefault="00FD1E3E" w14:paraId="62D3F89E" w14:textId="77777777"/>
                            </w:tc>
                            <w:tc>
                              <w:tcPr>
                                <w:tcW w:w="510" w:type="dxa"/>
                              </w:tcPr>
                              <w:p w:rsidR="00FD1E3E" w:rsidRDefault="00FD1E3E" w14:paraId="2780AF0D" w14:textId="77777777"/>
                            </w:tc>
                          </w:tr>
                          <w:tr w:rsidR="00FD1E3E" w:rsidTr="00D4432D" w14:paraId="46FC4A0D" w14:textId="77777777">
                            <w:trPr>
                              <w:trHeight w:val="510"/>
                            </w:trPr>
                            <w:tc>
                              <w:tcPr>
                                <w:tcW w:w="510" w:type="dxa"/>
                              </w:tcPr>
                              <w:p w:rsidR="00FD1E3E" w:rsidRDefault="00FD1E3E" w14:paraId="4DC2ECC6" w14:textId="77777777"/>
                            </w:tc>
                            <w:tc>
                              <w:tcPr>
                                <w:tcW w:w="510" w:type="dxa"/>
                              </w:tcPr>
                              <w:p w:rsidR="00FD1E3E" w:rsidRDefault="00FD1E3E" w14:paraId="79796693" w14:textId="77777777"/>
                            </w:tc>
                            <w:tc>
                              <w:tcPr>
                                <w:tcW w:w="510" w:type="dxa"/>
                              </w:tcPr>
                              <w:p w:rsidR="00FD1E3E" w:rsidRDefault="00FD1E3E" w14:paraId="47297C67" w14:textId="77777777"/>
                            </w:tc>
                            <w:tc>
                              <w:tcPr>
                                <w:tcW w:w="510" w:type="dxa"/>
                              </w:tcPr>
                              <w:p w:rsidR="00FD1E3E" w:rsidRDefault="00FD1E3E" w14:paraId="048740F3" w14:textId="77777777"/>
                            </w:tc>
                            <w:tc>
                              <w:tcPr>
                                <w:tcW w:w="510" w:type="dxa"/>
                              </w:tcPr>
                              <w:p w:rsidR="00FD1E3E" w:rsidRDefault="00FD1E3E" w14:paraId="51371A77" w14:textId="77777777"/>
                            </w:tc>
                            <w:tc>
                              <w:tcPr>
                                <w:tcW w:w="510" w:type="dxa"/>
                              </w:tcPr>
                              <w:p w:rsidR="00FD1E3E" w:rsidRDefault="00FD1E3E" w14:paraId="732434A0" w14:textId="77777777"/>
                            </w:tc>
                            <w:tc>
                              <w:tcPr>
                                <w:tcW w:w="510" w:type="dxa"/>
                              </w:tcPr>
                              <w:p w:rsidR="00FD1E3E" w:rsidRDefault="00FD1E3E" w14:paraId="2328BB07" w14:textId="77777777"/>
                            </w:tc>
                            <w:tc>
                              <w:tcPr>
                                <w:tcW w:w="510" w:type="dxa"/>
                              </w:tcPr>
                              <w:p w:rsidR="00FD1E3E" w:rsidRDefault="00FD1E3E" w14:paraId="256AC6DA" w14:textId="77777777"/>
                            </w:tc>
                            <w:tc>
                              <w:tcPr>
                                <w:tcW w:w="510" w:type="dxa"/>
                              </w:tcPr>
                              <w:p w:rsidR="00FD1E3E" w:rsidRDefault="00FD1E3E" w14:paraId="38AA98D6" w14:textId="77777777"/>
                            </w:tc>
                            <w:tc>
                              <w:tcPr>
                                <w:tcW w:w="510" w:type="dxa"/>
                              </w:tcPr>
                              <w:p w:rsidR="00FD1E3E" w:rsidRDefault="00FD1E3E" w14:paraId="665A1408" w14:textId="77777777"/>
                            </w:tc>
                            <w:tc>
                              <w:tcPr>
                                <w:tcW w:w="510" w:type="dxa"/>
                              </w:tcPr>
                              <w:p w:rsidR="00FD1E3E" w:rsidRDefault="00FD1E3E" w14:paraId="71049383" w14:textId="77777777"/>
                            </w:tc>
                            <w:tc>
                              <w:tcPr>
                                <w:tcW w:w="510" w:type="dxa"/>
                              </w:tcPr>
                              <w:p w:rsidR="00FD1E3E" w:rsidRDefault="00FD1E3E" w14:paraId="4D16AC41" w14:textId="77777777"/>
                            </w:tc>
                            <w:tc>
                              <w:tcPr>
                                <w:tcW w:w="510" w:type="dxa"/>
                              </w:tcPr>
                              <w:p w:rsidR="00FD1E3E" w:rsidRDefault="00FD1E3E" w14:paraId="12A4EA11" w14:textId="77777777"/>
                            </w:tc>
                            <w:tc>
                              <w:tcPr>
                                <w:tcW w:w="510" w:type="dxa"/>
                              </w:tcPr>
                              <w:p w:rsidR="00FD1E3E" w:rsidRDefault="00FD1E3E" w14:paraId="5A1EA135" w14:textId="77777777"/>
                            </w:tc>
                            <w:tc>
                              <w:tcPr>
                                <w:tcW w:w="510" w:type="dxa"/>
                              </w:tcPr>
                              <w:p w:rsidR="00FD1E3E" w:rsidRDefault="00FD1E3E" w14:paraId="58717D39" w14:textId="77777777"/>
                            </w:tc>
                          </w:tr>
                        </w:tbl>
                        <w:p w:rsidR="00FD1E3E" w:rsidP="00FD1E3E" w:rsidRDefault="00FD1E3E" w14:paraId="5338A720" w14:textId="77777777"/>
                      </w:txbxContent>
                    </v:textbox>
                  </v:shape>
                  <v:shape id="Text Box 839" style="position:absolute;left:6598;top:40289;width:45345;height:5846;visibility:visible;mso-wrap-style:square;v-text-anchor:top" o:spid="_x0000_s141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">
                    <v:textbox>
                      <w:txbxContent>
                        <w:p w:rsidR="00FD1E3E" w:rsidP="00FD1E3E" w:rsidRDefault="00FD1E3E" w14:paraId="07F41C0E" w14:textId="77777777">
                          <w:r>
                            <w:t xml:space="preserve">            </w:t>
                          </w:r>
                          <w:r w:rsidRPr="0045398F">
                            <w:rPr>
                              <w:sz w:val="20"/>
                            </w:rPr>
                            <w:t xml:space="preserve"> </w:t>
                          </w:r>
                          <w:r>
                            <w:t xml:space="preserve">    l                               </w:t>
                          </w:r>
                          <w:r w:rsidRPr="0045398F">
                            <w:rPr>
                              <w:sz w:val="18"/>
                              <w:szCs w:val="18"/>
                            </w:rPr>
                            <w:t xml:space="preserve">  </w:t>
                          </w:r>
                          <w:proofErr w:type="spellStart"/>
                          <w:r>
                            <w:t>l</w:t>
                          </w:r>
                          <w:proofErr w:type="spellEnd"/>
                          <w:r>
                            <w:t xml:space="preserve">               </w:t>
                          </w:r>
                          <w:r w:rsidRPr="0045398F">
                            <w:rPr>
                              <w:sz w:val="18"/>
                              <w:szCs w:val="18"/>
                            </w:rPr>
                            <w:t xml:space="preserve"> </w:t>
                          </w:r>
                          <w:proofErr w:type="spellStart"/>
                          <w:r>
                            <w:t>l</w:t>
                          </w:r>
                          <w:proofErr w:type="spellEnd"/>
                          <w:r>
                            <w:t xml:space="preserve">                                </w:t>
                          </w:r>
                          <w:r w:rsidRPr="0045398F">
                            <w:rPr>
                              <w:sz w:val="16"/>
                              <w:szCs w:val="16"/>
                            </w:rPr>
                            <w:t xml:space="preserve"> </w:t>
                          </w:r>
                          <w:proofErr w:type="spellStart"/>
                          <w:r>
                            <w:t>l</w:t>
                          </w:r>
                          <w:proofErr w:type="spellEnd"/>
                        </w:p>
                        <w:p w:rsidR="00FD1E3E" w:rsidP="00FD1E3E" w:rsidRDefault="00FD1E3E" w14:paraId="444ED42B" w14:textId="77777777">
                          <w:r>
                            <w:tab/>
                          </w:r>
                          <w:r>
                            <w:t xml:space="preserve">   T1</w:t>
                          </w:r>
                          <w:r>
                            <w:tab/>
                          </w:r>
                          <w:r>
                            <w:tab/>
                          </w:r>
                          <w:r>
                            <w:tab/>
                          </w:r>
                          <w:r>
                            <w:t xml:space="preserve"> T2</w:t>
                          </w:r>
                          <w:r>
                            <w:tab/>
                          </w:r>
                          <w:r>
                            <w:t xml:space="preserve">      T3</w:t>
                          </w:r>
                          <w:r>
                            <w:tab/>
                          </w:r>
                          <w:r>
                            <w:tab/>
                          </w:r>
                          <w:r>
                            <w:tab/>
                          </w:r>
                          <w:r>
                            <w:t xml:space="preserve">    T4</w:t>
                          </w:r>
                        </w:p>
                        <w:p w:rsidR="00FD1E3E" w:rsidP="00FD1E3E" w:rsidRDefault="00FD1E3E" w14:paraId="600118CB" w14:textId="77777777">
                          <w:pPr>
                            <w:ind w:left="2880"/>
                          </w:pPr>
                          <w:r>
                            <w:t xml:space="preserve">        Time</w:t>
                          </w:r>
                        </w:p>
                      </w:txbxContent>
                    </v:textbox>
                  </v:shape>
                  <v:shape id="Text Box 840" style="position:absolute;left:-6331;top:19340;width:15881;height:3219;rotation:-90;visibility:visible;mso-wrap-style:square;v-text-anchor:top" o:spid="_x0000_s141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">
                    <v:textbox>
                      <w:txbxContent>
                        <w:p w:rsidR="00FD1E3E" w:rsidP="00FD1E3E" w:rsidRDefault="00FD1E3E" w14:paraId="4532BD46" w14:textId="77777777">
                          <w:r>
                            <w:t>Partial pressure (kPa)</w:t>
                          </w:r>
                        </w:p>
                      </w:txbxContent>
                    </v:textbox>
                  </v:shape>
                  <v:shape id="Straight Arrow Connector 841" style="position:absolute;left:4574;top:41074;width:50067;height:0;visibility:visible;mso-wrap-style:square" o:spid="_x0000_s1420"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">
                    <v:stroke joinstyle="miter" endarrow="block"/>
                  </v:shape>
                  <v:shape id="Straight Arrow Connector 842" style="position:absolute;left:-15978;top:20540;width:41079;height:0;rotation:-90;visibility:visible;mso-wrap-style:square" o:spid="_x0000_s1421" strokecolor="black [321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">
                    <v:stroke joinstyle="miter" endarrow="block"/>
                  </v:shape>
                </v:group>
                <v:group id="Group 843" style="position:absolute;left:4534;top:7883;width:29109;height:29799" coordsize="29109,29798" o:spid="_x0000_s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shape id="Text Box 844" style="position:absolute;left:2493;top:13248;width:7040;height:3223;visibility:visible;mso-wrap-style:square;v-text-anchor:top" o:spid="_x0000_s142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">
                    <v:textbox>
                      <w:txbxContent>
                        <w:p w:rsidRPr="00666B44" w:rsidR="00FD1E3E" w:rsidP="00FD1E3E" w:rsidRDefault="00FD1E3E" w14:paraId="2190B2B5" w14:textId="77777777">
                          <w:r>
                            <w:t>C</w:t>
                          </w:r>
                          <w:r w:rsidRPr="00666B44">
                            <w:rPr>
                              <w:rFonts w:ascii="PT Sans" w:hAnsi="PT Sans"/>
                              <w:sz w:val="23"/>
                              <w:szCs w:val="23"/>
                            </w:rPr>
                            <w:t>l</w:t>
                          </w:r>
                          <w:r>
                            <w:rPr>
                              <w:vertAlign w:val="subscript"/>
                            </w:rPr>
                            <w:t>2</w:t>
                          </w:r>
                          <w:r>
                            <w:t>(g)</w:t>
                          </w:r>
                        </w:p>
                      </w:txbxContent>
                    </v:textbox>
                  </v:shape>
                  <v:shape id="Text Box 845" style="position:absolute;left:2493;top:20352;width:7040;height:3223;visibility:visible;mso-wrap-style:square;v-text-anchor:top" o:spid="_x0000_s1424"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b1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voDfM+EIyNUPAAAA//8DAFBLAQItABQABgAIAAAAIQDb4fbL7gAAAIUBAAATAAAAAAAA&#10;AAAAAAAAAAAAAABbQ29udGVudF9UeXBlc10ueG1sUEsBAi0AFAAGAAgAAAAhAFr0LFu/AAAAFQEA&#10;AAsAAAAAAAAAAAAAAAAAHwEAAF9yZWxzLy5yZWxzUEsBAi0AFAAGAAgAAAAhAK92RvXHAAAA3AAA&#10;AA8AAAAAAAAAAAAAAAAABwIAAGRycy9kb3ducmV2LnhtbFBLBQYAAAAAAwADALcAAAD7AgAAAAA=&#10;">
                    <v:textbox>
                      <w:txbxContent>
                        <w:p w:rsidRPr="00666B44" w:rsidR="00FD1E3E" w:rsidP="00FD1E3E" w:rsidRDefault="00FD1E3E" w14:paraId="5544B14D" w14:textId="77777777">
                          <w:r>
                            <w:t>O</w:t>
                          </w:r>
                          <w:r>
                            <w:rPr>
                              <w:vertAlign w:val="subscript"/>
                            </w:rPr>
                            <w:t>2</w:t>
                          </w:r>
                          <w:r>
                            <w:t>(g)</w:t>
                          </w:r>
                        </w:p>
                      </w:txbxContent>
                    </v:textbox>
                  </v:shape>
                  <v:shape id="Text Box 846" style="position:absolute;left:2493;top:26549;width:7040;height:3223;visibility:visible;mso-wrap-style:square;v-text-anchor:top" o:spid="_x0000_s142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">
                    <v:textbox>
                      <w:txbxContent>
                        <w:p w:rsidRPr="00666B44" w:rsidR="00FD1E3E" w:rsidP="00FD1E3E" w:rsidRDefault="00FD1E3E" w14:paraId="1325B0E5" w14:textId="77777777">
                          <w:r>
                            <w:t>C</w:t>
                          </w:r>
                          <w:r w:rsidRPr="00666B44">
                            <w:rPr>
                              <w:rFonts w:ascii="PT Sans" w:hAnsi="PT Sans"/>
                              <w:sz w:val="23"/>
                              <w:szCs w:val="23"/>
                            </w:rPr>
                            <w:t>l</w:t>
                          </w:r>
                          <w:r>
                            <w:rPr>
                              <w:vertAlign w:val="subscript"/>
                            </w:rPr>
                            <w:t>2</w:t>
                          </w:r>
                          <w:r w:rsidRPr="00666B44">
                            <w:t>O</w:t>
                          </w:r>
                          <w:r>
                            <w:t>(g)</w:t>
                          </w:r>
                        </w:p>
                      </w:txbxContent>
                    </v:textbox>
                  </v:shape>
                  <v:group id="Group 847" style="position:absolute;width:29109;height:16507" coordsize="29109,16507" o:spid="_x0000_s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line id="Straight Connector 848" style="position:absolute;visibility:visible;mso-wrap-style:square" o:spid="_x0000_s1427" strokecolor="black [3213]" strokeweight="2.25pt" o:connectortype="straight" from="0,16507" to="9666,16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">
                      <v:stroke joinstyle="miter" dashstyle="1 1"/>
                    </v:line>
                    <v:line id="Straight Connector 849" style="position:absolute;visibility:visible;mso-wrap-style:square" o:spid="_x0000_s1428" strokecolor="black [3213]" strokeweight="2.25pt" o:connectortype="straight" from="22738,10074" to="29109,1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">
                      <v:stroke joinstyle="miter" dashstyle="1 1"/>
                    </v:line>
                    <v:line id="Straight Connector 850" style="position:absolute;rotation:-90;visibility:visible;mso-wrap-style:square" o:spid="_x0000_s1429" strokecolor="black [3213]" strokeweight="2.25pt" o:connectortype="straight" from="1377,8286" to="178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">
                      <v:stroke joinstyle="miter" dashstyle="1 1"/>
                    </v:line>
                    <v:shape id="Freeform 851" style="position:absolute;left:9594;width:13144;height:10077;visibility:visible;mso-wrap-style:square;v-text-anchor:middle" coordsize="1310968,1007779" o:spid="_x0000_s1430"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">
                      <v:stroke joinstyle="miter" dashstyle="1 1"/>
                      <v:path arrowok="t" o:connecttype="custom" o:connectlocs="0,0;165322,434715;428335,794478;796831,954726;1314393,1007655" o:connectangles="0,0,0,0,0"/>
                    </v:shape>
                  </v:group>
                  <v:group id="Group 852" style="position:absolute;top:13224;width:29109;height:10064" coordsize="29109,10063" o:spid="_x0000_s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line id="Straight Connector 853" style="position:absolute;visibility:visible;mso-wrap-style:square" o:spid="_x0000_s1432" strokecolor="black [3213]" strokeweight="2.25pt" o:connectortype="straight" from="0,10063" to="9666,1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j7xAAAANwAAAAPAAAAZHJzL2Rvd25yZXYueG1sRI9Ba8JA&#10;FITvBf/D8oTe6sZK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IosmPvEAAAA3AAAAA8A&#10;AAAAAAAAAAAAAAAABwIAAGRycy9kb3ducmV2LnhtbFBLBQYAAAAAAwADALcAAAD4AgAAAAA=&#10;">
                      <v:stroke joinstyle="miter"/>
                    </v:line>
                    <v:line id="Straight Connector 854" style="position:absolute;visibility:visible;mso-wrap-style:square" o:spid="_x0000_s1433" strokecolor="black [3213]" strokeweight="2.25pt" o:connectortype="straight" from="22738,5087" to="29109,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">
                      <v:stroke joinstyle="miter"/>
                    </v:line>
                    <v:line id="Straight Connector 855" style="position:absolute;rotation:-90;visibility:visible;mso-wrap-style:square" o:spid="_x0000_s1434" strokecolor="black [3213]" strokeweight="2.25pt" o:connectortype="straight" from="4672,5021" to="14714,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">
                      <v:stroke joinstyle="miter"/>
                    </v:line>
                    <v:shape id="Freeform 856" style="position:absolute;left:9675;top:29;width:13176;height:5040;visibility:visible;mso-wrap-style:square;v-text-anchor:middle" coordsize="1310968,1007779" o:spid="_x0000_s1435"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">
                      <v:stroke joinstyle="miter"/>
                      <v:path arrowok="t" o:connecttype="custom" o:connectlocs="0,0;165725,217405;429380,397326;798776,477468;1317600,503938" o:connectangles="0,0,0,0,0"/>
                    </v:shape>
                  </v:group>
                  <v:group id="Group 857" style="position:absolute;top:16549;width:29068;height:13249" coordsize="29068,13249" o:spid="_x0000_s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line id="Straight Connector 858" style="position:absolute;visibility:visible;mso-wrap-style:square" o:spid="_x0000_s1437" strokecolor="black [3213]" strokeweight="2.25pt" o:connectortype="straight" from="0,13230" to="9666,1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">
                      <v:stroke joinstyle="miter" dashstyle="dash"/>
                    </v:line>
                    <v:line id="Straight Connector 859" style="position:absolute;visibility:visible;mso-wrap-style:square" o:spid="_x0000_s1438" strokecolor="black [3213]" strokeweight="2.25pt" o:connectortype="straight" from="22698,0" to="29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">
                      <v:stroke joinstyle="miter" dashstyle="dash"/>
                    </v:line>
                    <v:line id="Straight Connector 860" style="position:absolute;rotation:-90;visibility:visible;mso-wrap-style:square" o:spid="_x0000_s1439" strokecolor="black [3213]" strokeweight="2.25pt" o:connectortype="straight" from="8114,11665" to="11283,11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">
                      <v:stroke joinstyle="miter" dashstyle="dash"/>
                    </v:line>
                    <v:shape id="Freeform 861" style="position:absolute;left:9675;width:13144;height:10077;flip:y;visibility:visible;mso-wrap-style:square;v-text-anchor:middle" coordsize="1310968,1007779" o:spid="_x0000_s1440" filled="f" strokecolor="black [3213]" strokeweight="2.25pt" path="m,c46844,151151,93688,302302,164891,434715v71203,132413,157351,273095,262328,359763c532196,881146,647464,919197,794755,954726v147291,35529,487482,54802,516213,529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">
                      <v:stroke joinstyle="miter" dashstyle="dash"/>
                      <v:path arrowok="t" o:connecttype="custom" o:connectlocs="0,0;165322,434715;428335,794478;796831,954726;1314393,1007655" o:connectangles="0,0,0,0,0"/>
                    </v:shape>
                  </v:group>
                </v:group>
                <w10:anchorlock/>
              </v:group>
            </w:pict>
          </mc:Fallback>
        </mc:AlternateContent>
      </w:r>
    </w:p>
    <w:p w:rsidR="00FD1E3E" w:rsidP="00FD1E3E" w:rsidRDefault="00FD1E3E" w14:paraId="497E476F" w14:textId="77777777">
      <w:pPr>
        <w:rPr>
          <w:rFonts w:cs="Arial"/>
          <w:bCs/>
          <w:szCs w:val="22"/>
        </w:rPr>
      </w:pPr>
    </w:p>
    <w:p w:rsidR="00FD1E3E" w:rsidP="00FD1E3E" w:rsidRDefault="00FD1E3E" w14:paraId="78E787C9" w14:textId="77777777">
      <w:pPr>
        <w:rPr>
          <w:rFonts w:cs="Arial"/>
          <w:bCs/>
          <w:szCs w:val="22"/>
        </w:rPr>
      </w:pPr>
    </w:p>
    <w:p w:rsidR="0064759D" w:rsidP="00FD1E3E" w:rsidRDefault="00FD1E3E" w14:paraId="10E7EF2C" w14:textId="36626C75">
      <w:pPr>
        <w:rPr>
          <w:rFonts w:cs="Arial"/>
        </w:rPr>
      </w:pPr>
      <w:r>
        <w:rPr>
          <w:rFonts w:cs="Arial"/>
          <w:bCs/>
          <w:szCs w:val="22"/>
        </w:rPr>
        <w:t xml:space="preserve">Spare axes </w:t>
      </w:r>
      <w:r w:rsidRPr="00FD1E3E">
        <w:rPr>
          <w:rFonts w:cs="Arial"/>
          <w:bCs/>
          <w:szCs w:val="22"/>
        </w:rPr>
        <w:t>Q</w:t>
      </w:r>
      <w:r>
        <w:rPr>
          <w:rFonts w:cs="Arial"/>
          <w:bCs/>
          <w:szCs w:val="22"/>
        </w:rPr>
        <w:t>32</w:t>
      </w:r>
      <w:r w:rsidRPr="00FD1E3E">
        <w:rPr>
          <w:rFonts w:cs="Arial"/>
          <w:bCs/>
          <w:szCs w:val="22"/>
        </w:rPr>
        <w:t>(c)</w:t>
      </w:r>
    </w:p>
    <w:p w:rsidR="0064759D" w:rsidP="009A7DBE" w:rsidRDefault="0064759D" w14:paraId="2CCF1E50" w14:textId="6223514B">
      <w:pPr>
        <w:rPr>
          <w:rFonts w:cs="Arial"/>
        </w:rPr>
      </w:pPr>
    </w:p>
    <w:p w:rsidRPr="00FD1E3E" w:rsidR="006628F0" w:rsidP="000E787F" w:rsidRDefault="00FD1E3E" w14:paraId="6A1B1A13" w14:textId="65512E91">
      <w:pPr>
        <w:ind w:firstLine="567"/>
        <w:rPr>
          <w:rFonts w:cs="Arial"/>
        </w:rPr>
      </w:pPr>
      <w:r>
        <w:rPr>
          <w:rFonts w:cs="Arial"/>
          <w:noProof/>
          <w:szCs w:val="22"/>
          <w:lang w:val="en-US"/>
        </w:rPr>
        <mc:AlternateContent>
          <mc:Choice Requires="wpg">
            <w:drawing>
              <wp:inline distT="0" distB="0" distL="0" distR="0" wp14:anchorId="61487EFF" wp14:editId="353CE3E4">
                <wp:extent cx="3784427" cy="3034410"/>
                <wp:effectExtent l="0" t="0" r="13335" b="0"/>
                <wp:docPr id="862" name="Group 862"/>
                <wp:cNvGraphicFramePr/>
                <a:graphic xmlns:a="http://schemas.openxmlformats.org/drawingml/2006/main">
                  <a:graphicData uri="http://schemas.microsoft.com/office/word/2010/wordprocessingGroup">
                    <wpg:wgp>
                      <wpg:cNvGrpSpPr/>
                      <wpg:grpSpPr>
                        <a:xfrm>
                          <a:off x="0" y="0"/>
                          <a:ext cx="3784427" cy="3034410"/>
                          <a:chOff x="-70279" y="117942"/>
                          <a:chExt cx="4323842" cy="3380956"/>
                        </a:xfrm>
                      </wpg:grpSpPr>
                      <wpg:grpSp>
                        <wpg:cNvPr id="863" name="Group 863"/>
                        <wpg:cNvGrpSpPr/>
                        <wpg:grpSpPr>
                          <a:xfrm>
                            <a:off x="457071" y="117942"/>
                            <a:ext cx="3796492" cy="2968243"/>
                            <a:chOff x="-97" y="91732"/>
                            <a:chExt cx="2847369" cy="2308633"/>
                          </a:xfrm>
                        </wpg:grpSpPr>
                        <wps:wsp>
                          <wps:cNvPr id="864" name="Straight Arrow Connector 1"/>
                          <wps:cNvCnPr>
                            <a:cxnSpLocks noChangeShapeType="1"/>
                          </wps:cNvCnPr>
                          <wps:spPr bwMode="auto">
                            <a:xfrm flipH="1" flipV="1">
                              <a:off x="-97" y="91732"/>
                              <a:ext cx="97" cy="2308633"/>
                            </a:xfrm>
                            <a:prstGeom prst="straightConnector1">
                              <a:avLst/>
                            </a:prstGeom>
                            <a:noFill/>
                            <a:ln w="12700">
                              <a:solidFill>
                                <a:srgbClr val="000000"/>
                              </a:solidFill>
                              <a:round/>
                              <a:headEnd/>
                              <a:tailEnd/>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noFill/>
                                </a14:hiddenFill>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outerShdw blurRad="40000" dist="20000" dir="5400000" rotWithShape="0">
                                      <a:srgbClr val="000000">
                                        <a:alpha val="37999"/>
                                      </a:srgbClr>
                                    </a:outerShdw>
                                  </a:effectLst>
                                </a14:hiddenEffects>
                              </a:ext>
                            </a:extLst>
                          </wps:spPr>
                          <wps:bodyPr/>
                        </wps:wsp>
                        <wps:wsp>
                          <wps:cNvPr id="865" name="Straight Connector 2"/>
                          <wps:cNvCnPr/>
                          <wps:spPr bwMode="auto">
                            <a:xfrm>
                              <a:off x="0" y="2400300"/>
                              <a:ext cx="2847272" cy="0"/>
                            </a:xfrm>
                            <a:prstGeom prst="line">
                              <a:avLst/>
                            </a:prstGeom>
                            <a:noFill/>
                            <a:ln w="12700">
                              <a:solidFill>
                                <a:srgbClr val="000000"/>
                              </a:solidFill>
                              <a:round/>
                              <a:headEnd/>
                              <a:tailEnd/>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noFill/>
                                </a14:hiddenFill>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outerShdw blurRad="40000" dist="20000" dir="5400000" rotWithShape="0">
                                      <a:srgbClr val="000000">
                                        <a:alpha val="37999"/>
                                      </a:srgbClr>
                                    </a:outerShdw>
                                  </a:effectLst>
                                </a14:hiddenEffects>
                              </a:ext>
                            </a:extLst>
                          </wps:spPr>
                          <wps:bodyPr/>
                        </wps:wsp>
                      </wpg:grpSp>
                      <wps:wsp>
                        <wps:cNvPr id="866" name="Text Box 53"/>
                        <wps:cNvSpPr txBox="1">
                          <a:spLocks noChangeArrowheads="1"/>
                        </wps:cNvSpPr>
                        <wps:spPr bwMode="auto">
                          <a:xfrm>
                            <a:off x="1617731" y="3045476"/>
                            <a:ext cx="2024265" cy="453422"/>
                          </a:xfrm>
                          <a:prstGeom prst="rect">
                            <a:avLst/>
                          </a:prstGeom>
                          <a:noFill/>
                          <a:ln>
                            <a:noFill/>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solidFill>
                                  <a:srgbClr val="FFFFFF"/>
                                </a:solidFill>
                              </a14:hiddenFill>
                            </a:ext>
                            <a:ext uri="{91240B29-F687-4f45-9708-019B960494DF}">
                              <a14:hiddenLine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w="12700">
                                <a:solidFill>
                                  <a:srgbClr val="000000"/>
                                </a:solidFill>
                                <a:miter lim="800000"/>
                                <a:headEnd/>
                                <a:tailEnd/>
                              </a14:hiddenLine>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14:hiddenEffects>
                            </a:ext>
                          </a:extLst>
                        </wps:spPr>
                        <wps:txbx>
                          <w:txbxContent>
                            <w:p w:rsidRPr="00E31F87" w:rsidR="00FD1E3E" w:rsidP="00FD1E3E" w:rsidRDefault="00FD1E3E" w14:paraId="51CD8CDC" w14:textId="77777777">
                              <w:pPr>
                                <w:rPr>
                                  <w:szCs w:val="22"/>
                                </w:rPr>
                              </w:pPr>
                              <w:r w:rsidRPr="00E31F87">
                                <w:rPr>
                                  <w:szCs w:val="22"/>
                                </w:rPr>
                                <w:t>Progress of reaction</w:t>
                              </w:r>
                            </w:p>
                          </w:txbxContent>
                        </wps:txbx>
                        <wps:bodyPr rot="0" vert="horz" wrap="square" lIns="91440" tIns="91440" rIns="91440" bIns="91440" anchor="t" anchorCtr="0" upright="1">
                          <a:noAutofit/>
                        </wps:bodyPr>
                      </wps:wsp>
                      <wps:wsp>
                        <wps:cNvPr id="867" name="Text Box 54"/>
                        <wps:cNvSpPr txBox="1">
                          <a:spLocks noChangeArrowheads="1"/>
                        </wps:cNvSpPr>
                        <wps:spPr bwMode="auto">
                          <a:xfrm>
                            <a:off x="-70279" y="536638"/>
                            <a:ext cx="398818" cy="1786123"/>
                          </a:xfrm>
                          <a:prstGeom prst="rect">
                            <a:avLst/>
                          </a:prstGeom>
                          <a:noFill/>
                          <a:ln>
                            <a:noFill/>
                          </a:ln>
                          <a:effectLst/>
                          <a:extLst>
                            <a:ext uri="{909E8E84-426E-40dd-AFC4-6F175D3DCCD1}">
                              <a14:hiddenFill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solidFill>
                                  <a:srgbClr val="FFFFFF"/>
                                </a:solidFill>
                              </a14:hiddenFill>
                            </a:ext>
                            <a:ext uri="{91240B29-F687-4f45-9708-019B960494DF}">
                              <a14:hiddenLine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w="12700">
                                <a:solidFill>
                                  <a:srgbClr val="000000"/>
                                </a:solidFill>
                                <a:miter lim="800000"/>
                                <a:headEnd/>
                                <a:tailEnd/>
                              </a14:hiddenLine>
                            </a:ext>
                            <a:ext uri="{AF507438-7753-43e0-B8FC-AC1667EBCBE1}">
                              <a14:hiddenEffects xmlns:oel="http://schemas.microsoft.com/office/2019/extlst"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xmlns:ma14="http://schemas.microsoft.com/office/mac/drawingml/2011/main" xmlns:pic="http://schemas.openxmlformats.org/drawingml/2006/picture">
                                <a:effectLst/>
                              </a14:hiddenEffects>
                            </a:ext>
                          </a:extLst>
                        </wps:spPr>
                        <wps:txbx>
                          <w:txbxContent>
                            <w:p w:rsidRPr="00E31F87" w:rsidR="00FD1E3E" w:rsidP="00FD1E3E" w:rsidRDefault="00FD1E3E" w14:paraId="35747072" w14:textId="77777777">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wps:txbx>
                        <wps:bodyPr rot="0" vert="vert270" wrap="square" lIns="91440" tIns="91440" rIns="91440" bIns="91440" anchor="t" anchorCtr="0" upright="1">
                          <a:noAutofit/>
                        </wps:bodyPr>
                      </wps:wsp>
                    </wpg:wgp>
                  </a:graphicData>
                </a:graphic>
              </wp:inline>
            </w:drawing>
          </mc:Choice>
          <mc:Fallback xmlns:oel="http://schemas.microsoft.com/office/2019/extlst" xmlns:ask="http://schemas.microsoft.com/office/drawing/2018/sketchyshapes" xmlns:a14="http://schemas.microsoft.com/office/drawing/2010/main" xmlns:ma14="http://schemas.microsoft.com/office/mac/drawingml/2011/main" xmlns:pic="http://schemas.openxmlformats.org/drawingml/2006/picture" xmlns:a="http://schemas.openxmlformats.org/drawingml/2006/main">
            <w:pict w14:anchorId="259397DC">
              <v:group id="Group 862" style="width:298pt;height:238.95pt;mso-position-horizontal-relative:char;mso-position-vertical-relative:line" coordsize="43238,33809" coordorigin="-702,1179" o:spid="_x0000_s1441" w14:anchorId="61487E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">
                <v:group id="Group 863" style="position:absolute;left:4570;top:1179;width:37965;height:29682" coordsize="28473,23086" coordorigin=",917" o:spid="_x0000_s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shape id="Straight Arrow Connector 1" style="position:absolute;top:917;width:0;height:23086;flip:x y;visibility:visible;mso-wrap-style:square" o:spid="_x0000_s1443"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"/>
                  <v:line id="Straight Connector 2" style="position:absolute;visibility:visible;mso-wrap-style:square" o:spid="_x0000_s1444" strokeweight="1pt" o:connectortype="straight" from="0,24003" to="28472,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"/>
                </v:group>
                <v:shape id="Text Box 53" style="position:absolute;left:16177;top:30454;width:20242;height:4534;visibility:visible;mso-wrap-style:square;v-text-anchor:top" o:spid="_x0000_s144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">
                  <v:textbox inset=",7.2pt,,7.2pt">
                    <w:txbxContent>
                      <w:p w:rsidRPr="00E31F87" w:rsidR="00FD1E3E" w:rsidP="00FD1E3E" w:rsidRDefault="00FD1E3E" w14:paraId="18FEAD4D" w14:textId="77777777">
                        <w:pPr>
                          <w:rPr>
                            <w:szCs w:val="22"/>
                          </w:rPr>
                        </w:pPr>
                        <w:r w:rsidRPr="00E31F87">
                          <w:rPr>
                            <w:szCs w:val="22"/>
                          </w:rPr>
                          <w:t>Progress of reaction</w:t>
                        </w:r>
                      </w:p>
                    </w:txbxContent>
                  </v:textbox>
                </v:shape>
                <v:shape id="Text Box 54" style="position:absolute;left:-702;top:5366;width:3987;height:17861;visibility:visible;mso-wrap-style:square;v-text-anchor:top" o:spid="_x0000_s14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">
                  <v:textbox style="layout-flow:vertical;mso-layout-flow-alt:bottom-to-top" inset=",7.2pt,,7.2pt">
                    <w:txbxContent>
                      <w:p w:rsidRPr="00E31F87" w:rsidR="00FD1E3E" w:rsidP="00FD1E3E" w:rsidRDefault="00FD1E3E" w14:paraId="7D92D4AD" w14:textId="77777777">
                        <w:pPr>
                          <w:rPr>
                            <w:szCs w:val="22"/>
                          </w:rPr>
                        </w:pPr>
                        <w:r>
                          <w:rPr>
                            <w:szCs w:val="22"/>
                          </w:rPr>
                          <w:t xml:space="preserve">Enthalpy </w:t>
                        </w:r>
                        <w:r w:rsidRPr="00E31F87">
                          <w:rPr>
                            <w:szCs w:val="22"/>
                          </w:rPr>
                          <w:t>(kJ</w:t>
                        </w:r>
                        <w:r>
                          <w:rPr>
                            <w:szCs w:val="22"/>
                          </w:rPr>
                          <w:t xml:space="preserve"> mol</w:t>
                        </w:r>
                        <w:r>
                          <w:rPr>
                            <w:szCs w:val="22"/>
                            <w:vertAlign w:val="superscript"/>
                          </w:rPr>
                          <w:t>-1</w:t>
                        </w:r>
                        <w:r w:rsidRPr="00E31F87">
                          <w:rPr>
                            <w:szCs w:val="22"/>
                          </w:rPr>
                          <w:t>)</w:t>
                        </w:r>
                      </w:p>
                    </w:txbxContent>
                  </v:textbox>
                </v:shape>
                <w10:anchorlock/>
              </v:group>
            </w:pict>
          </mc:Fallback>
        </mc:AlternateContent>
      </w:r>
      <w:r w:rsidR="006628F0">
        <w:rPr>
          <w:rFonts w:cs="Arial"/>
          <w:b/>
          <w:bCs/>
          <w:i/>
          <w:szCs w:val="22"/>
        </w:rPr>
        <w:br w:type="page"/>
      </w:r>
    </w:p>
    <w:p w:rsidR="004350FA" w:rsidP="004350FA" w:rsidRDefault="004350FA" w14:paraId="55B0379D" w14:textId="77777777">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t>Additional working space</w:t>
      </w:r>
    </w:p>
    <w:p w:rsidR="004350FA" w:rsidP="004350FA" w:rsidRDefault="004350FA" w14:paraId="64527520" w14:textId="77777777">
      <w:pPr>
        <w:pStyle w:val="BodyText"/>
        <w:tabs>
          <w:tab w:val="left" w:pos="1134"/>
          <w:tab w:val="left" w:pos="1701"/>
          <w:tab w:val="right" w:pos="9356"/>
        </w:tabs>
        <w:ind w:left="567" w:hanging="567"/>
        <w:rPr>
          <w:rFonts w:ascii="Arial" w:hAnsi="Arial" w:cs="Arial"/>
          <w:b/>
          <w:bCs/>
          <w:i w:val="0"/>
          <w:szCs w:val="22"/>
        </w:rPr>
      </w:pPr>
    </w:p>
    <w:p w:rsidRPr="00FB3C93" w:rsidR="004350FA" w:rsidP="004350FA" w:rsidRDefault="004350FA" w14:paraId="4A642677" w14:textId="77777777">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rsidRPr="000924AA" w:rsidR="006628F0" w:rsidP="000924AA" w:rsidRDefault="006628F0" w14:paraId="71813F17" w14:textId="339CF3FD">
      <w:pPr>
        <w:rPr>
          <w:rFonts w:cs="Arial"/>
          <w:b/>
          <w:bCs/>
          <w:iCs/>
          <w:szCs w:val="22"/>
          <w:lang w:eastAsia="en-AU"/>
        </w:rPr>
      </w:pPr>
    </w:p>
    <w:p w:rsidR="00FD1E3E" w:rsidRDefault="00FD1E3E" w14:paraId="065E4C32" w14:textId="09C543AE">
      <w:pPr>
        <w:rPr>
          <w:rFonts w:cs="Arial"/>
          <w:b/>
          <w:bCs/>
          <w:iCs/>
          <w:szCs w:val="22"/>
          <w:lang w:eastAsia="en-AU"/>
        </w:rPr>
      </w:pPr>
      <w:r>
        <w:rPr>
          <w:rFonts w:cs="Arial"/>
          <w:b/>
          <w:bCs/>
          <w:i/>
          <w:szCs w:val="22"/>
        </w:rPr>
        <w:br w:type="page"/>
      </w:r>
    </w:p>
    <w:p w:rsidR="00FD1E3E" w:rsidP="00FD1E3E" w:rsidRDefault="00FD1E3E" w14:paraId="06A32779" w14:textId="77777777">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t>Additional working space</w:t>
      </w:r>
    </w:p>
    <w:p w:rsidR="00FD1E3E" w:rsidP="00FD1E3E" w:rsidRDefault="00FD1E3E" w14:paraId="3C2E0408" w14:textId="77777777">
      <w:pPr>
        <w:pStyle w:val="BodyText"/>
        <w:tabs>
          <w:tab w:val="left" w:pos="1134"/>
          <w:tab w:val="left" w:pos="1701"/>
          <w:tab w:val="right" w:pos="9356"/>
        </w:tabs>
        <w:ind w:left="567" w:hanging="567"/>
        <w:rPr>
          <w:rFonts w:ascii="Arial" w:hAnsi="Arial" w:cs="Arial"/>
          <w:b/>
          <w:bCs/>
          <w:i w:val="0"/>
          <w:szCs w:val="22"/>
        </w:rPr>
      </w:pPr>
    </w:p>
    <w:p w:rsidRPr="00FB3C93" w:rsidR="00FD1E3E" w:rsidP="00FD1E3E" w:rsidRDefault="00FD1E3E" w14:paraId="4C5D6DCA" w14:textId="77777777">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rsidRPr="000924AA" w:rsidR="00FD1E3E" w:rsidP="00FD1E3E" w:rsidRDefault="00FD1E3E" w14:paraId="3749B1C7" w14:textId="77777777">
      <w:pPr>
        <w:rPr>
          <w:rFonts w:cs="Arial"/>
          <w:b/>
          <w:bCs/>
          <w:iCs/>
          <w:szCs w:val="22"/>
          <w:lang w:eastAsia="en-AU"/>
        </w:rPr>
      </w:pPr>
    </w:p>
    <w:p w:rsidR="00FD1E3E" w:rsidRDefault="00FD1E3E" w14:paraId="6FC228C6" w14:textId="2135FF81">
      <w:pPr>
        <w:rPr>
          <w:rFonts w:cs="Arial"/>
          <w:b/>
          <w:bCs/>
          <w:iCs/>
          <w:szCs w:val="22"/>
          <w:lang w:eastAsia="en-AU"/>
        </w:rPr>
      </w:pPr>
      <w:r>
        <w:rPr>
          <w:rFonts w:cs="Arial"/>
          <w:b/>
          <w:bCs/>
          <w:i/>
          <w:szCs w:val="22"/>
        </w:rPr>
        <w:br w:type="page"/>
      </w:r>
    </w:p>
    <w:p w:rsidR="00FD1E3E" w:rsidP="00FD1E3E" w:rsidRDefault="00FD1E3E" w14:paraId="69E26B46" w14:textId="77777777">
      <w:pPr>
        <w:pStyle w:val="BodyText"/>
        <w:tabs>
          <w:tab w:val="left" w:pos="1134"/>
          <w:tab w:val="left" w:pos="1701"/>
          <w:tab w:val="right" w:pos="9356"/>
        </w:tabs>
        <w:ind w:left="567" w:hanging="567"/>
        <w:rPr>
          <w:rFonts w:ascii="Arial" w:hAnsi="Arial" w:cs="Arial"/>
          <w:b/>
          <w:bCs/>
          <w:i w:val="0"/>
          <w:szCs w:val="22"/>
        </w:rPr>
      </w:pPr>
      <w:r>
        <w:rPr>
          <w:rFonts w:ascii="Arial" w:hAnsi="Arial" w:cs="Arial"/>
          <w:b/>
          <w:bCs/>
          <w:i w:val="0"/>
          <w:szCs w:val="22"/>
        </w:rPr>
        <w:t>Additional working space</w:t>
      </w:r>
    </w:p>
    <w:p w:rsidR="00FD1E3E" w:rsidP="00FD1E3E" w:rsidRDefault="00FD1E3E" w14:paraId="2E3A4A80" w14:textId="77777777">
      <w:pPr>
        <w:pStyle w:val="BodyText"/>
        <w:tabs>
          <w:tab w:val="left" w:pos="1134"/>
          <w:tab w:val="left" w:pos="1701"/>
          <w:tab w:val="right" w:pos="9356"/>
        </w:tabs>
        <w:ind w:left="567" w:hanging="567"/>
        <w:rPr>
          <w:rFonts w:ascii="Arial" w:hAnsi="Arial" w:cs="Arial"/>
          <w:b/>
          <w:bCs/>
          <w:i w:val="0"/>
          <w:szCs w:val="22"/>
        </w:rPr>
      </w:pPr>
    </w:p>
    <w:p w:rsidRPr="00FB3C93" w:rsidR="00FD1E3E" w:rsidP="00FD1E3E" w:rsidRDefault="00FD1E3E" w14:paraId="0D48E3D3" w14:textId="77777777">
      <w:pPr>
        <w:pStyle w:val="BodyText"/>
        <w:tabs>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rsidRPr="000924AA" w:rsidR="00FD1E3E" w:rsidP="00FD1E3E" w:rsidRDefault="00FD1E3E" w14:paraId="4058C887" w14:textId="77777777">
      <w:pPr>
        <w:rPr>
          <w:rFonts w:cs="Arial"/>
          <w:b/>
          <w:bCs/>
          <w:iCs/>
          <w:szCs w:val="22"/>
          <w:lang w:eastAsia="en-AU"/>
        </w:rPr>
      </w:pPr>
    </w:p>
    <w:p w:rsidR="006628F0" w:rsidP="009A7DBE" w:rsidRDefault="006628F0" w14:paraId="2F97B40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6A9DD0EF"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365588F"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20349D5"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33428B9"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30B31D3"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F8345CA"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A1943ED"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64FCA5E"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E1347F3"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4BBF9EA"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A6F482C"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A30826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2064DCF"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6E3A2C4"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5E80542"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511E8D77"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C25FBEE"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83E89F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23EAA09"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90DD9D7"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36AB3EA"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5F851BA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082DB6B"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728541E"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12FB7E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EADCFF7"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D0FE41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5AD0F8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B39A673"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6DB38602"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B28DADD"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961059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6A1F1E6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6DE655B"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5CE32B46"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20006C2"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60FEA4A"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B9BD9FF"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3506DF8F"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63BB3535"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FF51E4E"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199846F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01E74727"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0A15958"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68ED44F5"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17B607D"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531946C"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A17B432"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7A68CE82"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21C7443E" w14:textId="77777777">
      <w:pPr>
        <w:pStyle w:val="BodyText"/>
        <w:tabs>
          <w:tab w:val="left" w:pos="1134"/>
          <w:tab w:val="left" w:pos="1701"/>
          <w:tab w:val="right" w:pos="9356"/>
        </w:tabs>
        <w:ind w:left="567" w:hanging="567"/>
        <w:rPr>
          <w:rFonts w:ascii="Arial" w:hAnsi="Arial" w:cs="Arial"/>
          <w:b/>
          <w:bCs/>
          <w:i w:val="0"/>
          <w:szCs w:val="22"/>
        </w:rPr>
      </w:pPr>
    </w:p>
    <w:p w:rsidR="000C0AB0" w:rsidP="003B7187" w:rsidRDefault="000C0AB0" w14:paraId="1154241E" w14:textId="77777777">
      <w:pPr>
        <w:pStyle w:val="BodyText"/>
        <w:tabs>
          <w:tab w:val="left" w:pos="1134"/>
          <w:tab w:val="left" w:pos="1701"/>
          <w:tab w:val="right" w:pos="9356"/>
        </w:tabs>
        <w:rPr>
          <w:rFonts w:ascii="Arial" w:hAnsi="Arial" w:cs="Arial"/>
          <w:b/>
          <w:bCs/>
          <w:i w:val="0"/>
          <w:szCs w:val="22"/>
        </w:rPr>
      </w:pPr>
    </w:p>
    <w:p w:rsidR="000C0AB0" w:rsidP="009A7DBE" w:rsidRDefault="000C0AB0" w14:paraId="63FA59DB" w14:textId="77777777">
      <w:pPr>
        <w:pStyle w:val="BodyText"/>
        <w:tabs>
          <w:tab w:val="left" w:pos="1134"/>
          <w:tab w:val="left" w:pos="1701"/>
          <w:tab w:val="right" w:pos="9356"/>
        </w:tabs>
        <w:ind w:left="567" w:hanging="567"/>
        <w:rPr>
          <w:rFonts w:ascii="Arial" w:hAnsi="Arial" w:cs="Arial"/>
          <w:b/>
          <w:bCs/>
          <w:i w:val="0"/>
          <w:szCs w:val="22"/>
        </w:rPr>
      </w:pPr>
    </w:p>
    <w:p w:rsidRPr="00A73DD1" w:rsidR="00E1007A" w:rsidP="00A73DD1" w:rsidRDefault="00A73DD1" w14:paraId="411B2A41" w14:textId="3CE761E9">
      <w:pPr>
        <w:pStyle w:val="BodyText"/>
        <w:tabs>
          <w:tab w:val="left" w:pos="1134"/>
          <w:tab w:val="left" w:pos="1701"/>
          <w:tab w:val="right" w:pos="9356"/>
        </w:tabs>
        <w:rPr>
          <w:rFonts w:ascii="Arial" w:hAnsi="Arial" w:cs="Arial"/>
          <w:i w:val="0"/>
          <w:szCs w:val="22"/>
          <w:u w:val="single"/>
        </w:rPr>
      </w:pPr>
      <w:r w:rsidRPr="00A73DD1">
        <w:rPr>
          <w:rFonts w:ascii="Arial" w:hAnsi="Arial" w:cs="Arial"/>
          <w:i w:val="0"/>
          <w:szCs w:val="22"/>
          <w:u w:val="single"/>
        </w:rPr>
        <w:t>Acknowledgements:</w:t>
      </w:r>
    </w:p>
    <w:p w:rsidR="00A73DD1" w:rsidP="009A7DBE" w:rsidRDefault="00A73DD1" w14:paraId="13A40F0C" w14:textId="17E20C50">
      <w:pPr>
        <w:pStyle w:val="BodyText"/>
        <w:tabs>
          <w:tab w:val="left" w:pos="1134"/>
          <w:tab w:val="left" w:pos="1701"/>
          <w:tab w:val="right" w:pos="9356"/>
        </w:tabs>
        <w:ind w:left="567" w:hanging="567"/>
        <w:rPr>
          <w:rFonts w:ascii="Arial" w:hAnsi="Arial" w:cs="Arial"/>
          <w:b/>
          <w:bCs/>
          <w:i w:val="0"/>
          <w:szCs w:val="22"/>
        </w:rPr>
      </w:pPr>
    </w:p>
    <w:p w:rsidR="00A73DD1" w:rsidP="009A7DBE" w:rsidRDefault="00A73DD1" w14:paraId="55FF2171" w14:textId="153138D9">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i w:val="0"/>
          <w:szCs w:val="22"/>
        </w:rPr>
        <w:t>Question 16</w:t>
      </w:r>
    </w:p>
    <w:p w:rsidR="00A73DD1" w:rsidP="009A7DBE" w:rsidRDefault="00A73DD1" w14:paraId="1C5E92EF" w14:textId="3AB433AC">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Author(s):</w:t>
      </w:r>
      <w:r>
        <w:rPr>
          <w:rFonts w:ascii="Arial" w:hAnsi="Arial" w:cs="Arial"/>
          <w:i w:val="0"/>
          <w:szCs w:val="22"/>
        </w:rPr>
        <w:t xml:space="preserve"> Xu, G.L., Ming, Z.H. Taken from Protein Data Bank (RCSB PDB)</w:t>
      </w:r>
    </w:p>
    <w:p w:rsidR="00A73DD1" w:rsidP="009A7DBE" w:rsidRDefault="00A73DD1" w14:paraId="4A1B73F7" w14:textId="6A9CBAC4">
      <w:pPr>
        <w:pStyle w:val="BodyText"/>
        <w:tabs>
          <w:tab w:val="left" w:pos="1134"/>
          <w:tab w:val="left" w:pos="1701"/>
          <w:tab w:val="right" w:pos="9356"/>
        </w:tabs>
        <w:ind w:left="567" w:hanging="567"/>
        <w:rPr>
          <w:rFonts w:ascii="Arial" w:hAnsi="Arial" w:cs="Arial"/>
          <w:i w:val="0"/>
          <w:szCs w:val="22"/>
        </w:rPr>
      </w:pPr>
      <w:r w:rsidRPr="00A73DD1">
        <w:rPr>
          <w:rFonts w:ascii="Arial" w:hAnsi="Arial" w:cs="Arial"/>
          <w:b/>
          <w:bCs/>
          <w:i w:val="0"/>
          <w:szCs w:val="22"/>
        </w:rPr>
        <w:t>Funding Organisation(s):</w:t>
      </w:r>
      <w:r>
        <w:rPr>
          <w:rFonts w:ascii="Arial" w:hAnsi="Arial" w:cs="Arial"/>
          <w:i w:val="0"/>
          <w:szCs w:val="22"/>
        </w:rPr>
        <w:t xml:space="preserve"> National Natural Science Foundation of China (NSFC)</w:t>
      </w:r>
    </w:p>
    <w:p w:rsidRPr="00A73DD1" w:rsidR="002D2B1B" w:rsidP="009A7DBE" w:rsidRDefault="002D2B1B" w14:paraId="19B5F095" w14:textId="551B3257">
      <w:pPr>
        <w:pStyle w:val="BodyText"/>
        <w:tabs>
          <w:tab w:val="left" w:pos="1134"/>
          <w:tab w:val="left" w:pos="1701"/>
          <w:tab w:val="right" w:pos="9356"/>
        </w:tabs>
        <w:ind w:left="567" w:hanging="567"/>
        <w:rPr>
          <w:rFonts w:ascii="Arial" w:hAnsi="Arial" w:cs="Arial"/>
          <w:i w:val="0"/>
          <w:szCs w:val="22"/>
        </w:rPr>
      </w:pPr>
      <w:r>
        <w:rPr>
          <w:rFonts w:ascii="Arial" w:hAnsi="Arial" w:cs="Arial"/>
          <w:b/>
          <w:bCs/>
          <w:i w:val="0"/>
          <w:szCs w:val="22"/>
        </w:rPr>
        <w:t>Website:</w:t>
      </w:r>
      <w:r>
        <w:rPr>
          <w:rFonts w:ascii="Arial" w:hAnsi="Arial" w:cs="Arial"/>
          <w:i w:val="0"/>
          <w:szCs w:val="22"/>
        </w:rPr>
        <w:t xml:space="preserve"> </w:t>
      </w:r>
      <w:r w:rsidRPr="002D2B1B">
        <w:rPr>
          <w:rFonts w:ascii="Arial" w:hAnsi="Arial" w:cs="Arial"/>
          <w:i w:val="0"/>
          <w:szCs w:val="22"/>
        </w:rPr>
        <w:t>https://www.rcsb.org/structure/7W3U</w:t>
      </w:r>
    </w:p>
    <w:p w:rsidR="00A73DD1" w:rsidP="009A7DBE" w:rsidRDefault="00A73DD1" w14:paraId="6D6C3170" w14:textId="77777777">
      <w:pPr>
        <w:pStyle w:val="BodyText"/>
        <w:tabs>
          <w:tab w:val="left" w:pos="1134"/>
          <w:tab w:val="left" w:pos="1701"/>
          <w:tab w:val="right" w:pos="9356"/>
        </w:tabs>
        <w:ind w:left="567" w:hanging="567"/>
        <w:rPr>
          <w:rFonts w:ascii="Arial" w:hAnsi="Arial" w:cs="Arial"/>
          <w:b/>
          <w:bCs/>
          <w:i w:val="0"/>
          <w:szCs w:val="22"/>
        </w:rPr>
      </w:pPr>
    </w:p>
    <w:p w:rsidR="00E1007A" w:rsidP="009A7DBE" w:rsidRDefault="00E1007A" w14:paraId="4A30E045"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50189D0B"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5B4D9100"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49C09D51"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7D6010FA"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04C04CAB"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6049ED46" w14:textId="77777777">
      <w:pPr>
        <w:pStyle w:val="BodyText"/>
        <w:tabs>
          <w:tab w:val="left" w:pos="1134"/>
          <w:tab w:val="left" w:pos="1701"/>
          <w:tab w:val="right" w:pos="9356"/>
        </w:tabs>
        <w:ind w:left="567" w:hanging="567"/>
        <w:rPr>
          <w:rFonts w:ascii="Arial" w:hAnsi="Arial" w:cs="Arial"/>
          <w:b/>
          <w:bCs/>
          <w:i w:val="0"/>
          <w:szCs w:val="22"/>
        </w:rPr>
      </w:pPr>
    </w:p>
    <w:p w:rsidR="00D136AA" w:rsidP="009A7DBE" w:rsidRDefault="00D136AA" w14:paraId="0F207644" w14:textId="77777777">
      <w:pPr>
        <w:pStyle w:val="BodyText"/>
        <w:tabs>
          <w:tab w:val="left" w:pos="1134"/>
          <w:tab w:val="left" w:pos="1701"/>
          <w:tab w:val="right" w:pos="9356"/>
        </w:tabs>
        <w:ind w:left="567" w:hanging="567"/>
        <w:rPr>
          <w:rFonts w:ascii="Arial" w:hAnsi="Arial" w:cs="Arial"/>
          <w:b/>
          <w:bCs/>
          <w:i w:val="0"/>
          <w:szCs w:val="22"/>
        </w:rPr>
      </w:pPr>
    </w:p>
    <w:p w:rsidR="00A73DD1" w:rsidP="009A7DBE" w:rsidRDefault="00A73DD1" w14:paraId="5E7815B1" w14:textId="77777777">
      <w:pPr>
        <w:jc w:val="center"/>
        <w:rPr>
          <w:rFonts w:cs="Arial"/>
          <w:bCs/>
          <w:iCs/>
          <w:szCs w:val="22"/>
          <w:lang w:eastAsia="en-AU"/>
        </w:rPr>
      </w:pPr>
    </w:p>
    <w:p w:rsidR="00A73DD1" w:rsidP="009A7DBE" w:rsidRDefault="00A73DD1" w14:paraId="4F07D825" w14:textId="77777777">
      <w:pPr>
        <w:jc w:val="center"/>
        <w:rPr>
          <w:rFonts w:cs="Arial"/>
          <w:bCs/>
          <w:iCs/>
          <w:szCs w:val="22"/>
          <w:lang w:eastAsia="en-AU"/>
        </w:rPr>
      </w:pPr>
    </w:p>
    <w:p w:rsidR="00A73DD1" w:rsidP="009A7DBE" w:rsidRDefault="00A73DD1" w14:paraId="2F13BA69" w14:textId="77777777">
      <w:pPr>
        <w:jc w:val="center"/>
        <w:rPr>
          <w:rFonts w:cs="Arial"/>
          <w:bCs/>
          <w:iCs/>
          <w:szCs w:val="22"/>
          <w:lang w:eastAsia="en-AU"/>
        </w:rPr>
      </w:pPr>
    </w:p>
    <w:p w:rsidR="00A73DD1" w:rsidP="009A7DBE" w:rsidRDefault="00A73DD1" w14:paraId="7E1D5040" w14:textId="77777777">
      <w:pPr>
        <w:jc w:val="center"/>
        <w:rPr>
          <w:rFonts w:cs="Arial"/>
          <w:bCs/>
          <w:iCs/>
          <w:szCs w:val="22"/>
          <w:lang w:eastAsia="en-AU"/>
        </w:rPr>
      </w:pPr>
    </w:p>
    <w:p w:rsidR="00A73DD1" w:rsidP="009A7DBE" w:rsidRDefault="00A73DD1" w14:paraId="27970A75" w14:textId="77777777">
      <w:pPr>
        <w:jc w:val="center"/>
        <w:rPr>
          <w:rFonts w:cs="Arial"/>
          <w:bCs/>
          <w:iCs/>
          <w:szCs w:val="22"/>
          <w:lang w:eastAsia="en-AU"/>
        </w:rPr>
      </w:pPr>
    </w:p>
    <w:p w:rsidR="00A73DD1" w:rsidP="009A7DBE" w:rsidRDefault="00A73DD1" w14:paraId="010B0ACC" w14:textId="77777777">
      <w:pPr>
        <w:jc w:val="center"/>
        <w:rPr>
          <w:rFonts w:cs="Arial"/>
          <w:bCs/>
          <w:iCs/>
          <w:szCs w:val="22"/>
          <w:lang w:eastAsia="en-AU"/>
        </w:rPr>
      </w:pPr>
    </w:p>
    <w:p w:rsidR="00A73DD1" w:rsidP="009A7DBE" w:rsidRDefault="00A73DD1" w14:paraId="54F24DFB" w14:textId="77777777">
      <w:pPr>
        <w:jc w:val="center"/>
        <w:rPr>
          <w:rFonts w:cs="Arial"/>
          <w:bCs/>
          <w:iCs/>
          <w:szCs w:val="22"/>
          <w:lang w:eastAsia="en-AU"/>
        </w:rPr>
      </w:pPr>
    </w:p>
    <w:p w:rsidR="00A73DD1" w:rsidP="009A7DBE" w:rsidRDefault="00A73DD1" w14:paraId="05F16C0B" w14:textId="77777777">
      <w:pPr>
        <w:jc w:val="center"/>
        <w:rPr>
          <w:rFonts w:cs="Arial"/>
          <w:bCs/>
          <w:iCs/>
          <w:szCs w:val="22"/>
          <w:lang w:eastAsia="en-AU"/>
        </w:rPr>
      </w:pPr>
    </w:p>
    <w:p w:rsidR="00A73DD1" w:rsidP="009A7DBE" w:rsidRDefault="00A73DD1" w14:paraId="092EB327" w14:textId="77777777">
      <w:pPr>
        <w:jc w:val="center"/>
        <w:rPr>
          <w:rFonts w:cs="Arial"/>
          <w:bCs/>
          <w:iCs/>
          <w:szCs w:val="22"/>
          <w:lang w:eastAsia="en-AU"/>
        </w:rPr>
      </w:pPr>
    </w:p>
    <w:p w:rsidR="00A73DD1" w:rsidP="009A7DBE" w:rsidRDefault="00A73DD1" w14:paraId="7049BF1C" w14:textId="77777777">
      <w:pPr>
        <w:jc w:val="center"/>
        <w:rPr>
          <w:rFonts w:cs="Arial"/>
          <w:bCs/>
          <w:iCs/>
          <w:szCs w:val="22"/>
          <w:lang w:eastAsia="en-AU"/>
        </w:rPr>
      </w:pPr>
    </w:p>
    <w:p w:rsidR="00A73DD1" w:rsidP="009A7DBE" w:rsidRDefault="00A73DD1" w14:paraId="16A5842F" w14:textId="77777777">
      <w:pPr>
        <w:jc w:val="center"/>
        <w:rPr>
          <w:rFonts w:cs="Arial"/>
          <w:bCs/>
          <w:iCs/>
          <w:szCs w:val="22"/>
          <w:lang w:eastAsia="en-AU"/>
        </w:rPr>
      </w:pPr>
    </w:p>
    <w:p w:rsidRPr="005D51FD" w:rsidR="00D136AA" w:rsidP="009A7DBE" w:rsidRDefault="00B31516" w14:paraId="6B65CE64" w14:textId="58357A66">
      <w:pPr>
        <w:jc w:val="center"/>
        <w:rPr>
          <w:rFonts w:cs="Arial"/>
          <w:b/>
          <w:bCs/>
          <w:i/>
          <w:szCs w:val="22"/>
        </w:rPr>
      </w:pPr>
      <w:r>
        <w:rPr>
          <w:rFonts w:cs="Arial"/>
          <w:bCs/>
          <w:iCs/>
          <w:szCs w:val="22"/>
          <w:lang w:eastAsia="en-AU"/>
        </w:rPr>
        <w:t xml:space="preserve">WATP acknowledges the permission of the School Curriculum and </w:t>
      </w:r>
      <w:r w:rsidR="000F28BF">
        <w:rPr>
          <w:rFonts w:cs="Arial"/>
          <w:bCs/>
          <w:iCs/>
          <w:szCs w:val="22"/>
          <w:lang w:eastAsia="en-AU"/>
        </w:rPr>
        <w:t>Standards</w:t>
      </w:r>
      <w:r>
        <w:rPr>
          <w:rFonts w:cs="Arial"/>
          <w:bCs/>
          <w:iCs/>
          <w:szCs w:val="22"/>
          <w:lang w:eastAsia="en-AU"/>
        </w:rPr>
        <w:t xml:space="preserve"> Authority in providing instructions to students.</w:t>
      </w:r>
    </w:p>
    <w:sectPr w:rsidRPr="005D51FD" w:rsidR="00D136AA" w:rsidSect="000F28BF">
      <w:footerReference w:type="even" r:id="rId83"/>
      <w:footerReference w:type="default" r:id="rId84"/>
      <w:pgSz w:w="11907" w:h="16840" w:orient="portrait" w:code="9"/>
      <w:pgMar w:top="862" w:right="1275" w:bottom="862" w:left="993" w:header="720" w:footer="72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BM[RC" w:author="BEARDS Michael" w:date="2023-08-23T14:12:00Z" w:id="9">
    <w:p w:rsidR="00DE0C46" w:rsidRDefault="00DE0C46" w14:paraId="773946B4" w14:textId="1C19202E">
      <w:pPr>
        <w:pStyle w:val="CommentText"/>
      </w:pPr>
      <w:r>
        <w:rPr>
          <w:rStyle w:val="CommentReference"/>
        </w:rPr>
        <w:annotationRef/>
      </w:r>
      <w:r>
        <w:rPr>
          <w:rStyle w:val="CommentReference"/>
        </w:rPr>
        <w:t>Circle</w:t>
      </w:r>
      <w:r>
        <w:t xml:space="preserve"> is a little hard to see – are we able to fade the picture a little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3946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0925B" w16cex:dateUtc="2023-08-23T0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3946B4" w16cid:durableId="289092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43CA0" w:rsidRDefault="00C43CA0" w14:paraId="55DB4752" w14:textId="77777777">
      <w:r>
        <w:separator/>
      </w:r>
    </w:p>
  </w:endnote>
  <w:endnote w:type="continuationSeparator" w:id="0">
    <w:p w:rsidR="00C43CA0" w:rsidRDefault="00C43CA0" w14:paraId="766FCCBD" w14:textId="77777777">
      <w:r>
        <w:continuationSeparator/>
      </w:r>
    </w:p>
  </w:endnote>
  <w:endnote w:type="continuationNotice" w:id="1">
    <w:p w:rsidR="00C43CA0" w:rsidRDefault="00C43CA0" w14:paraId="57FC17C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PT Sans">
    <w:altName w:val="PT Sans"/>
    <w:charset w:val="00"/>
    <w:family w:val="swiss"/>
    <w:pitch w:val="variable"/>
    <w:sig w:usb0="A00002EF" w:usb1="5000204B" w:usb2="00000000" w:usb3="00000000" w:csb0="00000097"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43D" w:rsidP="00ED0AE6" w:rsidRDefault="00AB243D" w14:paraId="7081A2AE" w14:textId="77777777">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43D" w:rsidP="003702F7" w:rsidRDefault="00AB243D" w14:paraId="2C4C5B39" w14:textId="77777777">
    <w:pPr>
      <w:pStyle w:val="Footer"/>
      <w:tabs>
        <w:tab w:val="clear" w:pos="4153"/>
        <w:tab w:val="center" w:pos="4820"/>
      </w:tabs>
    </w:pPr>
    <w:r>
      <w:tab/>
    </w: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102A" w:rsidRDefault="0059102A" w14:paraId="411C8100"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16CD" w:rsidP="0059102A" w:rsidRDefault="0059102A" w14:paraId="619BA385" w14:textId="0030EF4D">
    <w:pPr>
      <w:pStyle w:val="Footer"/>
      <w:tabs>
        <w:tab w:val="clear" w:pos="4153"/>
        <w:tab w:val="center" w:pos="4536"/>
      </w:tabs>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9102A" w:rsidR="0059102A" w:rsidP="0059102A" w:rsidRDefault="0059102A" w14:paraId="1AE4C321" w14:textId="1F5BD8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43D" w:rsidP="00C82397" w:rsidRDefault="00AB243D" w14:paraId="60CEB7CD" w14:textId="77777777">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2798C" w:rsidR="0052798C" w:rsidP="0052798C" w:rsidRDefault="0052798C" w14:paraId="1A4684A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43CA0" w:rsidRDefault="00C43CA0" w14:paraId="02D3ECBA" w14:textId="77777777">
      <w:r>
        <w:separator/>
      </w:r>
    </w:p>
  </w:footnote>
  <w:footnote w:type="continuationSeparator" w:id="0">
    <w:p w:rsidR="00C43CA0" w:rsidRDefault="00C43CA0" w14:paraId="3FA5F7E3" w14:textId="77777777">
      <w:r>
        <w:continuationSeparator/>
      </w:r>
    </w:p>
  </w:footnote>
  <w:footnote w:type="continuationNotice" w:id="1">
    <w:p w:rsidR="00C43CA0" w:rsidRDefault="00C43CA0" w14:paraId="3B5B046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217E" w:rsidP="00F6279F" w:rsidRDefault="00F6279F" w14:paraId="02C2E8B2" w14:textId="76669BB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B6040F">
      <w:rPr>
        <w:b/>
        <w:bCs/>
        <w:noProof/>
      </w:rPr>
      <w:t>CHEMISTRY</w:t>
    </w:r>
    <w:r w:rsidR="0037477C">
      <w:rPr>
        <w:b/>
        <w:bCs/>
        <w:noProof/>
      </w:rPr>
      <w:t xml:space="preserve"> UNIT</w:t>
    </w:r>
    <w:r w:rsidR="0059102A">
      <w:rPr>
        <w:b/>
        <w:bCs/>
        <w:noProof/>
      </w:rPr>
      <w:t>S</w:t>
    </w:r>
    <w:r w:rsidR="0037477C">
      <w:rPr>
        <w:b/>
        <w:bCs/>
        <w:noProof/>
      </w:rPr>
      <w:t xml:space="preserve"> </w:t>
    </w:r>
    <w:r w:rsidR="00B6040F">
      <w:rPr>
        <w:b/>
        <w:bCs/>
        <w:noProof/>
      </w:rPr>
      <w:t>3</w:t>
    </w:r>
    <w:r w:rsidR="0059102A">
      <w:rPr>
        <w:b/>
        <w:bCs/>
        <w:noProof/>
      </w:rPr>
      <w:t>&amp;</w:t>
    </w:r>
    <w:r w:rsidR="00CF1139">
      <w:rPr>
        <w:b/>
        <w:bCs/>
        <w:noProof/>
      </w:rPr>
      <w:t>4</w:t>
    </w:r>
    <w:r w:rsidR="0037477C">
      <w:rPr>
        <w:b/>
        <w:bCs/>
        <w:noProof/>
      </w:rPr>
      <w:t xml:space="preserve"> </w:t>
    </w:r>
  </w:p>
  <w:p w:rsidRPr="00460AC6" w:rsidR="00F6279F" w:rsidP="00F6279F" w:rsidRDefault="0093217E" w14:paraId="54A7BC9D" w14:textId="7573CEE7">
    <w:pPr>
      <w:pStyle w:val="Header"/>
      <w:tabs>
        <w:tab w:val="clear" w:pos="4153"/>
        <w:tab w:val="clear" w:pos="8306"/>
        <w:tab w:val="right" w:pos="9498"/>
      </w:tabs>
      <w:rPr>
        <w:b/>
        <w:bCs/>
      </w:rPr>
    </w:pPr>
    <w:r>
      <w:rPr>
        <w:b/>
        <w:bCs/>
        <w:noProof/>
      </w:rPr>
      <w:t>______________________________________________________________________________</w:t>
    </w:r>
  </w:p>
  <w:p w:rsidRPr="008D5B59" w:rsidR="00AB243D" w:rsidP="000B3231" w:rsidRDefault="00AB243D" w14:paraId="70B2388F" w14:textId="77777777">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b w:val="1"/>
        <w:bCs w:val="1"/>
        <w:noProof/>
      </w:rPr>
    </w:sdtEndPr>
    <w:sdtContent>
      <w:p w:rsidR="0093217E" w:rsidP="00460AC6" w:rsidRDefault="00B6040F" w14:paraId="7C0EC4EF" w14:textId="752C82A7">
        <w:pPr>
          <w:pStyle w:val="Header"/>
          <w:tabs>
            <w:tab w:val="clear" w:pos="4153"/>
            <w:tab w:val="clear" w:pos="8306"/>
            <w:tab w:val="right" w:pos="9498"/>
          </w:tabs>
          <w:rPr>
            <w:b/>
            <w:bCs/>
            <w:noProof/>
          </w:rPr>
        </w:pPr>
        <w:r>
          <w:rPr>
            <w:b/>
            <w:bCs/>
            <w:noProof/>
          </w:rPr>
          <w:t>CHEMISTRY</w:t>
        </w:r>
        <w:r w:rsidR="0037477C">
          <w:rPr>
            <w:b/>
            <w:bCs/>
            <w:noProof/>
          </w:rPr>
          <w:t xml:space="preserve"> UNIT</w:t>
        </w:r>
        <w:r w:rsidR="0059102A">
          <w:rPr>
            <w:b/>
            <w:bCs/>
            <w:noProof/>
          </w:rPr>
          <w:t>S</w:t>
        </w:r>
        <w:r w:rsidR="0037477C">
          <w:rPr>
            <w:b/>
            <w:bCs/>
            <w:noProof/>
          </w:rPr>
          <w:t xml:space="preserve"> </w:t>
        </w:r>
        <w:r>
          <w:rPr>
            <w:b/>
            <w:bCs/>
            <w:noProof/>
          </w:rPr>
          <w:t>3</w:t>
        </w:r>
        <w:r w:rsidR="0059102A">
          <w:rPr>
            <w:b/>
            <w:bCs/>
            <w:noProof/>
          </w:rPr>
          <w:t>&amp;</w:t>
        </w:r>
        <w:r w:rsidR="00CF1139">
          <w:rPr>
            <w:b/>
            <w:bCs/>
            <w:noProof/>
          </w:rPr>
          <w:t>4</w:t>
        </w:r>
        <w:r w:rsidRPr="00460AC6" w:rsidR="00460AC6">
          <w:rPr>
            <w:b/>
            <w:bCs/>
            <w:noProof/>
          </w:rPr>
          <w:tab/>
        </w:r>
        <w:r w:rsidRPr="00460AC6" w:rsidR="00190F9D">
          <w:rPr>
            <w:b/>
            <w:bCs/>
          </w:rPr>
          <w:fldChar w:fldCharType="begin"/>
        </w:r>
        <w:r w:rsidRPr="00460AC6" w:rsidR="00190F9D">
          <w:rPr>
            <w:b/>
            <w:bCs/>
          </w:rPr>
          <w:instrText xml:space="preserve"> PAGE   \* MERGEFORMAT </w:instrText>
        </w:r>
        <w:r w:rsidRPr="00460AC6" w:rsidR="00190F9D">
          <w:rPr>
            <w:b/>
            <w:bCs/>
          </w:rPr>
          <w:fldChar w:fldCharType="separate"/>
        </w:r>
        <w:r w:rsidR="00190F9D">
          <w:rPr>
            <w:b/>
            <w:bCs/>
          </w:rPr>
          <w:t>3</w:t>
        </w:r>
        <w:r w:rsidRPr="00460AC6" w:rsidR="00190F9D">
          <w:rPr>
            <w:b/>
            <w:bCs/>
            <w:noProof/>
          </w:rPr>
          <w:fldChar w:fldCharType="end"/>
        </w:r>
      </w:p>
      <w:p w:rsidRPr="00460AC6" w:rsidR="00460AC6" w:rsidP="00460AC6" w:rsidRDefault="0093217E" w14:paraId="4ACF0174" w14:textId="7B490914">
        <w:pPr>
          <w:pStyle w:val="Header"/>
          <w:tabs>
            <w:tab w:val="clear" w:pos="4153"/>
            <w:tab w:val="clear" w:pos="8306"/>
            <w:tab w:val="right" w:pos="9498"/>
          </w:tabs>
          <w:rPr>
            <w:b/>
            <w:bCs/>
          </w:rPr>
        </w:pPr>
        <w:r>
          <w:rPr>
            <w:b/>
            <w:bCs/>
            <w:noProof/>
            <w:u w:val="single"/>
          </w:rPr>
          <w:t>______________________________________________________________________________</w:t>
        </w:r>
      </w:p>
    </w:sdtContent>
  </w:sdt>
  <w:p w:rsidR="00AB243D" w:rsidRDefault="00AB243D" w14:paraId="46371B8C"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B243D" w:rsidP="004D1CEC" w:rsidRDefault="00AB243D" w14:paraId="299142AA" w14:textId="3761BACD">
    <w:pPr>
      <w:jc w:val="center"/>
      <w:rPr>
        <w:i/>
        <w:sz w:val="18"/>
        <w:szCs w:val="18"/>
      </w:rPr>
    </w:pPr>
    <w:r>
      <w:rPr>
        <w:sz w:val="18"/>
        <w:szCs w:val="18"/>
      </w:rPr>
      <w:t xml:space="preserve">Copyright for test papers and marking guides remains with </w:t>
    </w:r>
    <w:r>
      <w:rPr>
        <w:i/>
        <w:sz w:val="18"/>
        <w:szCs w:val="18"/>
      </w:rPr>
      <w:t>West Australian Test Papers.</w:t>
    </w:r>
  </w:p>
  <w:p w:rsidR="00AB243D" w:rsidP="004D1CEC" w:rsidRDefault="00AB243D" w14:paraId="44B73C97" w14:textId="77777777">
    <w:pPr>
      <w:jc w:val="center"/>
      <w:rPr>
        <w:sz w:val="18"/>
        <w:szCs w:val="18"/>
      </w:rPr>
    </w:pPr>
    <w:r>
      <w:rPr>
        <w:sz w:val="18"/>
        <w:szCs w:val="18"/>
      </w:rPr>
      <w:t>Test papers may only be reproduced within the purchasing school according to the advertised Conditions of Sale.</w:t>
    </w:r>
  </w:p>
  <w:p w:rsidR="00AB243D" w:rsidP="004D1CEC" w:rsidRDefault="00AB243D" w14:paraId="449C359C" w14:textId="7DE408B2">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Pr="006B3C30" w:rsidR="00971B6A">
      <w:rPr>
        <w:sz w:val="18"/>
        <w:szCs w:val="18"/>
      </w:rPr>
      <w:t>1</w:t>
    </w:r>
    <w:r w:rsidR="0059102A">
      <w:rPr>
        <w:sz w:val="18"/>
        <w:szCs w:val="18"/>
      </w:rPr>
      <w:t>2</w:t>
    </w:r>
    <w:r w:rsidRPr="006B3C30">
      <w:rPr>
        <w:sz w:val="18"/>
        <w:szCs w:val="18"/>
        <w:vertAlign w:val="superscript"/>
      </w:rPr>
      <w:t>th</w:t>
    </w:r>
    <w:r w:rsidRPr="006B3C30">
      <w:rPr>
        <w:sz w:val="18"/>
        <w:szCs w:val="18"/>
      </w:rPr>
      <w:t xml:space="preserve"> </w:t>
    </w:r>
    <w:r w:rsidR="0059102A">
      <w:rPr>
        <w:sz w:val="18"/>
        <w:szCs w:val="18"/>
      </w:rPr>
      <w:t>October</w:t>
    </w:r>
    <w:r w:rsidRPr="006B3C30">
      <w:rPr>
        <w:sz w:val="18"/>
        <w:szCs w:val="18"/>
      </w:rPr>
      <w:t>.</w:t>
    </w:r>
  </w:p>
  <w:p w:rsidR="003B7187" w:rsidRDefault="003B7187" w14:paraId="0DC0035E" w14:textId="1A4DD7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903"/>
    <w:multiLevelType w:val="hybridMultilevel"/>
    <w:tmpl w:val="6E541A7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C926526"/>
    <w:multiLevelType w:val="hybridMultilevel"/>
    <w:tmpl w:val="768EB170"/>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1163793"/>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794C30"/>
    <w:multiLevelType w:val="hybridMultilevel"/>
    <w:tmpl w:val="4888EB74"/>
    <w:lvl w:ilvl="0" w:tplc="CA62845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962316"/>
    <w:multiLevelType w:val="hybridMultilevel"/>
    <w:tmpl w:val="E306F24E"/>
    <w:lvl w:ilvl="0" w:tplc="6F548D5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0F7A46"/>
    <w:multiLevelType w:val="hybridMultilevel"/>
    <w:tmpl w:val="B41E89AC"/>
    <w:lvl w:ilvl="0" w:tplc="5864857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E217B6"/>
    <w:multiLevelType w:val="hybridMultilevel"/>
    <w:tmpl w:val="A0F682CC"/>
    <w:lvl w:ilvl="0" w:tplc="FFFFFFFF">
      <w:start w:val="1"/>
      <w:numFmt w:val="bullet"/>
      <w:lvlText w:val=""/>
      <w:lvlJc w:val="left"/>
      <w:pPr>
        <w:ind w:left="720" w:hanging="360"/>
      </w:pPr>
      <w:rPr>
        <w:rFonts w:hint="default" w:ascii="Symbol" w:hAnsi="Symbol"/>
      </w:rPr>
    </w:lvl>
    <w:lvl w:ilvl="1" w:tplc="08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280E50A7"/>
    <w:multiLevelType w:val="hybridMultilevel"/>
    <w:tmpl w:val="73DAEE70"/>
    <w:lvl w:ilvl="0" w:tplc="FFFFFFFF">
      <w:start w:val="1"/>
      <w:numFmt w:val="lowerLetter"/>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995EA1"/>
    <w:multiLevelType w:val="hybridMultilevel"/>
    <w:tmpl w:val="9BFA6398"/>
    <w:lvl w:ilvl="0" w:tplc="6F66F75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2FCA1A87"/>
    <w:multiLevelType w:val="hybridMultilevel"/>
    <w:tmpl w:val="E66C4C76"/>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3"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E4BD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hint="default" w:ascii="Arial" w:hAnsi="Arial"/>
        <w:b w:val="0"/>
        <w:i w:val="0"/>
        <w:sz w:val="22"/>
        <w:szCs w:val="22"/>
      </w:rPr>
    </w:lvl>
    <w:lvl w:ilvl="1">
      <w:start w:val="1"/>
      <w:numFmt w:val="lowerLetter"/>
      <w:pStyle w:val="ListNumber2"/>
      <w:lvlText w:val="(%2)"/>
      <w:lvlJc w:val="left"/>
      <w:pPr>
        <w:tabs>
          <w:tab w:val="num" w:pos="340"/>
        </w:tabs>
        <w:ind w:left="340" w:hanging="340"/>
      </w:pPr>
      <w:rPr>
        <w:rFonts w:hint="default" w:ascii="Arial" w:hAnsi="Arial"/>
        <w:b w:val="0"/>
        <w:i w:val="0"/>
        <w:sz w:val="22"/>
        <w:szCs w:val="22"/>
      </w:rPr>
    </w:lvl>
    <w:lvl w:ilvl="2">
      <w:start w:val="1"/>
      <w:numFmt w:val="lowerRoman"/>
      <w:pStyle w:val="ListNumber3"/>
      <w:lvlText w:val="(%3)"/>
      <w:lvlJc w:val="right"/>
      <w:pPr>
        <w:tabs>
          <w:tab w:val="num" w:pos="794"/>
        </w:tabs>
        <w:ind w:left="794" w:hanging="227"/>
      </w:pPr>
      <w:rPr>
        <w:rFonts w:hint="default" w:ascii="Arial" w:hAnsi="Arial"/>
        <w:b w:val="0"/>
        <w:i w:val="0"/>
        <w:sz w:val="22"/>
        <w:szCs w:val="22"/>
      </w:rPr>
    </w:lvl>
    <w:lvl w:ilvl="3">
      <w:start w:val="1"/>
      <w:numFmt w:val="lowerLetter"/>
      <w:lvlRestart w:val="2"/>
      <w:pStyle w:val="ListNumber4"/>
      <w:lvlText w:val="(%4)"/>
      <w:lvlJc w:val="left"/>
      <w:pPr>
        <w:tabs>
          <w:tab w:val="num" w:pos="2495"/>
        </w:tabs>
        <w:ind w:left="2495" w:hanging="510"/>
      </w:pPr>
      <w:rPr>
        <w:rFonts w:hint="default" w:ascii="Arial" w:hAnsi="Arial"/>
        <w:b w:val="0"/>
        <w:i w:val="0"/>
        <w:sz w:val="22"/>
        <w:szCs w:val="22"/>
      </w:rPr>
    </w:lvl>
    <w:lvl w:ilvl="4">
      <w:start w:val="1"/>
      <w:numFmt w:val="lowerLetter"/>
      <w:lvlRestart w:val="1"/>
      <w:pStyle w:val="ListNumber5"/>
      <w:lvlText w:val="(%5)"/>
      <w:lvlJc w:val="left"/>
      <w:pPr>
        <w:tabs>
          <w:tab w:val="num" w:pos="794"/>
        </w:tabs>
        <w:ind w:left="794" w:hanging="340"/>
      </w:pPr>
      <w:rPr>
        <w:rFonts w:hint="default" w:ascii="Arial" w:hAnsi="Arial"/>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8" w15:restartNumberingAfterBreak="0">
    <w:nsid w:val="4DB30AC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241597"/>
    <w:multiLevelType w:val="hybridMultilevel"/>
    <w:tmpl w:val="FDA09DC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51EE6A2F"/>
    <w:multiLevelType w:val="hybridMultilevel"/>
    <w:tmpl w:val="4B64D454"/>
    <w:lvl w:ilvl="0" w:tplc="E59411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EB73B6"/>
    <w:multiLevelType w:val="hybridMultilevel"/>
    <w:tmpl w:val="9B3004A8"/>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28"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92032A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5A61C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26773F"/>
    <w:multiLevelType w:val="hybridMultilevel"/>
    <w:tmpl w:val="E0F0DD0A"/>
    <w:lvl w:ilvl="0" w:tplc="EC82D30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A465FC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876D93"/>
    <w:multiLevelType w:val="hybridMultilevel"/>
    <w:tmpl w:val="D9DA01BC"/>
    <w:lvl w:ilvl="0" w:tplc="859E7A8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F8E5B0B"/>
    <w:multiLevelType w:val="multilevel"/>
    <w:tmpl w:val="73DAEE70"/>
    <w:styleLink w:val="CurrentList1"/>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713725C1"/>
    <w:multiLevelType w:val="hybridMultilevel"/>
    <w:tmpl w:val="D794D69A"/>
    <w:lvl w:ilvl="0" w:tplc="9B4085F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hint="default" w:ascii="Symbol" w:hAnsi="Symbol"/>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8"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37"/>
  </w:num>
  <w:num w:numId="3">
    <w:abstractNumId w:val="39"/>
  </w:num>
  <w:num w:numId="4">
    <w:abstractNumId w:val="23"/>
  </w:num>
  <w:num w:numId="5">
    <w:abstractNumId w:val="26"/>
  </w:num>
  <w:num w:numId="6">
    <w:abstractNumId w:val="28"/>
  </w:num>
  <w:num w:numId="7">
    <w:abstractNumId w:val="25"/>
  </w:num>
  <w:num w:numId="8">
    <w:abstractNumId w:val="38"/>
  </w:num>
  <w:num w:numId="9">
    <w:abstractNumId w:val="14"/>
  </w:num>
  <w:num w:numId="10">
    <w:abstractNumId w:val="6"/>
  </w:num>
  <w:num w:numId="11">
    <w:abstractNumId w:val="24"/>
  </w:num>
  <w:num w:numId="12">
    <w:abstractNumId w:val="19"/>
  </w:num>
  <w:num w:numId="13">
    <w:abstractNumId w:val="20"/>
  </w:num>
  <w:num w:numId="14">
    <w:abstractNumId w:val="13"/>
  </w:num>
  <w:num w:numId="15">
    <w:abstractNumId w:val="33"/>
  </w:num>
  <w:num w:numId="16">
    <w:abstractNumId w:val="5"/>
  </w:num>
  <w:num w:numId="17">
    <w:abstractNumId w:val="15"/>
  </w:num>
  <w:num w:numId="18">
    <w:abstractNumId w:val="32"/>
  </w:num>
  <w:num w:numId="19">
    <w:abstractNumId w:val="18"/>
  </w:num>
  <w:num w:numId="20">
    <w:abstractNumId w:val="29"/>
  </w:num>
  <w:num w:numId="21">
    <w:abstractNumId w:val="12"/>
  </w:num>
  <w:num w:numId="22">
    <w:abstractNumId w:val="10"/>
  </w:num>
  <w:num w:numId="23">
    <w:abstractNumId w:val="3"/>
  </w:num>
  <w:num w:numId="24">
    <w:abstractNumId w:val="16"/>
  </w:num>
  <w:num w:numId="25">
    <w:abstractNumId w:val="30"/>
  </w:num>
  <w:num w:numId="26">
    <w:abstractNumId w:val="4"/>
  </w:num>
  <w:num w:numId="27">
    <w:abstractNumId w:val="1"/>
  </w:num>
  <w:num w:numId="28">
    <w:abstractNumId w:val="34"/>
  </w:num>
  <w:num w:numId="29">
    <w:abstractNumId w:val="7"/>
  </w:num>
  <w:num w:numId="30">
    <w:abstractNumId w:val="11"/>
  </w:num>
  <w:num w:numId="31">
    <w:abstractNumId w:val="2"/>
  </w:num>
  <w:num w:numId="32">
    <w:abstractNumId w:val="35"/>
  </w:num>
  <w:num w:numId="33">
    <w:abstractNumId w:val="9"/>
  </w:num>
  <w:num w:numId="34">
    <w:abstractNumId w:val="31"/>
  </w:num>
  <w:num w:numId="35">
    <w:abstractNumId w:val="27"/>
  </w:num>
  <w:num w:numId="36">
    <w:abstractNumId w:val="36"/>
  </w:num>
  <w:num w:numId="37">
    <w:abstractNumId w:val="0"/>
  </w:num>
  <w:num w:numId="38">
    <w:abstractNumId w:val="8"/>
  </w:num>
  <w:num w:numId="39">
    <w:abstractNumId w:val="21"/>
  </w:num>
  <w:num w:numId="40">
    <w:abstractNumId w:val="22"/>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E Simon [Pinjarra Senior High School]">
    <w15:presenceInfo w15:providerId="AD" w15:userId="S::Simon.Lee2@education.wa.edu.au::0e077555-98c6-4feb-8151-080465d6fc72"/>
  </w15:person>
  <w15:person w15:author="BEARDS Michael">
    <w15:presenceInfo w15:providerId="AD" w15:userId="S::michael.beards@education.wa.edu.au::f9e3ea26-6dd9-4feb-84ad-f5fc9616dbb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evenAndOddHeaders/>
  <w:drawingGridHorizontalSpacing w:val="110"/>
  <w:displayHorizontalDrawingGridEvery w:val="2"/>
  <w:characterSpacingControl w:val="doNotCompress"/>
  <w:hdrShapeDefaults>
    <o:shapedefaults v:ext="edit" spidmax="2050" fill="f" fillcolor="white" stroke="f">
      <v:fill on="f" color="white"/>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549"/>
    <w:rsid w:val="00000C61"/>
    <w:rsid w:val="000028C5"/>
    <w:rsid w:val="00002DF2"/>
    <w:rsid w:val="00003396"/>
    <w:rsid w:val="00003CE2"/>
    <w:rsid w:val="000040B7"/>
    <w:rsid w:val="00004A24"/>
    <w:rsid w:val="00004DC1"/>
    <w:rsid w:val="0001265C"/>
    <w:rsid w:val="00013308"/>
    <w:rsid w:val="00013E9B"/>
    <w:rsid w:val="00015224"/>
    <w:rsid w:val="00015C96"/>
    <w:rsid w:val="00015F38"/>
    <w:rsid w:val="00016FB5"/>
    <w:rsid w:val="0001782B"/>
    <w:rsid w:val="000201A0"/>
    <w:rsid w:val="00020A5E"/>
    <w:rsid w:val="0002470A"/>
    <w:rsid w:val="00026790"/>
    <w:rsid w:val="00026BAF"/>
    <w:rsid w:val="00030A7D"/>
    <w:rsid w:val="00033BF9"/>
    <w:rsid w:val="00033F9D"/>
    <w:rsid w:val="000355A1"/>
    <w:rsid w:val="0003636B"/>
    <w:rsid w:val="00037BEA"/>
    <w:rsid w:val="0004191B"/>
    <w:rsid w:val="0004386B"/>
    <w:rsid w:val="00043BB6"/>
    <w:rsid w:val="00046242"/>
    <w:rsid w:val="00046377"/>
    <w:rsid w:val="00046DC0"/>
    <w:rsid w:val="0005256B"/>
    <w:rsid w:val="00052B50"/>
    <w:rsid w:val="00053F6F"/>
    <w:rsid w:val="00056125"/>
    <w:rsid w:val="000605D6"/>
    <w:rsid w:val="00061D05"/>
    <w:rsid w:val="0006297E"/>
    <w:rsid w:val="0006315D"/>
    <w:rsid w:val="00064011"/>
    <w:rsid w:val="00065879"/>
    <w:rsid w:val="00066225"/>
    <w:rsid w:val="00066D20"/>
    <w:rsid w:val="000701B2"/>
    <w:rsid w:val="0007209A"/>
    <w:rsid w:val="0007267D"/>
    <w:rsid w:val="000811BD"/>
    <w:rsid w:val="00081F1B"/>
    <w:rsid w:val="00083886"/>
    <w:rsid w:val="00083D63"/>
    <w:rsid w:val="0008694C"/>
    <w:rsid w:val="000922DB"/>
    <w:rsid w:val="000924AA"/>
    <w:rsid w:val="00092C98"/>
    <w:rsid w:val="00095C6C"/>
    <w:rsid w:val="00096F28"/>
    <w:rsid w:val="000970B7"/>
    <w:rsid w:val="00097EA4"/>
    <w:rsid w:val="000A0491"/>
    <w:rsid w:val="000A089F"/>
    <w:rsid w:val="000A1B83"/>
    <w:rsid w:val="000A1DDB"/>
    <w:rsid w:val="000A490D"/>
    <w:rsid w:val="000A6DB1"/>
    <w:rsid w:val="000A743C"/>
    <w:rsid w:val="000A796F"/>
    <w:rsid w:val="000B07BB"/>
    <w:rsid w:val="000B1D0A"/>
    <w:rsid w:val="000B214D"/>
    <w:rsid w:val="000B2C10"/>
    <w:rsid w:val="000B3231"/>
    <w:rsid w:val="000B3BF8"/>
    <w:rsid w:val="000B3C3A"/>
    <w:rsid w:val="000B4407"/>
    <w:rsid w:val="000B66DF"/>
    <w:rsid w:val="000B6E9B"/>
    <w:rsid w:val="000C0AB0"/>
    <w:rsid w:val="000C0E54"/>
    <w:rsid w:val="000C3622"/>
    <w:rsid w:val="000C43EE"/>
    <w:rsid w:val="000D0A35"/>
    <w:rsid w:val="000D2867"/>
    <w:rsid w:val="000D38D2"/>
    <w:rsid w:val="000D41B1"/>
    <w:rsid w:val="000D4F38"/>
    <w:rsid w:val="000D5626"/>
    <w:rsid w:val="000D6C41"/>
    <w:rsid w:val="000E1A34"/>
    <w:rsid w:val="000E3D81"/>
    <w:rsid w:val="000E4349"/>
    <w:rsid w:val="000E46A6"/>
    <w:rsid w:val="000E46DD"/>
    <w:rsid w:val="000E507E"/>
    <w:rsid w:val="000E5421"/>
    <w:rsid w:val="000E5775"/>
    <w:rsid w:val="000E5E9E"/>
    <w:rsid w:val="000E6242"/>
    <w:rsid w:val="000E68D9"/>
    <w:rsid w:val="000E6E70"/>
    <w:rsid w:val="000E787F"/>
    <w:rsid w:val="000E7953"/>
    <w:rsid w:val="000F01A8"/>
    <w:rsid w:val="000F1987"/>
    <w:rsid w:val="000F1EA5"/>
    <w:rsid w:val="000F28BF"/>
    <w:rsid w:val="000F4772"/>
    <w:rsid w:val="00100667"/>
    <w:rsid w:val="0010153F"/>
    <w:rsid w:val="001024C8"/>
    <w:rsid w:val="001057F9"/>
    <w:rsid w:val="00110851"/>
    <w:rsid w:val="00110886"/>
    <w:rsid w:val="00111064"/>
    <w:rsid w:val="00114890"/>
    <w:rsid w:val="00114F60"/>
    <w:rsid w:val="00116171"/>
    <w:rsid w:val="00116F25"/>
    <w:rsid w:val="0012025F"/>
    <w:rsid w:val="00121808"/>
    <w:rsid w:val="00122C0A"/>
    <w:rsid w:val="00122FE2"/>
    <w:rsid w:val="00123198"/>
    <w:rsid w:val="00124D12"/>
    <w:rsid w:val="00125B92"/>
    <w:rsid w:val="0012717A"/>
    <w:rsid w:val="0012786A"/>
    <w:rsid w:val="001278CB"/>
    <w:rsid w:val="00127EBF"/>
    <w:rsid w:val="00130CF6"/>
    <w:rsid w:val="001312C0"/>
    <w:rsid w:val="001319C8"/>
    <w:rsid w:val="00131A20"/>
    <w:rsid w:val="001342A7"/>
    <w:rsid w:val="001346C8"/>
    <w:rsid w:val="00136F7C"/>
    <w:rsid w:val="00137848"/>
    <w:rsid w:val="00140738"/>
    <w:rsid w:val="00141ED1"/>
    <w:rsid w:val="0014384D"/>
    <w:rsid w:val="001449BA"/>
    <w:rsid w:val="00146571"/>
    <w:rsid w:val="0015096D"/>
    <w:rsid w:val="00150C72"/>
    <w:rsid w:val="0015435A"/>
    <w:rsid w:val="001545C0"/>
    <w:rsid w:val="0015636D"/>
    <w:rsid w:val="00156CFD"/>
    <w:rsid w:val="00161C7A"/>
    <w:rsid w:val="00161C86"/>
    <w:rsid w:val="00162340"/>
    <w:rsid w:val="00163181"/>
    <w:rsid w:val="00163C8A"/>
    <w:rsid w:val="00164074"/>
    <w:rsid w:val="001678DE"/>
    <w:rsid w:val="00167A2C"/>
    <w:rsid w:val="00167A36"/>
    <w:rsid w:val="00167D6A"/>
    <w:rsid w:val="00170475"/>
    <w:rsid w:val="0017225E"/>
    <w:rsid w:val="001730B5"/>
    <w:rsid w:val="00174210"/>
    <w:rsid w:val="0017545A"/>
    <w:rsid w:val="00177291"/>
    <w:rsid w:val="001805FD"/>
    <w:rsid w:val="00183DDC"/>
    <w:rsid w:val="0018491D"/>
    <w:rsid w:val="00184ECE"/>
    <w:rsid w:val="00185DBC"/>
    <w:rsid w:val="00186BD7"/>
    <w:rsid w:val="00190138"/>
    <w:rsid w:val="00190F9D"/>
    <w:rsid w:val="00191B4D"/>
    <w:rsid w:val="001938BB"/>
    <w:rsid w:val="00193A00"/>
    <w:rsid w:val="00193C45"/>
    <w:rsid w:val="00194267"/>
    <w:rsid w:val="00194E46"/>
    <w:rsid w:val="00196BC9"/>
    <w:rsid w:val="001A0233"/>
    <w:rsid w:val="001A0528"/>
    <w:rsid w:val="001A333B"/>
    <w:rsid w:val="001A33A1"/>
    <w:rsid w:val="001A619A"/>
    <w:rsid w:val="001A720A"/>
    <w:rsid w:val="001A7ACA"/>
    <w:rsid w:val="001B03A6"/>
    <w:rsid w:val="001B0629"/>
    <w:rsid w:val="001B14A0"/>
    <w:rsid w:val="001B4442"/>
    <w:rsid w:val="001B4CAB"/>
    <w:rsid w:val="001B4DD2"/>
    <w:rsid w:val="001B6B05"/>
    <w:rsid w:val="001B7031"/>
    <w:rsid w:val="001B7605"/>
    <w:rsid w:val="001B7A20"/>
    <w:rsid w:val="001B7F3F"/>
    <w:rsid w:val="001C0D57"/>
    <w:rsid w:val="001C152E"/>
    <w:rsid w:val="001C220A"/>
    <w:rsid w:val="001C255E"/>
    <w:rsid w:val="001C2941"/>
    <w:rsid w:val="001C4675"/>
    <w:rsid w:val="001C4FBB"/>
    <w:rsid w:val="001C59C9"/>
    <w:rsid w:val="001D13D5"/>
    <w:rsid w:val="001D2139"/>
    <w:rsid w:val="001D3A54"/>
    <w:rsid w:val="001D3B14"/>
    <w:rsid w:val="001D4226"/>
    <w:rsid w:val="001D46F7"/>
    <w:rsid w:val="001D7C86"/>
    <w:rsid w:val="001E23EA"/>
    <w:rsid w:val="001E27DE"/>
    <w:rsid w:val="001E3186"/>
    <w:rsid w:val="001E3DE9"/>
    <w:rsid w:val="001E418E"/>
    <w:rsid w:val="001E4587"/>
    <w:rsid w:val="001E4993"/>
    <w:rsid w:val="001E5756"/>
    <w:rsid w:val="001E5AA2"/>
    <w:rsid w:val="001E6004"/>
    <w:rsid w:val="001E628F"/>
    <w:rsid w:val="001E64D7"/>
    <w:rsid w:val="001E6B79"/>
    <w:rsid w:val="001E6EC3"/>
    <w:rsid w:val="001E72FF"/>
    <w:rsid w:val="001E7A82"/>
    <w:rsid w:val="001F0C03"/>
    <w:rsid w:val="001F0F90"/>
    <w:rsid w:val="001F0F9C"/>
    <w:rsid w:val="001F16CD"/>
    <w:rsid w:val="001F3563"/>
    <w:rsid w:val="001F3DC4"/>
    <w:rsid w:val="001F6CBD"/>
    <w:rsid w:val="001F6F4E"/>
    <w:rsid w:val="00201123"/>
    <w:rsid w:val="002012A5"/>
    <w:rsid w:val="00203A6B"/>
    <w:rsid w:val="00204928"/>
    <w:rsid w:val="00205142"/>
    <w:rsid w:val="002055D1"/>
    <w:rsid w:val="0020678F"/>
    <w:rsid w:val="002067C2"/>
    <w:rsid w:val="00207B5E"/>
    <w:rsid w:val="00207E47"/>
    <w:rsid w:val="00207F84"/>
    <w:rsid w:val="0021065D"/>
    <w:rsid w:val="002114FD"/>
    <w:rsid w:val="00211706"/>
    <w:rsid w:val="00212072"/>
    <w:rsid w:val="00213078"/>
    <w:rsid w:val="00213562"/>
    <w:rsid w:val="002159CC"/>
    <w:rsid w:val="00216290"/>
    <w:rsid w:val="00216344"/>
    <w:rsid w:val="002172B6"/>
    <w:rsid w:val="002177F6"/>
    <w:rsid w:val="002220E2"/>
    <w:rsid w:val="0022292B"/>
    <w:rsid w:val="00223125"/>
    <w:rsid w:val="002236ED"/>
    <w:rsid w:val="00225F4E"/>
    <w:rsid w:val="00226462"/>
    <w:rsid w:val="00226791"/>
    <w:rsid w:val="0022758B"/>
    <w:rsid w:val="002310F5"/>
    <w:rsid w:val="00233400"/>
    <w:rsid w:val="00233A56"/>
    <w:rsid w:val="002357EB"/>
    <w:rsid w:val="0024101A"/>
    <w:rsid w:val="00241744"/>
    <w:rsid w:val="00243314"/>
    <w:rsid w:val="00243371"/>
    <w:rsid w:val="00244677"/>
    <w:rsid w:val="00245A70"/>
    <w:rsid w:val="00246664"/>
    <w:rsid w:val="00246C9F"/>
    <w:rsid w:val="00251BBC"/>
    <w:rsid w:val="0025248E"/>
    <w:rsid w:val="002525D9"/>
    <w:rsid w:val="0025330B"/>
    <w:rsid w:val="00253414"/>
    <w:rsid w:val="002543D4"/>
    <w:rsid w:val="002603C7"/>
    <w:rsid w:val="0026372A"/>
    <w:rsid w:val="00263730"/>
    <w:rsid w:val="00264056"/>
    <w:rsid w:val="00265293"/>
    <w:rsid w:val="0026740E"/>
    <w:rsid w:val="002719F1"/>
    <w:rsid w:val="00272BFE"/>
    <w:rsid w:val="00273083"/>
    <w:rsid w:val="00274682"/>
    <w:rsid w:val="00274B83"/>
    <w:rsid w:val="002774D4"/>
    <w:rsid w:val="00280E72"/>
    <w:rsid w:val="00280F1E"/>
    <w:rsid w:val="00281BDC"/>
    <w:rsid w:val="002834A3"/>
    <w:rsid w:val="00290F13"/>
    <w:rsid w:val="00291935"/>
    <w:rsid w:val="002936CB"/>
    <w:rsid w:val="002951A4"/>
    <w:rsid w:val="002953F2"/>
    <w:rsid w:val="0029586B"/>
    <w:rsid w:val="00295DE8"/>
    <w:rsid w:val="00296370"/>
    <w:rsid w:val="00297B04"/>
    <w:rsid w:val="002A015A"/>
    <w:rsid w:val="002A10A8"/>
    <w:rsid w:val="002A14B5"/>
    <w:rsid w:val="002A26F0"/>
    <w:rsid w:val="002A5560"/>
    <w:rsid w:val="002A677D"/>
    <w:rsid w:val="002A6C00"/>
    <w:rsid w:val="002A6C04"/>
    <w:rsid w:val="002A706B"/>
    <w:rsid w:val="002A7AAF"/>
    <w:rsid w:val="002B04C3"/>
    <w:rsid w:val="002B1968"/>
    <w:rsid w:val="002B2A81"/>
    <w:rsid w:val="002B3FD8"/>
    <w:rsid w:val="002B4A98"/>
    <w:rsid w:val="002B4C0A"/>
    <w:rsid w:val="002B520F"/>
    <w:rsid w:val="002B7CB1"/>
    <w:rsid w:val="002C0737"/>
    <w:rsid w:val="002C1B3A"/>
    <w:rsid w:val="002C22BF"/>
    <w:rsid w:val="002C3183"/>
    <w:rsid w:val="002C39F5"/>
    <w:rsid w:val="002C6671"/>
    <w:rsid w:val="002D02D6"/>
    <w:rsid w:val="002D0AE7"/>
    <w:rsid w:val="002D2B1B"/>
    <w:rsid w:val="002D5774"/>
    <w:rsid w:val="002D64FC"/>
    <w:rsid w:val="002D6B17"/>
    <w:rsid w:val="002D75B4"/>
    <w:rsid w:val="002E1528"/>
    <w:rsid w:val="002E1A6A"/>
    <w:rsid w:val="002E1F72"/>
    <w:rsid w:val="002E2386"/>
    <w:rsid w:val="002E3FD0"/>
    <w:rsid w:val="002E5413"/>
    <w:rsid w:val="002E5BB5"/>
    <w:rsid w:val="002E5C4C"/>
    <w:rsid w:val="002E695A"/>
    <w:rsid w:val="002E6DA8"/>
    <w:rsid w:val="002E7B49"/>
    <w:rsid w:val="002F01BF"/>
    <w:rsid w:val="002F11AC"/>
    <w:rsid w:val="002F2152"/>
    <w:rsid w:val="002F6206"/>
    <w:rsid w:val="002F7E3B"/>
    <w:rsid w:val="00300D36"/>
    <w:rsid w:val="003022FC"/>
    <w:rsid w:val="00304115"/>
    <w:rsid w:val="00304326"/>
    <w:rsid w:val="00306836"/>
    <w:rsid w:val="00307EC1"/>
    <w:rsid w:val="00313862"/>
    <w:rsid w:val="00314937"/>
    <w:rsid w:val="0031517C"/>
    <w:rsid w:val="003151BC"/>
    <w:rsid w:val="0031539F"/>
    <w:rsid w:val="003158CC"/>
    <w:rsid w:val="003212C8"/>
    <w:rsid w:val="00322212"/>
    <w:rsid w:val="00323752"/>
    <w:rsid w:val="003273CD"/>
    <w:rsid w:val="00331534"/>
    <w:rsid w:val="00331EDE"/>
    <w:rsid w:val="00332AF1"/>
    <w:rsid w:val="00332DD5"/>
    <w:rsid w:val="00335A00"/>
    <w:rsid w:val="003369D4"/>
    <w:rsid w:val="00337ECB"/>
    <w:rsid w:val="00337FF7"/>
    <w:rsid w:val="00343921"/>
    <w:rsid w:val="00344495"/>
    <w:rsid w:val="003444E3"/>
    <w:rsid w:val="0034506B"/>
    <w:rsid w:val="00345E23"/>
    <w:rsid w:val="0034601E"/>
    <w:rsid w:val="00346454"/>
    <w:rsid w:val="003504FC"/>
    <w:rsid w:val="003516EE"/>
    <w:rsid w:val="00352845"/>
    <w:rsid w:val="003540BA"/>
    <w:rsid w:val="003543E4"/>
    <w:rsid w:val="00355C2D"/>
    <w:rsid w:val="00356C8B"/>
    <w:rsid w:val="00357861"/>
    <w:rsid w:val="003648C6"/>
    <w:rsid w:val="003663DA"/>
    <w:rsid w:val="003702F7"/>
    <w:rsid w:val="00370BE4"/>
    <w:rsid w:val="00371279"/>
    <w:rsid w:val="00371EA9"/>
    <w:rsid w:val="00373A7C"/>
    <w:rsid w:val="003742D8"/>
    <w:rsid w:val="003746D8"/>
    <w:rsid w:val="0037477C"/>
    <w:rsid w:val="00374CEA"/>
    <w:rsid w:val="00375FC8"/>
    <w:rsid w:val="00377A5C"/>
    <w:rsid w:val="00381288"/>
    <w:rsid w:val="00381508"/>
    <w:rsid w:val="003823C2"/>
    <w:rsid w:val="00384AEF"/>
    <w:rsid w:val="00385B4D"/>
    <w:rsid w:val="0038641B"/>
    <w:rsid w:val="00386714"/>
    <w:rsid w:val="00387DDE"/>
    <w:rsid w:val="003909F7"/>
    <w:rsid w:val="00392638"/>
    <w:rsid w:val="0039281C"/>
    <w:rsid w:val="00393EA0"/>
    <w:rsid w:val="0039442C"/>
    <w:rsid w:val="00394DA0"/>
    <w:rsid w:val="0039798F"/>
    <w:rsid w:val="00397ECE"/>
    <w:rsid w:val="003A13F0"/>
    <w:rsid w:val="003A50DA"/>
    <w:rsid w:val="003B0F0D"/>
    <w:rsid w:val="003B3B83"/>
    <w:rsid w:val="003B3E6A"/>
    <w:rsid w:val="003B493A"/>
    <w:rsid w:val="003B6E31"/>
    <w:rsid w:val="003B7187"/>
    <w:rsid w:val="003B73F3"/>
    <w:rsid w:val="003B7518"/>
    <w:rsid w:val="003C15E6"/>
    <w:rsid w:val="003C1FE0"/>
    <w:rsid w:val="003C5B95"/>
    <w:rsid w:val="003C5FB7"/>
    <w:rsid w:val="003C6959"/>
    <w:rsid w:val="003D0EEF"/>
    <w:rsid w:val="003D13E5"/>
    <w:rsid w:val="003D1D7B"/>
    <w:rsid w:val="003D3015"/>
    <w:rsid w:val="003D3028"/>
    <w:rsid w:val="003D397E"/>
    <w:rsid w:val="003D62B3"/>
    <w:rsid w:val="003D64A8"/>
    <w:rsid w:val="003D7203"/>
    <w:rsid w:val="003D79ED"/>
    <w:rsid w:val="003E2450"/>
    <w:rsid w:val="003E255E"/>
    <w:rsid w:val="003E32BF"/>
    <w:rsid w:val="003E3CFB"/>
    <w:rsid w:val="003E4D86"/>
    <w:rsid w:val="003E5426"/>
    <w:rsid w:val="003E5504"/>
    <w:rsid w:val="003E7D32"/>
    <w:rsid w:val="003F0A08"/>
    <w:rsid w:val="003F0D21"/>
    <w:rsid w:val="003F0E3D"/>
    <w:rsid w:val="003F5C96"/>
    <w:rsid w:val="003F6414"/>
    <w:rsid w:val="003F69CD"/>
    <w:rsid w:val="0040320B"/>
    <w:rsid w:val="00404331"/>
    <w:rsid w:val="00406776"/>
    <w:rsid w:val="00406FCA"/>
    <w:rsid w:val="00407187"/>
    <w:rsid w:val="00410477"/>
    <w:rsid w:val="00410EC4"/>
    <w:rsid w:val="00412137"/>
    <w:rsid w:val="0041324A"/>
    <w:rsid w:val="004136E8"/>
    <w:rsid w:val="004141B2"/>
    <w:rsid w:val="004144EA"/>
    <w:rsid w:val="004168FC"/>
    <w:rsid w:val="00416C69"/>
    <w:rsid w:val="004172A1"/>
    <w:rsid w:val="00421906"/>
    <w:rsid w:val="004251DA"/>
    <w:rsid w:val="00425F7C"/>
    <w:rsid w:val="0042638E"/>
    <w:rsid w:val="004268BD"/>
    <w:rsid w:val="00433A87"/>
    <w:rsid w:val="004350FA"/>
    <w:rsid w:val="0043565D"/>
    <w:rsid w:val="0043701D"/>
    <w:rsid w:val="00437F88"/>
    <w:rsid w:val="00441266"/>
    <w:rsid w:val="00442695"/>
    <w:rsid w:val="00442E71"/>
    <w:rsid w:val="00443021"/>
    <w:rsid w:val="00444CF8"/>
    <w:rsid w:val="00451054"/>
    <w:rsid w:val="0045398F"/>
    <w:rsid w:val="00454AAF"/>
    <w:rsid w:val="00454BA3"/>
    <w:rsid w:val="00456D2C"/>
    <w:rsid w:val="00457766"/>
    <w:rsid w:val="00460146"/>
    <w:rsid w:val="00460AC6"/>
    <w:rsid w:val="00463673"/>
    <w:rsid w:val="00464207"/>
    <w:rsid w:val="004644D0"/>
    <w:rsid w:val="004651E6"/>
    <w:rsid w:val="0046721F"/>
    <w:rsid w:val="004702EB"/>
    <w:rsid w:val="0047200C"/>
    <w:rsid w:val="00476CD1"/>
    <w:rsid w:val="004802EE"/>
    <w:rsid w:val="0048313F"/>
    <w:rsid w:val="004834C7"/>
    <w:rsid w:val="00483F0D"/>
    <w:rsid w:val="00484DCE"/>
    <w:rsid w:val="00485BC8"/>
    <w:rsid w:val="00487D20"/>
    <w:rsid w:val="00491DE4"/>
    <w:rsid w:val="00491FA3"/>
    <w:rsid w:val="00492158"/>
    <w:rsid w:val="004934C8"/>
    <w:rsid w:val="004940EF"/>
    <w:rsid w:val="00494515"/>
    <w:rsid w:val="00494DBB"/>
    <w:rsid w:val="00495295"/>
    <w:rsid w:val="00497B23"/>
    <w:rsid w:val="004A0049"/>
    <w:rsid w:val="004A04FF"/>
    <w:rsid w:val="004A100F"/>
    <w:rsid w:val="004A45F0"/>
    <w:rsid w:val="004A4B0E"/>
    <w:rsid w:val="004A4B95"/>
    <w:rsid w:val="004A5422"/>
    <w:rsid w:val="004A570A"/>
    <w:rsid w:val="004A5DC8"/>
    <w:rsid w:val="004A6610"/>
    <w:rsid w:val="004A7526"/>
    <w:rsid w:val="004B09FA"/>
    <w:rsid w:val="004B1812"/>
    <w:rsid w:val="004B2169"/>
    <w:rsid w:val="004B3458"/>
    <w:rsid w:val="004B3CCD"/>
    <w:rsid w:val="004B5FB3"/>
    <w:rsid w:val="004B6731"/>
    <w:rsid w:val="004B7401"/>
    <w:rsid w:val="004C024C"/>
    <w:rsid w:val="004C03C3"/>
    <w:rsid w:val="004C25DF"/>
    <w:rsid w:val="004C3540"/>
    <w:rsid w:val="004C46F8"/>
    <w:rsid w:val="004C511D"/>
    <w:rsid w:val="004C662B"/>
    <w:rsid w:val="004C6C54"/>
    <w:rsid w:val="004C7248"/>
    <w:rsid w:val="004D0BF5"/>
    <w:rsid w:val="004D16BB"/>
    <w:rsid w:val="004D16D9"/>
    <w:rsid w:val="004D1AC7"/>
    <w:rsid w:val="004D1CEC"/>
    <w:rsid w:val="004D2A7A"/>
    <w:rsid w:val="004D342A"/>
    <w:rsid w:val="004D3960"/>
    <w:rsid w:val="004D515E"/>
    <w:rsid w:val="004D5F64"/>
    <w:rsid w:val="004E1FCE"/>
    <w:rsid w:val="004E20BB"/>
    <w:rsid w:val="004E2F8E"/>
    <w:rsid w:val="004E6F34"/>
    <w:rsid w:val="004E7101"/>
    <w:rsid w:val="004F073A"/>
    <w:rsid w:val="004F0AD6"/>
    <w:rsid w:val="004F0DB0"/>
    <w:rsid w:val="004F12B4"/>
    <w:rsid w:val="004F135E"/>
    <w:rsid w:val="004F1913"/>
    <w:rsid w:val="004F380E"/>
    <w:rsid w:val="004F4697"/>
    <w:rsid w:val="004F52E6"/>
    <w:rsid w:val="004F5D61"/>
    <w:rsid w:val="004F600B"/>
    <w:rsid w:val="004F6E16"/>
    <w:rsid w:val="00502C2F"/>
    <w:rsid w:val="00504645"/>
    <w:rsid w:val="00504914"/>
    <w:rsid w:val="00505A14"/>
    <w:rsid w:val="00510BE1"/>
    <w:rsid w:val="00511981"/>
    <w:rsid w:val="00512E1F"/>
    <w:rsid w:val="00513D3A"/>
    <w:rsid w:val="00513D72"/>
    <w:rsid w:val="00514E42"/>
    <w:rsid w:val="005170FA"/>
    <w:rsid w:val="00520A59"/>
    <w:rsid w:val="0052200D"/>
    <w:rsid w:val="005229C4"/>
    <w:rsid w:val="00522E87"/>
    <w:rsid w:val="0052494D"/>
    <w:rsid w:val="005253C4"/>
    <w:rsid w:val="00526BAC"/>
    <w:rsid w:val="0052735A"/>
    <w:rsid w:val="0052798C"/>
    <w:rsid w:val="00530737"/>
    <w:rsid w:val="00532BE1"/>
    <w:rsid w:val="0053340D"/>
    <w:rsid w:val="005343D7"/>
    <w:rsid w:val="00535597"/>
    <w:rsid w:val="00536D3B"/>
    <w:rsid w:val="00536F5D"/>
    <w:rsid w:val="00543495"/>
    <w:rsid w:val="00543B9D"/>
    <w:rsid w:val="00544BB3"/>
    <w:rsid w:val="00546264"/>
    <w:rsid w:val="00546490"/>
    <w:rsid w:val="00546FB8"/>
    <w:rsid w:val="005508A3"/>
    <w:rsid w:val="005510A5"/>
    <w:rsid w:val="005515B5"/>
    <w:rsid w:val="00551D91"/>
    <w:rsid w:val="0055400D"/>
    <w:rsid w:val="00555949"/>
    <w:rsid w:val="00555B34"/>
    <w:rsid w:val="00556FCC"/>
    <w:rsid w:val="005570E3"/>
    <w:rsid w:val="0055726F"/>
    <w:rsid w:val="00561095"/>
    <w:rsid w:val="00562E2F"/>
    <w:rsid w:val="00563540"/>
    <w:rsid w:val="0056473A"/>
    <w:rsid w:val="00564E4D"/>
    <w:rsid w:val="00564F4B"/>
    <w:rsid w:val="00565082"/>
    <w:rsid w:val="005703E9"/>
    <w:rsid w:val="0057147E"/>
    <w:rsid w:val="00571BEC"/>
    <w:rsid w:val="00572898"/>
    <w:rsid w:val="00573480"/>
    <w:rsid w:val="00575053"/>
    <w:rsid w:val="00575E65"/>
    <w:rsid w:val="00577876"/>
    <w:rsid w:val="00577C6D"/>
    <w:rsid w:val="005811B0"/>
    <w:rsid w:val="005822B7"/>
    <w:rsid w:val="00582B64"/>
    <w:rsid w:val="00583799"/>
    <w:rsid w:val="005846F6"/>
    <w:rsid w:val="00584DC8"/>
    <w:rsid w:val="00585146"/>
    <w:rsid w:val="005873B8"/>
    <w:rsid w:val="0058778A"/>
    <w:rsid w:val="0059102A"/>
    <w:rsid w:val="00591A5D"/>
    <w:rsid w:val="005922DB"/>
    <w:rsid w:val="00593270"/>
    <w:rsid w:val="00593313"/>
    <w:rsid w:val="00593843"/>
    <w:rsid w:val="0059623D"/>
    <w:rsid w:val="00596548"/>
    <w:rsid w:val="005A008D"/>
    <w:rsid w:val="005A0E4E"/>
    <w:rsid w:val="005A0FE2"/>
    <w:rsid w:val="005A230F"/>
    <w:rsid w:val="005A2FA7"/>
    <w:rsid w:val="005A50B0"/>
    <w:rsid w:val="005B2670"/>
    <w:rsid w:val="005B3076"/>
    <w:rsid w:val="005B3779"/>
    <w:rsid w:val="005B3923"/>
    <w:rsid w:val="005B3C86"/>
    <w:rsid w:val="005B401D"/>
    <w:rsid w:val="005C00AC"/>
    <w:rsid w:val="005C1DBF"/>
    <w:rsid w:val="005C2059"/>
    <w:rsid w:val="005C2E29"/>
    <w:rsid w:val="005C5F3A"/>
    <w:rsid w:val="005C6D56"/>
    <w:rsid w:val="005C6EEF"/>
    <w:rsid w:val="005D0C51"/>
    <w:rsid w:val="005D1131"/>
    <w:rsid w:val="005D1EE0"/>
    <w:rsid w:val="005D3AA6"/>
    <w:rsid w:val="005D47C8"/>
    <w:rsid w:val="005D51FD"/>
    <w:rsid w:val="005D5F42"/>
    <w:rsid w:val="005D712E"/>
    <w:rsid w:val="005D7A97"/>
    <w:rsid w:val="005E0C02"/>
    <w:rsid w:val="005E0C83"/>
    <w:rsid w:val="005E4677"/>
    <w:rsid w:val="005E58F2"/>
    <w:rsid w:val="005E6332"/>
    <w:rsid w:val="005E7E4D"/>
    <w:rsid w:val="005F1180"/>
    <w:rsid w:val="005F15B6"/>
    <w:rsid w:val="005F164C"/>
    <w:rsid w:val="005F362B"/>
    <w:rsid w:val="005F390D"/>
    <w:rsid w:val="005F3E27"/>
    <w:rsid w:val="005F5095"/>
    <w:rsid w:val="005F5D7C"/>
    <w:rsid w:val="005F68B8"/>
    <w:rsid w:val="00602073"/>
    <w:rsid w:val="00602197"/>
    <w:rsid w:val="00603C70"/>
    <w:rsid w:val="00604017"/>
    <w:rsid w:val="006045EA"/>
    <w:rsid w:val="00604B57"/>
    <w:rsid w:val="006060EF"/>
    <w:rsid w:val="00606FDD"/>
    <w:rsid w:val="006078CA"/>
    <w:rsid w:val="006105AC"/>
    <w:rsid w:val="00611239"/>
    <w:rsid w:val="00611B5E"/>
    <w:rsid w:val="00612268"/>
    <w:rsid w:val="00612341"/>
    <w:rsid w:val="006131CD"/>
    <w:rsid w:val="00615381"/>
    <w:rsid w:val="0061659D"/>
    <w:rsid w:val="00621B88"/>
    <w:rsid w:val="00622278"/>
    <w:rsid w:val="006222F6"/>
    <w:rsid w:val="00622BE4"/>
    <w:rsid w:val="00623562"/>
    <w:rsid w:val="006240AC"/>
    <w:rsid w:val="006248EB"/>
    <w:rsid w:val="0062660B"/>
    <w:rsid w:val="00626F86"/>
    <w:rsid w:val="006271FE"/>
    <w:rsid w:val="00627294"/>
    <w:rsid w:val="006312DB"/>
    <w:rsid w:val="006315D2"/>
    <w:rsid w:val="006323AD"/>
    <w:rsid w:val="00637445"/>
    <w:rsid w:val="00637715"/>
    <w:rsid w:val="00640D16"/>
    <w:rsid w:val="0064327A"/>
    <w:rsid w:val="00643E03"/>
    <w:rsid w:val="00644AD9"/>
    <w:rsid w:val="006470C4"/>
    <w:rsid w:val="0064759D"/>
    <w:rsid w:val="00650A62"/>
    <w:rsid w:val="0065491F"/>
    <w:rsid w:val="00656649"/>
    <w:rsid w:val="00656A48"/>
    <w:rsid w:val="00657387"/>
    <w:rsid w:val="0065794E"/>
    <w:rsid w:val="006612EF"/>
    <w:rsid w:val="006612F9"/>
    <w:rsid w:val="00661D31"/>
    <w:rsid w:val="006628F0"/>
    <w:rsid w:val="006643BE"/>
    <w:rsid w:val="006651CA"/>
    <w:rsid w:val="00666B44"/>
    <w:rsid w:val="00667B67"/>
    <w:rsid w:val="00667D2C"/>
    <w:rsid w:val="00671084"/>
    <w:rsid w:val="00672F67"/>
    <w:rsid w:val="00677B2B"/>
    <w:rsid w:val="00681234"/>
    <w:rsid w:val="00681C87"/>
    <w:rsid w:val="00682F5B"/>
    <w:rsid w:val="006863B0"/>
    <w:rsid w:val="006876C1"/>
    <w:rsid w:val="00687E6E"/>
    <w:rsid w:val="006903A6"/>
    <w:rsid w:val="00690BF5"/>
    <w:rsid w:val="00693001"/>
    <w:rsid w:val="00693600"/>
    <w:rsid w:val="0069385E"/>
    <w:rsid w:val="00694D97"/>
    <w:rsid w:val="006961D0"/>
    <w:rsid w:val="0069652F"/>
    <w:rsid w:val="00696F0E"/>
    <w:rsid w:val="00696F74"/>
    <w:rsid w:val="006979E8"/>
    <w:rsid w:val="006A0617"/>
    <w:rsid w:val="006A1C58"/>
    <w:rsid w:val="006A25E7"/>
    <w:rsid w:val="006A3B3C"/>
    <w:rsid w:val="006A3B76"/>
    <w:rsid w:val="006A4C4B"/>
    <w:rsid w:val="006A5E85"/>
    <w:rsid w:val="006B0899"/>
    <w:rsid w:val="006B1023"/>
    <w:rsid w:val="006B131B"/>
    <w:rsid w:val="006B18CD"/>
    <w:rsid w:val="006B19EC"/>
    <w:rsid w:val="006B1F47"/>
    <w:rsid w:val="006B2188"/>
    <w:rsid w:val="006B3C30"/>
    <w:rsid w:val="006B4EB7"/>
    <w:rsid w:val="006B6E77"/>
    <w:rsid w:val="006B7B5F"/>
    <w:rsid w:val="006C112D"/>
    <w:rsid w:val="006C129F"/>
    <w:rsid w:val="006C12D7"/>
    <w:rsid w:val="006C2E2F"/>
    <w:rsid w:val="006C4B3F"/>
    <w:rsid w:val="006C53BB"/>
    <w:rsid w:val="006C5EC9"/>
    <w:rsid w:val="006C6147"/>
    <w:rsid w:val="006D0867"/>
    <w:rsid w:val="006D0B76"/>
    <w:rsid w:val="006D285E"/>
    <w:rsid w:val="006D38A5"/>
    <w:rsid w:val="006D3A6B"/>
    <w:rsid w:val="006D4F89"/>
    <w:rsid w:val="006D52FD"/>
    <w:rsid w:val="006D53DC"/>
    <w:rsid w:val="006E0544"/>
    <w:rsid w:val="006E1099"/>
    <w:rsid w:val="006E2FF1"/>
    <w:rsid w:val="006E3A96"/>
    <w:rsid w:val="006E415E"/>
    <w:rsid w:val="006E6EF1"/>
    <w:rsid w:val="006E7725"/>
    <w:rsid w:val="006E78B6"/>
    <w:rsid w:val="006E7C24"/>
    <w:rsid w:val="006F0656"/>
    <w:rsid w:val="006F0BA2"/>
    <w:rsid w:val="006F1E7F"/>
    <w:rsid w:val="006F23DE"/>
    <w:rsid w:val="006F330B"/>
    <w:rsid w:val="006F4253"/>
    <w:rsid w:val="006F5DC4"/>
    <w:rsid w:val="006F6D14"/>
    <w:rsid w:val="006F73D4"/>
    <w:rsid w:val="00701369"/>
    <w:rsid w:val="007025AA"/>
    <w:rsid w:val="00703253"/>
    <w:rsid w:val="00705221"/>
    <w:rsid w:val="00705D82"/>
    <w:rsid w:val="00706066"/>
    <w:rsid w:val="00707E12"/>
    <w:rsid w:val="00710B57"/>
    <w:rsid w:val="00710E01"/>
    <w:rsid w:val="00714422"/>
    <w:rsid w:val="0071474A"/>
    <w:rsid w:val="00715172"/>
    <w:rsid w:val="00715D12"/>
    <w:rsid w:val="00716CBD"/>
    <w:rsid w:val="00717C33"/>
    <w:rsid w:val="00720F8F"/>
    <w:rsid w:val="00721140"/>
    <w:rsid w:val="00723353"/>
    <w:rsid w:val="00724488"/>
    <w:rsid w:val="00726019"/>
    <w:rsid w:val="00726648"/>
    <w:rsid w:val="00730DC8"/>
    <w:rsid w:val="00731AE4"/>
    <w:rsid w:val="00733B84"/>
    <w:rsid w:val="00735A24"/>
    <w:rsid w:val="00735C4F"/>
    <w:rsid w:val="00740BCB"/>
    <w:rsid w:val="00740C61"/>
    <w:rsid w:val="00741627"/>
    <w:rsid w:val="00742473"/>
    <w:rsid w:val="00744931"/>
    <w:rsid w:val="00747349"/>
    <w:rsid w:val="00750330"/>
    <w:rsid w:val="00751283"/>
    <w:rsid w:val="00752B89"/>
    <w:rsid w:val="00752F48"/>
    <w:rsid w:val="00753898"/>
    <w:rsid w:val="00754404"/>
    <w:rsid w:val="00756840"/>
    <w:rsid w:val="00756D59"/>
    <w:rsid w:val="00761EEE"/>
    <w:rsid w:val="00763308"/>
    <w:rsid w:val="00764091"/>
    <w:rsid w:val="00766F62"/>
    <w:rsid w:val="007670C4"/>
    <w:rsid w:val="007717A0"/>
    <w:rsid w:val="007727A8"/>
    <w:rsid w:val="007749A8"/>
    <w:rsid w:val="007765D7"/>
    <w:rsid w:val="0077671A"/>
    <w:rsid w:val="007778B3"/>
    <w:rsid w:val="00777C16"/>
    <w:rsid w:val="00780109"/>
    <w:rsid w:val="00780527"/>
    <w:rsid w:val="007810F2"/>
    <w:rsid w:val="0078215C"/>
    <w:rsid w:val="00782B8B"/>
    <w:rsid w:val="007857F7"/>
    <w:rsid w:val="00785AD1"/>
    <w:rsid w:val="00786FA2"/>
    <w:rsid w:val="00790A09"/>
    <w:rsid w:val="007919E5"/>
    <w:rsid w:val="00791F02"/>
    <w:rsid w:val="0079212F"/>
    <w:rsid w:val="00792F01"/>
    <w:rsid w:val="00797494"/>
    <w:rsid w:val="007A051F"/>
    <w:rsid w:val="007A1F93"/>
    <w:rsid w:val="007A23F2"/>
    <w:rsid w:val="007A263B"/>
    <w:rsid w:val="007A413D"/>
    <w:rsid w:val="007A4B1D"/>
    <w:rsid w:val="007A5235"/>
    <w:rsid w:val="007A568E"/>
    <w:rsid w:val="007A59BE"/>
    <w:rsid w:val="007A5CB3"/>
    <w:rsid w:val="007A7413"/>
    <w:rsid w:val="007A77DB"/>
    <w:rsid w:val="007A7C74"/>
    <w:rsid w:val="007B0C55"/>
    <w:rsid w:val="007B1306"/>
    <w:rsid w:val="007B26F5"/>
    <w:rsid w:val="007B289F"/>
    <w:rsid w:val="007B39A2"/>
    <w:rsid w:val="007B7D3C"/>
    <w:rsid w:val="007C05EE"/>
    <w:rsid w:val="007C083B"/>
    <w:rsid w:val="007C1054"/>
    <w:rsid w:val="007C1E70"/>
    <w:rsid w:val="007C494A"/>
    <w:rsid w:val="007C5856"/>
    <w:rsid w:val="007C754C"/>
    <w:rsid w:val="007C7AB6"/>
    <w:rsid w:val="007D0883"/>
    <w:rsid w:val="007D1687"/>
    <w:rsid w:val="007D1800"/>
    <w:rsid w:val="007D1AC9"/>
    <w:rsid w:val="007D2873"/>
    <w:rsid w:val="007D2E5B"/>
    <w:rsid w:val="007D4466"/>
    <w:rsid w:val="007D5D86"/>
    <w:rsid w:val="007E0ADA"/>
    <w:rsid w:val="007E0B86"/>
    <w:rsid w:val="007E0DAD"/>
    <w:rsid w:val="007E2C0C"/>
    <w:rsid w:val="007E2FFD"/>
    <w:rsid w:val="007E4242"/>
    <w:rsid w:val="007E4751"/>
    <w:rsid w:val="007E4755"/>
    <w:rsid w:val="007E5EDE"/>
    <w:rsid w:val="007E6244"/>
    <w:rsid w:val="007E6A45"/>
    <w:rsid w:val="007E75A7"/>
    <w:rsid w:val="007F067D"/>
    <w:rsid w:val="007F3DE9"/>
    <w:rsid w:val="007F46E2"/>
    <w:rsid w:val="007F5648"/>
    <w:rsid w:val="007F5D36"/>
    <w:rsid w:val="00800DEB"/>
    <w:rsid w:val="008017AA"/>
    <w:rsid w:val="00803E83"/>
    <w:rsid w:val="0080425D"/>
    <w:rsid w:val="00804627"/>
    <w:rsid w:val="00805DC0"/>
    <w:rsid w:val="00806D99"/>
    <w:rsid w:val="00806FB3"/>
    <w:rsid w:val="00807A4D"/>
    <w:rsid w:val="00810348"/>
    <w:rsid w:val="00810436"/>
    <w:rsid w:val="00812352"/>
    <w:rsid w:val="008123F1"/>
    <w:rsid w:val="00814B0A"/>
    <w:rsid w:val="00814CF8"/>
    <w:rsid w:val="00815048"/>
    <w:rsid w:val="0081560B"/>
    <w:rsid w:val="00816F3C"/>
    <w:rsid w:val="008208D5"/>
    <w:rsid w:val="00821913"/>
    <w:rsid w:val="00824E64"/>
    <w:rsid w:val="00824FEA"/>
    <w:rsid w:val="008263BE"/>
    <w:rsid w:val="00827DE2"/>
    <w:rsid w:val="00827FA0"/>
    <w:rsid w:val="008304F9"/>
    <w:rsid w:val="00831509"/>
    <w:rsid w:val="00832AE9"/>
    <w:rsid w:val="008339CD"/>
    <w:rsid w:val="00833F97"/>
    <w:rsid w:val="00835112"/>
    <w:rsid w:val="00837BCC"/>
    <w:rsid w:val="00840373"/>
    <w:rsid w:val="00840AFB"/>
    <w:rsid w:val="0084103E"/>
    <w:rsid w:val="00842DF4"/>
    <w:rsid w:val="0084401B"/>
    <w:rsid w:val="008446A8"/>
    <w:rsid w:val="00844E5D"/>
    <w:rsid w:val="00845514"/>
    <w:rsid w:val="00847332"/>
    <w:rsid w:val="00851FAC"/>
    <w:rsid w:val="00851FF9"/>
    <w:rsid w:val="00852A34"/>
    <w:rsid w:val="00853C92"/>
    <w:rsid w:val="00854601"/>
    <w:rsid w:val="008564E8"/>
    <w:rsid w:val="008566E8"/>
    <w:rsid w:val="0085702E"/>
    <w:rsid w:val="00857177"/>
    <w:rsid w:val="00857924"/>
    <w:rsid w:val="00860D8D"/>
    <w:rsid w:val="00862078"/>
    <w:rsid w:val="008629FB"/>
    <w:rsid w:val="00864150"/>
    <w:rsid w:val="008645FF"/>
    <w:rsid w:val="0086501F"/>
    <w:rsid w:val="00865282"/>
    <w:rsid w:val="0086536F"/>
    <w:rsid w:val="008666D8"/>
    <w:rsid w:val="00867D67"/>
    <w:rsid w:val="00867F15"/>
    <w:rsid w:val="0087000A"/>
    <w:rsid w:val="00870636"/>
    <w:rsid w:val="00872EF3"/>
    <w:rsid w:val="00873AEB"/>
    <w:rsid w:val="00874DB8"/>
    <w:rsid w:val="00875561"/>
    <w:rsid w:val="00875B67"/>
    <w:rsid w:val="00875FD9"/>
    <w:rsid w:val="0087683E"/>
    <w:rsid w:val="00876C17"/>
    <w:rsid w:val="00876DB1"/>
    <w:rsid w:val="008834BB"/>
    <w:rsid w:val="008854A2"/>
    <w:rsid w:val="0088659F"/>
    <w:rsid w:val="00893BDA"/>
    <w:rsid w:val="008A22A9"/>
    <w:rsid w:val="008A274F"/>
    <w:rsid w:val="008A570B"/>
    <w:rsid w:val="008A5E40"/>
    <w:rsid w:val="008A6BE8"/>
    <w:rsid w:val="008A7723"/>
    <w:rsid w:val="008A7869"/>
    <w:rsid w:val="008B0029"/>
    <w:rsid w:val="008B178C"/>
    <w:rsid w:val="008B1DF3"/>
    <w:rsid w:val="008B2F3F"/>
    <w:rsid w:val="008B3F6C"/>
    <w:rsid w:val="008B6E34"/>
    <w:rsid w:val="008B6E8E"/>
    <w:rsid w:val="008B6F6F"/>
    <w:rsid w:val="008C05D9"/>
    <w:rsid w:val="008C0B9B"/>
    <w:rsid w:val="008C2FCF"/>
    <w:rsid w:val="008C3A53"/>
    <w:rsid w:val="008C62A8"/>
    <w:rsid w:val="008C6F37"/>
    <w:rsid w:val="008D05A4"/>
    <w:rsid w:val="008D0C24"/>
    <w:rsid w:val="008D5B59"/>
    <w:rsid w:val="008D6B4A"/>
    <w:rsid w:val="008E0256"/>
    <w:rsid w:val="008E1428"/>
    <w:rsid w:val="008E15A1"/>
    <w:rsid w:val="008E15EE"/>
    <w:rsid w:val="008E349D"/>
    <w:rsid w:val="008E35EC"/>
    <w:rsid w:val="008E3815"/>
    <w:rsid w:val="008E3F1B"/>
    <w:rsid w:val="008E4702"/>
    <w:rsid w:val="008E542C"/>
    <w:rsid w:val="008E5918"/>
    <w:rsid w:val="008E61A1"/>
    <w:rsid w:val="008E6239"/>
    <w:rsid w:val="008E6255"/>
    <w:rsid w:val="008E71C6"/>
    <w:rsid w:val="008E7277"/>
    <w:rsid w:val="008F05C2"/>
    <w:rsid w:val="008F1628"/>
    <w:rsid w:val="008F2848"/>
    <w:rsid w:val="008F2F2A"/>
    <w:rsid w:val="008F3286"/>
    <w:rsid w:val="008F35BC"/>
    <w:rsid w:val="008F4623"/>
    <w:rsid w:val="009037A7"/>
    <w:rsid w:val="00903E85"/>
    <w:rsid w:val="00905583"/>
    <w:rsid w:val="009075A7"/>
    <w:rsid w:val="009127E1"/>
    <w:rsid w:val="009129BE"/>
    <w:rsid w:val="00912C78"/>
    <w:rsid w:val="00914AD2"/>
    <w:rsid w:val="009155D3"/>
    <w:rsid w:val="00915AFA"/>
    <w:rsid w:val="009167FF"/>
    <w:rsid w:val="009172AD"/>
    <w:rsid w:val="00920045"/>
    <w:rsid w:val="00922148"/>
    <w:rsid w:val="00923CA1"/>
    <w:rsid w:val="009255F8"/>
    <w:rsid w:val="00925C19"/>
    <w:rsid w:val="00927847"/>
    <w:rsid w:val="0093217E"/>
    <w:rsid w:val="00932866"/>
    <w:rsid w:val="009336D2"/>
    <w:rsid w:val="00934299"/>
    <w:rsid w:val="00934A05"/>
    <w:rsid w:val="00935FBD"/>
    <w:rsid w:val="00941FC3"/>
    <w:rsid w:val="00942BAF"/>
    <w:rsid w:val="00943B04"/>
    <w:rsid w:val="00944610"/>
    <w:rsid w:val="00945116"/>
    <w:rsid w:val="0094564F"/>
    <w:rsid w:val="00945E7B"/>
    <w:rsid w:val="00946EFB"/>
    <w:rsid w:val="009475E0"/>
    <w:rsid w:val="009509CD"/>
    <w:rsid w:val="00950C01"/>
    <w:rsid w:val="0095162C"/>
    <w:rsid w:val="00951DE1"/>
    <w:rsid w:val="0095218F"/>
    <w:rsid w:val="00952531"/>
    <w:rsid w:val="00952576"/>
    <w:rsid w:val="00952E5A"/>
    <w:rsid w:val="00953DA2"/>
    <w:rsid w:val="00954981"/>
    <w:rsid w:val="00955A31"/>
    <w:rsid w:val="00964301"/>
    <w:rsid w:val="00965B8F"/>
    <w:rsid w:val="00966B9B"/>
    <w:rsid w:val="00967810"/>
    <w:rsid w:val="00970736"/>
    <w:rsid w:val="009718AC"/>
    <w:rsid w:val="00971B6A"/>
    <w:rsid w:val="00972E0F"/>
    <w:rsid w:val="009757D7"/>
    <w:rsid w:val="0098266C"/>
    <w:rsid w:val="0098280D"/>
    <w:rsid w:val="0098427B"/>
    <w:rsid w:val="00985CB5"/>
    <w:rsid w:val="00985EF4"/>
    <w:rsid w:val="00987733"/>
    <w:rsid w:val="00987B4F"/>
    <w:rsid w:val="00990831"/>
    <w:rsid w:val="00990853"/>
    <w:rsid w:val="00990E63"/>
    <w:rsid w:val="009911A1"/>
    <w:rsid w:val="00993ADD"/>
    <w:rsid w:val="00995783"/>
    <w:rsid w:val="0099620D"/>
    <w:rsid w:val="0099679D"/>
    <w:rsid w:val="009973A3"/>
    <w:rsid w:val="009A1041"/>
    <w:rsid w:val="009A4C26"/>
    <w:rsid w:val="009A539E"/>
    <w:rsid w:val="009A53B0"/>
    <w:rsid w:val="009A7DBE"/>
    <w:rsid w:val="009B0CCB"/>
    <w:rsid w:val="009B4CFD"/>
    <w:rsid w:val="009B5364"/>
    <w:rsid w:val="009B5385"/>
    <w:rsid w:val="009B5D46"/>
    <w:rsid w:val="009B5F4B"/>
    <w:rsid w:val="009B67D7"/>
    <w:rsid w:val="009B6A9C"/>
    <w:rsid w:val="009C02F1"/>
    <w:rsid w:val="009C1422"/>
    <w:rsid w:val="009C1A82"/>
    <w:rsid w:val="009C3014"/>
    <w:rsid w:val="009C3194"/>
    <w:rsid w:val="009C3ECD"/>
    <w:rsid w:val="009C54FD"/>
    <w:rsid w:val="009C63E7"/>
    <w:rsid w:val="009C795D"/>
    <w:rsid w:val="009D0221"/>
    <w:rsid w:val="009D16FE"/>
    <w:rsid w:val="009D28C6"/>
    <w:rsid w:val="009D2AF7"/>
    <w:rsid w:val="009D4163"/>
    <w:rsid w:val="009D54AC"/>
    <w:rsid w:val="009D64BF"/>
    <w:rsid w:val="009D72B3"/>
    <w:rsid w:val="009D743D"/>
    <w:rsid w:val="009D7A6E"/>
    <w:rsid w:val="009E0101"/>
    <w:rsid w:val="009E20F2"/>
    <w:rsid w:val="009E2501"/>
    <w:rsid w:val="009E25D1"/>
    <w:rsid w:val="009E2D41"/>
    <w:rsid w:val="009E47A9"/>
    <w:rsid w:val="009E6467"/>
    <w:rsid w:val="009E7BFB"/>
    <w:rsid w:val="009E7D3C"/>
    <w:rsid w:val="009F0A02"/>
    <w:rsid w:val="009F0BCD"/>
    <w:rsid w:val="009F22C0"/>
    <w:rsid w:val="009F3005"/>
    <w:rsid w:val="009F4BD6"/>
    <w:rsid w:val="009F6B38"/>
    <w:rsid w:val="009F6F05"/>
    <w:rsid w:val="009F70A4"/>
    <w:rsid w:val="00A00C6C"/>
    <w:rsid w:val="00A00D5C"/>
    <w:rsid w:val="00A05B9C"/>
    <w:rsid w:val="00A07BBE"/>
    <w:rsid w:val="00A10F3F"/>
    <w:rsid w:val="00A11702"/>
    <w:rsid w:val="00A1672D"/>
    <w:rsid w:val="00A2035C"/>
    <w:rsid w:val="00A22228"/>
    <w:rsid w:val="00A2376D"/>
    <w:rsid w:val="00A24138"/>
    <w:rsid w:val="00A25975"/>
    <w:rsid w:val="00A2599A"/>
    <w:rsid w:val="00A25E03"/>
    <w:rsid w:val="00A26316"/>
    <w:rsid w:val="00A27FC4"/>
    <w:rsid w:val="00A318C9"/>
    <w:rsid w:val="00A32113"/>
    <w:rsid w:val="00A344E1"/>
    <w:rsid w:val="00A37E9D"/>
    <w:rsid w:val="00A413A7"/>
    <w:rsid w:val="00A43920"/>
    <w:rsid w:val="00A45481"/>
    <w:rsid w:val="00A45517"/>
    <w:rsid w:val="00A512FB"/>
    <w:rsid w:val="00A51A30"/>
    <w:rsid w:val="00A525B3"/>
    <w:rsid w:val="00A52C8F"/>
    <w:rsid w:val="00A544D2"/>
    <w:rsid w:val="00A54A20"/>
    <w:rsid w:val="00A5502C"/>
    <w:rsid w:val="00A55043"/>
    <w:rsid w:val="00A556A0"/>
    <w:rsid w:val="00A559C6"/>
    <w:rsid w:val="00A5637C"/>
    <w:rsid w:val="00A611A1"/>
    <w:rsid w:val="00A62027"/>
    <w:rsid w:val="00A64E4F"/>
    <w:rsid w:val="00A65F74"/>
    <w:rsid w:val="00A67542"/>
    <w:rsid w:val="00A70B5D"/>
    <w:rsid w:val="00A71E14"/>
    <w:rsid w:val="00A7241D"/>
    <w:rsid w:val="00A72482"/>
    <w:rsid w:val="00A7367A"/>
    <w:rsid w:val="00A73A52"/>
    <w:rsid w:val="00A73DD1"/>
    <w:rsid w:val="00A746D9"/>
    <w:rsid w:val="00A74D55"/>
    <w:rsid w:val="00A76EFA"/>
    <w:rsid w:val="00A8086C"/>
    <w:rsid w:val="00A80A4C"/>
    <w:rsid w:val="00A823EB"/>
    <w:rsid w:val="00A82DCC"/>
    <w:rsid w:val="00A868DB"/>
    <w:rsid w:val="00A902CD"/>
    <w:rsid w:val="00A912B4"/>
    <w:rsid w:val="00A91D1D"/>
    <w:rsid w:val="00A934FB"/>
    <w:rsid w:val="00A945E6"/>
    <w:rsid w:val="00A94C23"/>
    <w:rsid w:val="00A96009"/>
    <w:rsid w:val="00A96227"/>
    <w:rsid w:val="00A97304"/>
    <w:rsid w:val="00AA230D"/>
    <w:rsid w:val="00AA3DEB"/>
    <w:rsid w:val="00AA47EF"/>
    <w:rsid w:val="00AA6350"/>
    <w:rsid w:val="00AA6FF4"/>
    <w:rsid w:val="00AA775E"/>
    <w:rsid w:val="00AA7C39"/>
    <w:rsid w:val="00AB0E10"/>
    <w:rsid w:val="00AB133F"/>
    <w:rsid w:val="00AB2145"/>
    <w:rsid w:val="00AB243D"/>
    <w:rsid w:val="00AB3A55"/>
    <w:rsid w:val="00AB5267"/>
    <w:rsid w:val="00AB55B6"/>
    <w:rsid w:val="00AB5774"/>
    <w:rsid w:val="00AB6807"/>
    <w:rsid w:val="00AB6F5B"/>
    <w:rsid w:val="00AB6FBF"/>
    <w:rsid w:val="00AC02AA"/>
    <w:rsid w:val="00AC1029"/>
    <w:rsid w:val="00AC1B6D"/>
    <w:rsid w:val="00AC1FB8"/>
    <w:rsid w:val="00AC2556"/>
    <w:rsid w:val="00AC3669"/>
    <w:rsid w:val="00AC50CF"/>
    <w:rsid w:val="00AC589E"/>
    <w:rsid w:val="00AC6449"/>
    <w:rsid w:val="00AD0D4F"/>
    <w:rsid w:val="00AD21BC"/>
    <w:rsid w:val="00AD23D3"/>
    <w:rsid w:val="00AD26E4"/>
    <w:rsid w:val="00AD28F7"/>
    <w:rsid w:val="00AD4D55"/>
    <w:rsid w:val="00AD5189"/>
    <w:rsid w:val="00AD598A"/>
    <w:rsid w:val="00AD5BE6"/>
    <w:rsid w:val="00AD6D82"/>
    <w:rsid w:val="00AD754F"/>
    <w:rsid w:val="00AE14EE"/>
    <w:rsid w:val="00AE25A3"/>
    <w:rsid w:val="00AE26C5"/>
    <w:rsid w:val="00AE3765"/>
    <w:rsid w:val="00AE37CD"/>
    <w:rsid w:val="00AE55F7"/>
    <w:rsid w:val="00AE63B7"/>
    <w:rsid w:val="00AE6D0D"/>
    <w:rsid w:val="00AE721B"/>
    <w:rsid w:val="00AE7426"/>
    <w:rsid w:val="00AF01F8"/>
    <w:rsid w:val="00AF360F"/>
    <w:rsid w:val="00AF5EE3"/>
    <w:rsid w:val="00AF5F6D"/>
    <w:rsid w:val="00B002F3"/>
    <w:rsid w:val="00B012EF"/>
    <w:rsid w:val="00B0377C"/>
    <w:rsid w:val="00B037D1"/>
    <w:rsid w:val="00B041F7"/>
    <w:rsid w:val="00B06B89"/>
    <w:rsid w:val="00B0747E"/>
    <w:rsid w:val="00B07C31"/>
    <w:rsid w:val="00B07DCD"/>
    <w:rsid w:val="00B10444"/>
    <w:rsid w:val="00B10FC6"/>
    <w:rsid w:val="00B11A5B"/>
    <w:rsid w:val="00B12B0A"/>
    <w:rsid w:val="00B15339"/>
    <w:rsid w:val="00B162C2"/>
    <w:rsid w:val="00B1789C"/>
    <w:rsid w:val="00B20991"/>
    <w:rsid w:val="00B23E62"/>
    <w:rsid w:val="00B25251"/>
    <w:rsid w:val="00B25EBB"/>
    <w:rsid w:val="00B27271"/>
    <w:rsid w:val="00B272BF"/>
    <w:rsid w:val="00B300B3"/>
    <w:rsid w:val="00B31516"/>
    <w:rsid w:val="00B32451"/>
    <w:rsid w:val="00B33BB3"/>
    <w:rsid w:val="00B341CD"/>
    <w:rsid w:val="00B34B44"/>
    <w:rsid w:val="00B35874"/>
    <w:rsid w:val="00B37393"/>
    <w:rsid w:val="00B40B27"/>
    <w:rsid w:val="00B412C2"/>
    <w:rsid w:val="00B425B0"/>
    <w:rsid w:val="00B43835"/>
    <w:rsid w:val="00B44F16"/>
    <w:rsid w:val="00B44FBF"/>
    <w:rsid w:val="00B4697E"/>
    <w:rsid w:val="00B47FE8"/>
    <w:rsid w:val="00B516A8"/>
    <w:rsid w:val="00B52009"/>
    <w:rsid w:val="00B52A48"/>
    <w:rsid w:val="00B6040F"/>
    <w:rsid w:val="00B605F6"/>
    <w:rsid w:val="00B63CDC"/>
    <w:rsid w:val="00B64063"/>
    <w:rsid w:val="00B6417D"/>
    <w:rsid w:val="00B65428"/>
    <w:rsid w:val="00B658A3"/>
    <w:rsid w:val="00B65C02"/>
    <w:rsid w:val="00B66B81"/>
    <w:rsid w:val="00B66EA1"/>
    <w:rsid w:val="00B67704"/>
    <w:rsid w:val="00B67B54"/>
    <w:rsid w:val="00B67FA6"/>
    <w:rsid w:val="00B7157B"/>
    <w:rsid w:val="00B7229B"/>
    <w:rsid w:val="00B7550D"/>
    <w:rsid w:val="00B75F17"/>
    <w:rsid w:val="00B77196"/>
    <w:rsid w:val="00B77DD9"/>
    <w:rsid w:val="00B77E43"/>
    <w:rsid w:val="00B8185B"/>
    <w:rsid w:val="00B81DB4"/>
    <w:rsid w:val="00B83AD9"/>
    <w:rsid w:val="00B841ED"/>
    <w:rsid w:val="00B8689D"/>
    <w:rsid w:val="00B87CD0"/>
    <w:rsid w:val="00B87EE8"/>
    <w:rsid w:val="00B91E22"/>
    <w:rsid w:val="00B92743"/>
    <w:rsid w:val="00B94944"/>
    <w:rsid w:val="00B96D32"/>
    <w:rsid w:val="00B9710E"/>
    <w:rsid w:val="00BA1C2F"/>
    <w:rsid w:val="00BA1F00"/>
    <w:rsid w:val="00BA3652"/>
    <w:rsid w:val="00BA3A95"/>
    <w:rsid w:val="00BA53BA"/>
    <w:rsid w:val="00BA5532"/>
    <w:rsid w:val="00BA58F5"/>
    <w:rsid w:val="00BA7224"/>
    <w:rsid w:val="00BB4F21"/>
    <w:rsid w:val="00BB4F5A"/>
    <w:rsid w:val="00BB5D39"/>
    <w:rsid w:val="00BC1741"/>
    <w:rsid w:val="00BC3C63"/>
    <w:rsid w:val="00BC4284"/>
    <w:rsid w:val="00BC53DA"/>
    <w:rsid w:val="00BC60B9"/>
    <w:rsid w:val="00BD1603"/>
    <w:rsid w:val="00BD1C4B"/>
    <w:rsid w:val="00BD1F9B"/>
    <w:rsid w:val="00BD2726"/>
    <w:rsid w:val="00BD2BF9"/>
    <w:rsid w:val="00BD4E94"/>
    <w:rsid w:val="00BE1680"/>
    <w:rsid w:val="00BE1CAC"/>
    <w:rsid w:val="00BE20EF"/>
    <w:rsid w:val="00BE2866"/>
    <w:rsid w:val="00BE29DA"/>
    <w:rsid w:val="00BE353E"/>
    <w:rsid w:val="00BE4F60"/>
    <w:rsid w:val="00BE514E"/>
    <w:rsid w:val="00BE6818"/>
    <w:rsid w:val="00BE691B"/>
    <w:rsid w:val="00BF1943"/>
    <w:rsid w:val="00BF206F"/>
    <w:rsid w:val="00BF22EE"/>
    <w:rsid w:val="00BF2A6A"/>
    <w:rsid w:val="00BF4B2A"/>
    <w:rsid w:val="00BF5B05"/>
    <w:rsid w:val="00C031C3"/>
    <w:rsid w:val="00C033E5"/>
    <w:rsid w:val="00C07310"/>
    <w:rsid w:val="00C11392"/>
    <w:rsid w:val="00C12409"/>
    <w:rsid w:val="00C1257E"/>
    <w:rsid w:val="00C128D9"/>
    <w:rsid w:val="00C13F40"/>
    <w:rsid w:val="00C156EC"/>
    <w:rsid w:val="00C15F66"/>
    <w:rsid w:val="00C16CEB"/>
    <w:rsid w:val="00C201C8"/>
    <w:rsid w:val="00C21726"/>
    <w:rsid w:val="00C236BC"/>
    <w:rsid w:val="00C240E0"/>
    <w:rsid w:val="00C2443E"/>
    <w:rsid w:val="00C24686"/>
    <w:rsid w:val="00C248FD"/>
    <w:rsid w:val="00C26924"/>
    <w:rsid w:val="00C2699A"/>
    <w:rsid w:val="00C30DDA"/>
    <w:rsid w:val="00C32A49"/>
    <w:rsid w:val="00C32DED"/>
    <w:rsid w:val="00C34CB0"/>
    <w:rsid w:val="00C421E9"/>
    <w:rsid w:val="00C43CA0"/>
    <w:rsid w:val="00C47A94"/>
    <w:rsid w:val="00C47AF1"/>
    <w:rsid w:val="00C5189A"/>
    <w:rsid w:val="00C522B4"/>
    <w:rsid w:val="00C52351"/>
    <w:rsid w:val="00C52B0D"/>
    <w:rsid w:val="00C53679"/>
    <w:rsid w:val="00C53D7D"/>
    <w:rsid w:val="00C54A22"/>
    <w:rsid w:val="00C55872"/>
    <w:rsid w:val="00C561E9"/>
    <w:rsid w:val="00C56842"/>
    <w:rsid w:val="00C56DA8"/>
    <w:rsid w:val="00C57037"/>
    <w:rsid w:val="00C573FA"/>
    <w:rsid w:val="00C57DD4"/>
    <w:rsid w:val="00C603D2"/>
    <w:rsid w:val="00C60570"/>
    <w:rsid w:val="00C61582"/>
    <w:rsid w:val="00C61A0F"/>
    <w:rsid w:val="00C62597"/>
    <w:rsid w:val="00C6383F"/>
    <w:rsid w:val="00C63DC3"/>
    <w:rsid w:val="00C6421E"/>
    <w:rsid w:val="00C66AA1"/>
    <w:rsid w:val="00C6707E"/>
    <w:rsid w:val="00C67894"/>
    <w:rsid w:val="00C70BCD"/>
    <w:rsid w:val="00C72235"/>
    <w:rsid w:val="00C76CC8"/>
    <w:rsid w:val="00C82397"/>
    <w:rsid w:val="00C84E6D"/>
    <w:rsid w:val="00C85562"/>
    <w:rsid w:val="00C91567"/>
    <w:rsid w:val="00C91C6A"/>
    <w:rsid w:val="00C93D45"/>
    <w:rsid w:val="00C948A4"/>
    <w:rsid w:val="00C95CB7"/>
    <w:rsid w:val="00C95F66"/>
    <w:rsid w:val="00C96949"/>
    <w:rsid w:val="00C96B03"/>
    <w:rsid w:val="00CA0309"/>
    <w:rsid w:val="00CA1FE5"/>
    <w:rsid w:val="00CA4319"/>
    <w:rsid w:val="00CA59A7"/>
    <w:rsid w:val="00CB04BA"/>
    <w:rsid w:val="00CB07EB"/>
    <w:rsid w:val="00CB082D"/>
    <w:rsid w:val="00CB1AEF"/>
    <w:rsid w:val="00CB1D08"/>
    <w:rsid w:val="00CB1EE4"/>
    <w:rsid w:val="00CB3B71"/>
    <w:rsid w:val="00CB473D"/>
    <w:rsid w:val="00CB5501"/>
    <w:rsid w:val="00CC31C3"/>
    <w:rsid w:val="00CD351D"/>
    <w:rsid w:val="00CD361D"/>
    <w:rsid w:val="00CD4539"/>
    <w:rsid w:val="00CD52F5"/>
    <w:rsid w:val="00CD6045"/>
    <w:rsid w:val="00CD6F23"/>
    <w:rsid w:val="00CE0FAC"/>
    <w:rsid w:val="00CE2524"/>
    <w:rsid w:val="00CE5740"/>
    <w:rsid w:val="00CE5E9F"/>
    <w:rsid w:val="00CE79C8"/>
    <w:rsid w:val="00CF020D"/>
    <w:rsid w:val="00CF1139"/>
    <w:rsid w:val="00CF1BD4"/>
    <w:rsid w:val="00CF224E"/>
    <w:rsid w:val="00CF5441"/>
    <w:rsid w:val="00D000ED"/>
    <w:rsid w:val="00D00A8C"/>
    <w:rsid w:val="00D0249A"/>
    <w:rsid w:val="00D03159"/>
    <w:rsid w:val="00D03F7E"/>
    <w:rsid w:val="00D04070"/>
    <w:rsid w:val="00D04828"/>
    <w:rsid w:val="00D04F69"/>
    <w:rsid w:val="00D051F9"/>
    <w:rsid w:val="00D0688D"/>
    <w:rsid w:val="00D06934"/>
    <w:rsid w:val="00D07855"/>
    <w:rsid w:val="00D07FB8"/>
    <w:rsid w:val="00D10129"/>
    <w:rsid w:val="00D10C96"/>
    <w:rsid w:val="00D117BB"/>
    <w:rsid w:val="00D12A8B"/>
    <w:rsid w:val="00D136AA"/>
    <w:rsid w:val="00D13A6F"/>
    <w:rsid w:val="00D14B9A"/>
    <w:rsid w:val="00D14CCC"/>
    <w:rsid w:val="00D16306"/>
    <w:rsid w:val="00D16877"/>
    <w:rsid w:val="00D171AC"/>
    <w:rsid w:val="00D17AA7"/>
    <w:rsid w:val="00D20723"/>
    <w:rsid w:val="00D22424"/>
    <w:rsid w:val="00D22CE8"/>
    <w:rsid w:val="00D22FAB"/>
    <w:rsid w:val="00D246AA"/>
    <w:rsid w:val="00D25305"/>
    <w:rsid w:val="00D26359"/>
    <w:rsid w:val="00D27004"/>
    <w:rsid w:val="00D27049"/>
    <w:rsid w:val="00D272F2"/>
    <w:rsid w:val="00D27BE2"/>
    <w:rsid w:val="00D30420"/>
    <w:rsid w:val="00D33507"/>
    <w:rsid w:val="00D3439E"/>
    <w:rsid w:val="00D351F9"/>
    <w:rsid w:val="00D353CF"/>
    <w:rsid w:val="00D4063E"/>
    <w:rsid w:val="00D416AE"/>
    <w:rsid w:val="00D42204"/>
    <w:rsid w:val="00D44B46"/>
    <w:rsid w:val="00D4700E"/>
    <w:rsid w:val="00D47BC4"/>
    <w:rsid w:val="00D500E0"/>
    <w:rsid w:val="00D54F70"/>
    <w:rsid w:val="00D55938"/>
    <w:rsid w:val="00D56FF6"/>
    <w:rsid w:val="00D62E88"/>
    <w:rsid w:val="00D67739"/>
    <w:rsid w:val="00D7117B"/>
    <w:rsid w:val="00D722F3"/>
    <w:rsid w:val="00D72B12"/>
    <w:rsid w:val="00D73C01"/>
    <w:rsid w:val="00D75097"/>
    <w:rsid w:val="00D7511F"/>
    <w:rsid w:val="00D767EF"/>
    <w:rsid w:val="00D770C3"/>
    <w:rsid w:val="00D772DF"/>
    <w:rsid w:val="00D801A9"/>
    <w:rsid w:val="00D8037B"/>
    <w:rsid w:val="00D813E6"/>
    <w:rsid w:val="00D8221F"/>
    <w:rsid w:val="00D82E4A"/>
    <w:rsid w:val="00D833E1"/>
    <w:rsid w:val="00D84B0D"/>
    <w:rsid w:val="00D84C64"/>
    <w:rsid w:val="00D87D6C"/>
    <w:rsid w:val="00D87D71"/>
    <w:rsid w:val="00D87FC2"/>
    <w:rsid w:val="00D92928"/>
    <w:rsid w:val="00D92DA7"/>
    <w:rsid w:val="00D943F2"/>
    <w:rsid w:val="00D9456E"/>
    <w:rsid w:val="00D94D64"/>
    <w:rsid w:val="00D94ECD"/>
    <w:rsid w:val="00D95520"/>
    <w:rsid w:val="00D95703"/>
    <w:rsid w:val="00D96884"/>
    <w:rsid w:val="00D96EF5"/>
    <w:rsid w:val="00D974AF"/>
    <w:rsid w:val="00D977DA"/>
    <w:rsid w:val="00DA04F2"/>
    <w:rsid w:val="00DA1ED7"/>
    <w:rsid w:val="00DA2D24"/>
    <w:rsid w:val="00DA43EE"/>
    <w:rsid w:val="00DA5956"/>
    <w:rsid w:val="00DA6DBC"/>
    <w:rsid w:val="00DA7654"/>
    <w:rsid w:val="00DB01BD"/>
    <w:rsid w:val="00DB01CB"/>
    <w:rsid w:val="00DB0639"/>
    <w:rsid w:val="00DB0667"/>
    <w:rsid w:val="00DB1B58"/>
    <w:rsid w:val="00DB203D"/>
    <w:rsid w:val="00DB2624"/>
    <w:rsid w:val="00DB27CB"/>
    <w:rsid w:val="00DB2F16"/>
    <w:rsid w:val="00DB3475"/>
    <w:rsid w:val="00DB3BB5"/>
    <w:rsid w:val="00DB3E33"/>
    <w:rsid w:val="00DB49B5"/>
    <w:rsid w:val="00DB5143"/>
    <w:rsid w:val="00DB58EA"/>
    <w:rsid w:val="00DB7353"/>
    <w:rsid w:val="00DC02D3"/>
    <w:rsid w:val="00DC0D99"/>
    <w:rsid w:val="00DC34B0"/>
    <w:rsid w:val="00DC5E06"/>
    <w:rsid w:val="00DD04AA"/>
    <w:rsid w:val="00DD050F"/>
    <w:rsid w:val="00DD1B16"/>
    <w:rsid w:val="00DD1B28"/>
    <w:rsid w:val="00DD2F03"/>
    <w:rsid w:val="00DD4393"/>
    <w:rsid w:val="00DD5E82"/>
    <w:rsid w:val="00DD6784"/>
    <w:rsid w:val="00DD6792"/>
    <w:rsid w:val="00DD75D5"/>
    <w:rsid w:val="00DD7E21"/>
    <w:rsid w:val="00DE0C46"/>
    <w:rsid w:val="00DE26F3"/>
    <w:rsid w:val="00DE443B"/>
    <w:rsid w:val="00DE45DA"/>
    <w:rsid w:val="00DE5E2D"/>
    <w:rsid w:val="00DF0414"/>
    <w:rsid w:val="00DF5BCC"/>
    <w:rsid w:val="00DF6255"/>
    <w:rsid w:val="00DF6C96"/>
    <w:rsid w:val="00E010B4"/>
    <w:rsid w:val="00E0264C"/>
    <w:rsid w:val="00E0369B"/>
    <w:rsid w:val="00E03A9C"/>
    <w:rsid w:val="00E03FB5"/>
    <w:rsid w:val="00E04334"/>
    <w:rsid w:val="00E1007A"/>
    <w:rsid w:val="00E12292"/>
    <w:rsid w:val="00E13365"/>
    <w:rsid w:val="00E13B53"/>
    <w:rsid w:val="00E15A73"/>
    <w:rsid w:val="00E17139"/>
    <w:rsid w:val="00E17D54"/>
    <w:rsid w:val="00E211FF"/>
    <w:rsid w:val="00E25DAE"/>
    <w:rsid w:val="00E271D8"/>
    <w:rsid w:val="00E27778"/>
    <w:rsid w:val="00E3567E"/>
    <w:rsid w:val="00E35CB4"/>
    <w:rsid w:val="00E36DA8"/>
    <w:rsid w:val="00E41C00"/>
    <w:rsid w:val="00E42BA5"/>
    <w:rsid w:val="00E458B0"/>
    <w:rsid w:val="00E45FCB"/>
    <w:rsid w:val="00E4735F"/>
    <w:rsid w:val="00E4780C"/>
    <w:rsid w:val="00E47A19"/>
    <w:rsid w:val="00E50308"/>
    <w:rsid w:val="00E50EF0"/>
    <w:rsid w:val="00E513E3"/>
    <w:rsid w:val="00E517D4"/>
    <w:rsid w:val="00E51E6F"/>
    <w:rsid w:val="00E5385A"/>
    <w:rsid w:val="00E54BB3"/>
    <w:rsid w:val="00E54D35"/>
    <w:rsid w:val="00E553BF"/>
    <w:rsid w:val="00E5542A"/>
    <w:rsid w:val="00E5564D"/>
    <w:rsid w:val="00E56AFB"/>
    <w:rsid w:val="00E57590"/>
    <w:rsid w:val="00E60CFA"/>
    <w:rsid w:val="00E6143A"/>
    <w:rsid w:val="00E6219B"/>
    <w:rsid w:val="00E6225F"/>
    <w:rsid w:val="00E62451"/>
    <w:rsid w:val="00E62E8B"/>
    <w:rsid w:val="00E64059"/>
    <w:rsid w:val="00E641A0"/>
    <w:rsid w:val="00E64A01"/>
    <w:rsid w:val="00E65743"/>
    <w:rsid w:val="00E65E25"/>
    <w:rsid w:val="00E66BB0"/>
    <w:rsid w:val="00E718B8"/>
    <w:rsid w:val="00E71C83"/>
    <w:rsid w:val="00E7210F"/>
    <w:rsid w:val="00E746B2"/>
    <w:rsid w:val="00E75F57"/>
    <w:rsid w:val="00E76656"/>
    <w:rsid w:val="00E7721E"/>
    <w:rsid w:val="00E77445"/>
    <w:rsid w:val="00E819EE"/>
    <w:rsid w:val="00E820F5"/>
    <w:rsid w:val="00E82D84"/>
    <w:rsid w:val="00E832F5"/>
    <w:rsid w:val="00E840E0"/>
    <w:rsid w:val="00E85A2A"/>
    <w:rsid w:val="00E86746"/>
    <w:rsid w:val="00E87A99"/>
    <w:rsid w:val="00E90078"/>
    <w:rsid w:val="00E904A1"/>
    <w:rsid w:val="00E910BA"/>
    <w:rsid w:val="00E91763"/>
    <w:rsid w:val="00E93AD7"/>
    <w:rsid w:val="00E946B2"/>
    <w:rsid w:val="00E969B8"/>
    <w:rsid w:val="00E96F5D"/>
    <w:rsid w:val="00E97F1E"/>
    <w:rsid w:val="00EA0726"/>
    <w:rsid w:val="00EA0A56"/>
    <w:rsid w:val="00EA1450"/>
    <w:rsid w:val="00EA4A9A"/>
    <w:rsid w:val="00EA6795"/>
    <w:rsid w:val="00EA6C0E"/>
    <w:rsid w:val="00EB0741"/>
    <w:rsid w:val="00EB089B"/>
    <w:rsid w:val="00EB1095"/>
    <w:rsid w:val="00EB20EB"/>
    <w:rsid w:val="00EC07F1"/>
    <w:rsid w:val="00EC1D72"/>
    <w:rsid w:val="00EC2BA5"/>
    <w:rsid w:val="00EC48D1"/>
    <w:rsid w:val="00ED03DE"/>
    <w:rsid w:val="00ED07B6"/>
    <w:rsid w:val="00ED0897"/>
    <w:rsid w:val="00ED0AE6"/>
    <w:rsid w:val="00ED2B9C"/>
    <w:rsid w:val="00ED345A"/>
    <w:rsid w:val="00ED4406"/>
    <w:rsid w:val="00ED4D70"/>
    <w:rsid w:val="00ED5209"/>
    <w:rsid w:val="00ED70AA"/>
    <w:rsid w:val="00ED7394"/>
    <w:rsid w:val="00ED77F9"/>
    <w:rsid w:val="00ED79EC"/>
    <w:rsid w:val="00EE195A"/>
    <w:rsid w:val="00EE4133"/>
    <w:rsid w:val="00EE49D2"/>
    <w:rsid w:val="00EE52B4"/>
    <w:rsid w:val="00EE52FD"/>
    <w:rsid w:val="00EE72CF"/>
    <w:rsid w:val="00EF0491"/>
    <w:rsid w:val="00EF363F"/>
    <w:rsid w:val="00EF382B"/>
    <w:rsid w:val="00EF4331"/>
    <w:rsid w:val="00EF59A1"/>
    <w:rsid w:val="00F00043"/>
    <w:rsid w:val="00F00050"/>
    <w:rsid w:val="00F0036B"/>
    <w:rsid w:val="00F009FF"/>
    <w:rsid w:val="00F00C67"/>
    <w:rsid w:val="00F03647"/>
    <w:rsid w:val="00F036DB"/>
    <w:rsid w:val="00F04C8D"/>
    <w:rsid w:val="00F150D7"/>
    <w:rsid w:val="00F15193"/>
    <w:rsid w:val="00F1520B"/>
    <w:rsid w:val="00F15377"/>
    <w:rsid w:val="00F1618B"/>
    <w:rsid w:val="00F17262"/>
    <w:rsid w:val="00F207EF"/>
    <w:rsid w:val="00F242A3"/>
    <w:rsid w:val="00F247AA"/>
    <w:rsid w:val="00F25ACC"/>
    <w:rsid w:val="00F26279"/>
    <w:rsid w:val="00F3273F"/>
    <w:rsid w:val="00F328B8"/>
    <w:rsid w:val="00F32A14"/>
    <w:rsid w:val="00F32BF7"/>
    <w:rsid w:val="00F347F8"/>
    <w:rsid w:val="00F362CC"/>
    <w:rsid w:val="00F36A1C"/>
    <w:rsid w:val="00F37B4E"/>
    <w:rsid w:val="00F37D75"/>
    <w:rsid w:val="00F402DD"/>
    <w:rsid w:val="00F460E9"/>
    <w:rsid w:val="00F46C07"/>
    <w:rsid w:val="00F46CCA"/>
    <w:rsid w:val="00F47B05"/>
    <w:rsid w:val="00F50FDD"/>
    <w:rsid w:val="00F5103E"/>
    <w:rsid w:val="00F53A38"/>
    <w:rsid w:val="00F542C3"/>
    <w:rsid w:val="00F54F1C"/>
    <w:rsid w:val="00F569FB"/>
    <w:rsid w:val="00F56EAE"/>
    <w:rsid w:val="00F60D2A"/>
    <w:rsid w:val="00F6279F"/>
    <w:rsid w:val="00F63DC1"/>
    <w:rsid w:val="00F654BC"/>
    <w:rsid w:val="00F656BE"/>
    <w:rsid w:val="00F664D5"/>
    <w:rsid w:val="00F67455"/>
    <w:rsid w:val="00F6771A"/>
    <w:rsid w:val="00F7053F"/>
    <w:rsid w:val="00F71A64"/>
    <w:rsid w:val="00F71CE8"/>
    <w:rsid w:val="00F7273C"/>
    <w:rsid w:val="00F74570"/>
    <w:rsid w:val="00F75C35"/>
    <w:rsid w:val="00F760E2"/>
    <w:rsid w:val="00F76461"/>
    <w:rsid w:val="00F76B29"/>
    <w:rsid w:val="00F778F1"/>
    <w:rsid w:val="00F80DF8"/>
    <w:rsid w:val="00F811E4"/>
    <w:rsid w:val="00F83527"/>
    <w:rsid w:val="00F83A7D"/>
    <w:rsid w:val="00F86A2D"/>
    <w:rsid w:val="00F91617"/>
    <w:rsid w:val="00F944DF"/>
    <w:rsid w:val="00F9570E"/>
    <w:rsid w:val="00F96220"/>
    <w:rsid w:val="00F9755C"/>
    <w:rsid w:val="00FA0EA1"/>
    <w:rsid w:val="00FA36B6"/>
    <w:rsid w:val="00FA4180"/>
    <w:rsid w:val="00FA4ADD"/>
    <w:rsid w:val="00FB005C"/>
    <w:rsid w:val="00FB1FD9"/>
    <w:rsid w:val="00FB2E65"/>
    <w:rsid w:val="00FB39E7"/>
    <w:rsid w:val="00FB3C93"/>
    <w:rsid w:val="00FB4F26"/>
    <w:rsid w:val="00FB594A"/>
    <w:rsid w:val="00FB5DA6"/>
    <w:rsid w:val="00FB69A2"/>
    <w:rsid w:val="00FB69D1"/>
    <w:rsid w:val="00FB6E81"/>
    <w:rsid w:val="00FB78B2"/>
    <w:rsid w:val="00FC1EFF"/>
    <w:rsid w:val="00FC2D66"/>
    <w:rsid w:val="00FC3107"/>
    <w:rsid w:val="00FC335A"/>
    <w:rsid w:val="00FC65B5"/>
    <w:rsid w:val="00FC73D9"/>
    <w:rsid w:val="00FC7F3B"/>
    <w:rsid w:val="00FD058D"/>
    <w:rsid w:val="00FD1E3E"/>
    <w:rsid w:val="00FD2738"/>
    <w:rsid w:val="00FD3648"/>
    <w:rsid w:val="00FD4F63"/>
    <w:rsid w:val="00FE140B"/>
    <w:rsid w:val="00FE46EB"/>
    <w:rsid w:val="00FE48BE"/>
    <w:rsid w:val="00FE5499"/>
    <w:rsid w:val="00FE5A69"/>
    <w:rsid w:val="00FE6DAE"/>
    <w:rsid w:val="00FE78CC"/>
    <w:rsid w:val="00FF16EF"/>
    <w:rsid w:val="00FF1CA8"/>
    <w:rsid w:val="00FF38D2"/>
    <w:rsid w:val="00FF6EEA"/>
    <w:rsid w:val="0A5C8A02"/>
    <w:rsid w:val="1EB77BD1"/>
    <w:rsid w:val="20A936C3"/>
    <w:rsid w:val="2621CC28"/>
    <w:rsid w:val="2653ADEE"/>
    <w:rsid w:val="48F6D31B"/>
    <w:rsid w:val="6F2AB77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on="f" color="white"/>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141B2"/>
    <w:rPr>
      <w:rFonts w:ascii="Arial" w:hAnsi="Arial"/>
      <w:sz w:val="22"/>
      <w:lang w:val="en-AU" w:eastAsia="en-US"/>
    </w:rPr>
  </w:style>
  <w:style w:type="paragraph" w:styleId="Heading1">
    <w:name w:val="heading 1"/>
    <w:basedOn w:val="Normal"/>
    <w:next w:val="Normal"/>
    <w:link w:val="Heading1Char"/>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link w:val="Heading2Char"/>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paragraph" w:styleId="Heading8">
    <w:name w:val="heading 8"/>
    <w:basedOn w:val="Normal"/>
    <w:next w:val="Normal"/>
    <w:link w:val="Heading8Char"/>
    <w:qFormat/>
    <w:rsid w:val="005E58F2"/>
    <w:pPr>
      <w:spacing w:before="240" w:after="60"/>
      <w:outlineLvl w:val="7"/>
    </w:pPr>
    <w:rPr>
      <w:rFonts w:ascii="Times New Roman" w:hAnsi="Times New Roman" w:eastAsia="Calibri"/>
      <w:i/>
      <w:i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34601E"/>
    <w:rPr>
      <w:rFonts w:ascii="New York" w:hAnsi="New York"/>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rsid w:val="0034601E"/>
    <w:pPr>
      <w:tabs>
        <w:tab w:val="center" w:pos="4153"/>
        <w:tab w:val="right" w:pos="8306"/>
      </w:tabs>
    </w:pPr>
  </w:style>
  <w:style w:type="character" w:styleId="HeaderChar" w:customStyle="1">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styleId="FooterChar" w:customStyle="1">
    <w:name w:val="Footer Char"/>
    <w:aliases w:val="Footer1 Char"/>
    <w:link w:val="Footer"/>
    <w:locked/>
    <w:rsid w:val="002B7CB1"/>
    <w:rPr>
      <w:rFonts w:ascii="New York" w:hAnsi="New York"/>
      <w:sz w:val="24"/>
      <w:lang w:val="en-US" w:eastAsia="en-US" w:bidi="ar-SA"/>
    </w:rPr>
  </w:style>
  <w:style w:type="paragraph" w:styleId="BalloonText">
    <w:name w:val="Balloon Text"/>
    <w:basedOn w:val="Normal"/>
    <w:link w:val="BalloonTextChar"/>
    <w:rsid w:val="002B7CB1"/>
    <w:rPr>
      <w:rFonts w:ascii="Lucida Grande" w:hAnsi="Lucida Grande" w:cs="Lucida Grande"/>
      <w:sz w:val="18"/>
      <w:szCs w:val="18"/>
    </w:rPr>
  </w:style>
  <w:style w:type="character" w:styleId="BalloonTextChar" w:customStyle="1">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styleId="CharCharCharCharCharCharCharCharCharCharCharCharCharCharCharChar" w:customStyle="1">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styleId="CharCharCharCharCharCharCharCharCharCharCharCharCharCharCharChar1" w:customStyle="1">
    <w:name w:val="Char Char Char Char Char Char Char Char Char Char Char Char Char Char Char Char1"/>
    <w:basedOn w:val="Normal"/>
    <w:rsid w:val="00D92DA7"/>
  </w:style>
  <w:style w:type="character" w:styleId="BodyTextChar" w:customStyle="1">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styleId="ListNumber2Char" w:customStyle="1">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styleId="courier10" w:customStyle="1">
    <w:name w:val="courier10"/>
    <w:basedOn w:val="Normal"/>
    <w:rsid w:val="00B658A3"/>
    <w:rPr>
      <w:rFonts w:ascii="Courier" w:hAnsi="Courier"/>
      <w:sz w:val="18"/>
      <w:lang w:eastAsia="en-AU"/>
    </w:rPr>
  </w:style>
  <w:style w:type="paragraph" w:styleId="NormalWeb">
    <w:name w:val="Normal (Web)"/>
    <w:basedOn w:val="Normal"/>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72"/>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67"/>
    <w:semiHidden/>
    <w:rsid w:val="007F5648"/>
    <w:rPr>
      <w:color w:val="808080"/>
    </w:rPr>
  </w:style>
  <w:style w:type="paragraph" w:styleId="Indent" w:customStyle="1">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styleId="mag" w:customStyle="1">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hAnsiTheme="minorHAnsi" w:eastAsiaTheme="minorHAnsi" w:cstheme="minorBidi"/>
      <w:sz w:val="22"/>
      <w:szCs w:val="22"/>
      <w:lang w:val="en-AU" w:eastAsia="en-US"/>
    </w:rPr>
  </w:style>
  <w:style w:type="character" w:styleId="Heading8Char" w:customStyle="1">
    <w:name w:val="Heading 8 Char"/>
    <w:basedOn w:val="DefaultParagraphFont"/>
    <w:link w:val="Heading8"/>
    <w:rsid w:val="005E58F2"/>
    <w:rPr>
      <w:rFonts w:eastAsia="Calibri"/>
      <w:i/>
      <w:iCs/>
      <w:sz w:val="24"/>
      <w:szCs w:val="24"/>
      <w:lang w:val="en-AU" w:eastAsia="en-US"/>
    </w:rPr>
  </w:style>
  <w:style w:type="character" w:styleId="Heading1Char" w:customStyle="1">
    <w:name w:val="Heading 1 Char"/>
    <w:link w:val="Heading1"/>
    <w:locked/>
    <w:rsid w:val="005E58F2"/>
    <w:rPr>
      <w:rFonts w:ascii="Arial" w:hAnsi="Arial" w:cs="Arial"/>
      <w:b/>
      <w:bCs/>
      <w:sz w:val="28"/>
      <w:szCs w:val="28"/>
      <w:lang w:val="en-AU" w:eastAsia="en-US"/>
    </w:rPr>
  </w:style>
  <w:style w:type="character" w:styleId="Heading2Char" w:customStyle="1">
    <w:name w:val="Heading 2 Char"/>
    <w:link w:val="Heading2"/>
    <w:locked/>
    <w:rsid w:val="005E58F2"/>
    <w:rPr>
      <w:rFonts w:ascii="Arial" w:hAnsi="Arial" w:cs="Arial"/>
      <w:b/>
      <w:sz w:val="22"/>
      <w:szCs w:val="22"/>
      <w:lang w:val="en-AU" w:eastAsia="en-US"/>
    </w:rPr>
  </w:style>
  <w:style w:type="numbering" w:styleId="CurrentList1" w:customStyle="1">
    <w:name w:val="Current List1"/>
    <w:uiPriority w:val="99"/>
    <w:rsid w:val="00E91763"/>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80.emf" Id="rId26" /><Relationship Type="http://schemas.openxmlformats.org/officeDocument/2006/relationships/image" Target="media/image5.emf" Id="rId21" /><Relationship Type="http://schemas.openxmlformats.org/officeDocument/2006/relationships/image" Target="media/image19.emf" Id="rId42" /><Relationship Type="http://schemas.openxmlformats.org/officeDocument/2006/relationships/image" Target="media/image24.emf" Id="rId47" /><Relationship Type="http://schemas.openxmlformats.org/officeDocument/2006/relationships/image" Target="media/image40.emf" Id="rId63" /><Relationship Type="http://schemas.openxmlformats.org/officeDocument/2006/relationships/image" Target="media/image45.emf" Id="rId68" /><Relationship Type="http://schemas.openxmlformats.org/officeDocument/2006/relationships/footer" Target="footer7.xml" Id="rId84" /><Relationship Type="http://schemas.openxmlformats.org/officeDocument/2006/relationships/footer" Target="footer2.xml" Id="rId16" /><Relationship Type="http://schemas.microsoft.com/office/2018/08/relationships/commentsExtensible" Target="commentsExtensible.xml" Id="rId32" /><Relationship Type="http://schemas.openxmlformats.org/officeDocument/2006/relationships/image" Target="media/image14.emf" Id="rId37" /><Relationship Type="http://schemas.openxmlformats.org/officeDocument/2006/relationships/image" Target="media/image30.emf" Id="rId53" /><Relationship Type="http://schemas.openxmlformats.org/officeDocument/2006/relationships/image" Target="media/image35.emf" Id="rId58" /><Relationship Type="http://schemas.openxmlformats.org/officeDocument/2006/relationships/image" Target="media/image51.emf" Id="rId74" /><Relationship Type="http://schemas.openxmlformats.org/officeDocument/2006/relationships/image" Target="media/image56.emf" Id="rId79" /><Relationship Type="http://schemas.openxmlformats.org/officeDocument/2006/relationships/numbering" Target="numbering.xml" Id="rId5" /><Relationship Type="http://schemas.openxmlformats.org/officeDocument/2006/relationships/image" Target="media/image3.emf" Id="rId19" /><Relationship Type="http://schemas.openxmlformats.org/officeDocument/2006/relationships/header" Target="header2.xml" Id="rId14" /><Relationship Type="http://schemas.openxmlformats.org/officeDocument/2006/relationships/image" Target="media/image6.emf" Id="rId22" /><Relationship Type="http://schemas.openxmlformats.org/officeDocument/2006/relationships/image" Target="media/image9.png" Id="rId27" /><Relationship Type="http://schemas.microsoft.com/office/2011/relationships/commentsExtended" Target="commentsExtended.xml" Id="rId30" /><Relationship Type="http://schemas.openxmlformats.org/officeDocument/2006/relationships/image" Target="media/image12.emf" Id="rId35" /><Relationship Type="http://schemas.openxmlformats.org/officeDocument/2006/relationships/image" Target="media/image20.emf" Id="rId43" /><Relationship Type="http://schemas.openxmlformats.org/officeDocument/2006/relationships/image" Target="media/image25.emf" Id="rId48" /><Relationship Type="http://schemas.openxmlformats.org/officeDocument/2006/relationships/image" Target="media/image33.emf" Id="rId56" /><Relationship Type="http://schemas.openxmlformats.org/officeDocument/2006/relationships/image" Target="media/image41.emf" Id="rId64" /><Relationship Type="http://schemas.openxmlformats.org/officeDocument/2006/relationships/image" Target="media/image46.emf" Id="rId69" /><Relationship Type="http://schemas.openxmlformats.org/officeDocument/2006/relationships/image" Target="media/image54.emf" Id="rId77" /><Relationship Type="http://schemas.openxmlformats.org/officeDocument/2006/relationships/webSettings" Target="webSettings.xml" Id="rId8" /><Relationship Type="http://schemas.openxmlformats.org/officeDocument/2006/relationships/image" Target="media/image28.emf" Id="rId51" /><Relationship Type="http://schemas.openxmlformats.org/officeDocument/2006/relationships/image" Target="media/image49.emf" Id="rId72" /><Relationship Type="http://schemas.openxmlformats.org/officeDocument/2006/relationships/image" Target="media/image57.emf" Id="rId80" /><Relationship Type="http://schemas.openxmlformats.org/officeDocument/2006/relationships/fontTable" Target="fontTable.xml" Id="rId85" /><Relationship Type="http://schemas.openxmlformats.org/officeDocument/2006/relationships/customXml" Target="../customXml/item3.xml" Id="rId3" /><Relationship Type="http://schemas.openxmlformats.org/officeDocument/2006/relationships/image" Target="media/image2.jpg" Id="rId12" /><Relationship Type="http://schemas.openxmlformats.org/officeDocument/2006/relationships/header" Target="header3.xml" Id="rId17" /><Relationship Type="http://schemas.openxmlformats.org/officeDocument/2006/relationships/image" Target="media/image70.emf" Id="rId25" /><Relationship Type="http://schemas.openxmlformats.org/officeDocument/2006/relationships/image" Target="media/image10.emf" Id="rId33" /><Relationship Type="http://schemas.openxmlformats.org/officeDocument/2006/relationships/image" Target="media/image15.emf" Id="rId38" /><Relationship Type="http://schemas.openxmlformats.org/officeDocument/2006/relationships/image" Target="media/image23.emf" Id="rId46" /><Relationship Type="http://schemas.openxmlformats.org/officeDocument/2006/relationships/image" Target="media/image36.emf" Id="rId59" /><Relationship Type="http://schemas.openxmlformats.org/officeDocument/2006/relationships/image" Target="media/image44.emf" Id="rId67" /><Relationship Type="http://schemas.openxmlformats.org/officeDocument/2006/relationships/image" Target="media/image4.emf" Id="rId20" /><Relationship Type="http://schemas.openxmlformats.org/officeDocument/2006/relationships/image" Target="media/image18.emf" Id="rId41" /><Relationship Type="http://schemas.openxmlformats.org/officeDocument/2006/relationships/image" Target="media/image31.emf" Id="rId54" /><Relationship Type="http://schemas.openxmlformats.org/officeDocument/2006/relationships/image" Target="media/image39.emf" Id="rId62" /><Relationship Type="http://schemas.openxmlformats.org/officeDocument/2006/relationships/image" Target="media/image47.emf" Id="rId70" /><Relationship Type="http://schemas.openxmlformats.org/officeDocument/2006/relationships/image" Target="media/image52.emf" Id="rId75" /><Relationship Type="http://schemas.openxmlformats.org/officeDocument/2006/relationships/footer" Target="footer6.xml" Id="rId8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15" /><Relationship Type="http://schemas.openxmlformats.org/officeDocument/2006/relationships/image" Target="media/image7.emf" Id="rId23" /><Relationship Type="http://schemas.openxmlformats.org/officeDocument/2006/relationships/image" Target="media/image10.png" Id="rId28" /><Relationship Type="http://schemas.openxmlformats.org/officeDocument/2006/relationships/image" Target="media/image13.emf" Id="rId36" /><Relationship Type="http://schemas.openxmlformats.org/officeDocument/2006/relationships/image" Target="media/image26.emf" Id="rId49" /><Relationship Type="http://schemas.openxmlformats.org/officeDocument/2006/relationships/image" Target="media/image34.emf" Id="rId57" /><Relationship Type="http://schemas.openxmlformats.org/officeDocument/2006/relationships/endnotes" Target="endnotes.xml" Id="rId10" /><Relationship Type="http://schemas.microsoft.com/office/2016/09/relationships/commentsIds" Target="commentsIds.xml" Id="rId31" /><Relationship Type="http://schemas.openxmlformats.org/officeDocument/2006/relationships/image" Target="media/image21.emf" Id="rId44" /><Relationship Type="http://schemas.openxmlformats.org/officeDocument/2006/relationships/image" Target="media/image29.emf" Id="rId52" /><Relationship Type="http://schemas.openxmlformats.org/officeDocument/2006/relationships/image" Target="media/image37.emf" Id="rId60" /><Relationship Type="http://schemas.openxmlformats.org/officeDocument/2006/relationships/image" Target="media/image42.emf" Id="rId65" /><Relationship Type="http://schemas.openxmlformats.org/officeDocument/2006/relationships/image" Target="media/image50.emf" Id="rId73" /><Relationship Type="http://schemas.openxmlformats.org/officeDocument/2006/relationships/image" Target="media/image55.emf" Id="rId78" /><Relationship Type="http://schemas.openxmlformats.org/officeDocument/2006/relationships/footer" Target="footer4.xml" Id="rId81" /><Relationship Type="http://schemas.microsoft.com/office/2011/relationships/people" Target="people.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16.emf" Id="rId39" /><Relationship Type="http://schemas.openxmlformats.org/officeDocument/2006/relationships/image" Target="media/image11.emf" Id="rId34" /><Relationship Type="http://schemas.openxmlformats.org/officeDocument/2006/relationships/image" Target="media/image27.emf" Id="rId50" /><Relationship Type="http://schemas.openxmlformats.org/officeDocument/2006/relationships/image" Target="media/image32.emf" Id="rId55" /><Relationship Type="http://schemas.openxmlformats.org/officeDocument/2006/relationships/image" Target="media/image53.emf" Id="rId76" /><Relationship Type="http://schemas.openxmlformats.org/officeDocument/2006/relationships/settings" Target="settings.xml" Id="rId7" /><Relationship Type="http://schemas.openxmlformats.org/officeDocument/2006/relationships/image" Target="media/image48.emf" Id="rId71" /><Relationship Type="http://schemas.openxmlformats.org/officeDocument/2006/relationships/customXml" Target="../customXml/item2.xml" Id="rId2" /><Relationship Type="http://schemas.openxmlformats.org/officeDocument/2006/relationships/comments" Target="comments.xml" Id="rId29" /><Relationship Type="http://schemas.openxmlformats.org/officeDocument/2006/relationships/image" Target="media/image8.emf" Id="rId24" /><Relationship Type="http://schemas.openxmlformats.org/officeDocument/2006/relationships/image" Target="media/image17.emf" Id="rId40" /><Relationship Type="http://schemas.openxmlformats.org/officeDocument/2006/relationships/image" Target="media/image22.emf" Id="rId45" /><Relationship Type="http://schemas.openxmlformats.org/officeDocument/2006/relationships/image" Target="media/image43.emf" Id="rId66" /><Relationship Type="http://schemas.openxmlformats.org/officeDocument/2006/relationships/theme" Target="theme/theme1.xml" Id="rId87" /><Relationship Type="http://schemas.openxmlformats.org/officeDocument/2006/relationships/image" Target="media/image38.emf" Id="rId61" /><Relationship Type="http://schemas.openxmlformats.org/officeDocument/2006/relationships/footer" Target="footer5.xml" Id="rId82" /><Relationship Type="http://schemas.openxmlformats.org/officeDocument/2006/relationships/glossaryDocument" Target="glossary/document.xml" Id="Rf295592d62be4c85"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b6c39d54-868e-4e28-87d2-e04648bc9767}"/>
      </w:docPartPr>
      <w:docPartBody>
        <w:p xmlns:wp14="http://schemas.microsoft.com/office/word/2010/wordml" w14:paraId="69F634B6"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4.xml><?xml version="1.0" encoding="utf-8"?>
<ds:datastoreItem xmlns:ds="http://schemas.openxmlformats.org/officeDocument/2006/customXml" ds:itemID="{18774C35-6C5E-4775-8F10-235B83D2D96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Curriculum Council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 Leicester</dc:creator>
  <keywords/>
  <lastModifiedBy>TRYHORN Yvonne [Southern River College]</lastModifiedBy>
  <revision>115</revision>
  <lastPrinted>2021-12-27T06:46:00.0000000Z</lastPrinted>
  <dcterms:created xsi:type="dcterms:W3CDTF">2022-03-12T03:00:00.0000000Z</dcterms:created>
  <dcterms:modified xsi:type="dcterms:W3CDTF">2024-09-02T16:32:43.6771610Z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ContentType">
    <vt:lpwstr>Document</vt:lpwstr>
  </property>
  <property fmtid="{D5CDD505-2E9C-101B-9397-08002B2CF9AE}" pid="4" name="Order">
    <vt:r8>427700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y fmtid="{D5CDD505-2E9C-101B-9397-08002B2CF9AE}" pid="11" name="MediaServiceImageTags">
    <vt:lpwstr/>
  </property>
</Properties>
</file>